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5C333" w14:textId="77777777" w:rsidR="00CD770A" w:rsidRPr="00BE1D4A" w:rsidRDefault="00CD770A" w:rsidP="00CD7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val="uk-UA"/>
        </w:rPr>
      </w:pPr>
    </w:p>
    <w:p w14:paraId="462E215E" w14:textId="0CC241F1" w:rsidR="00CD770A" w:rsidRPr="00BE1D4A" w:rsidRDefault="50D8B487" w:rsidP="6FD2E5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val="uk-UA"/>
        </w:rPr>
      </w:pPr>
      <w:r w:rsidRPr="25B890FF">
        <w:rPr>
          <w:lang w:val="uk-UA"/>
        </w:rPr>
        <w:t>The Cent</w:t>
      </w:r>
      <w:r w:rsidR="00134914">
        <w:t>re</w:t>
      </w:r>
      <w:r w:rsidRPr="25B890FF">
        <w:rPr>
          <w:lang w:val="uk-UA"/>
        </w:rPr>
        <w:t xml:space="preserve"> for Economic Strategy, in collaboration with the research agency Info Sapiens—which specializes in public opinion surveys—is conducting a survey among </w:t>
      </w:r>
      <w:r w:rsidR="0B5B202D" w:rsidRPr="25B890FF">
        <w:rPr>
          <w:lang w:val="uk-UA"/>
        </w:rPr>
        <w:t xml:space="preserve">Ukrainians </w:t>
      </w:r>
      <w:r w:rsidRPr="25B890FF">
        <w:rPr>
          <w:lang w:val="uk-UA"/>
        </w:rPr>
        <w:t xml:space="preserve">who have been forced to leave their homes due to Russia’s war against Ukraine. </w:t>
      </w:r>
    </w:p>
    <w:p w14:paraId="72C2E292" w14:textId="77777777" w:rsidR="00CD770A" w:rsidRPr="00BE1D4A" w:rsidRDefault="00CD770A" w:rsidP="6FD2E5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val="uk-UA"/>
        </w:rPr>
      </w:pPr>
    </w:p>
    <w:p w14:paraId="397AE98F" w14:textId="25EBCA48" w:rsidR="00CD770A" w:rsidRPr="00BE1D4A" w:rsidRDefault="00CD770A" w:rsidP="6FD2E5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val="uk-UA"/>
        </w:rPr>
      </w:pPr>
      <w:r w:rsidRPr="6FD2E594">
        <w:rPr>
          <w:lang w:val="uk-UA"/>
        </w:rPr>
        <w:t>Your opinion and experience are very important for understanding the situation our compatriots are facing.</w:t>
      </w:r>
    </w:p>
    <w:p w14:paraId="3B5EE9CB" w14:textId="7D2EFA80" w:rsidR="00CD770A" w:rsidRPr="00BE1D4A" w:rsidRDefault="00CD770A" w:rsidP="6FD2E5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val="uk-UA"/>
        </w:rPr>
      </w:pPr>
      <w:r w:rsidRPr="6FD2E594">
        <w:rPr>
          <w:lang w:val="uk-UA"/>
        </w:rPr>
        <w:t>The survey will take no more than</w:t>
      </w:r>
      <w:r w:rsidR="008E181F" w:rsidRPr="6FD2E594">
        <w:rPr>
          <w:lang w:val="uk-UA"/>
        </w:rPr>
        <w:t xml:space="preserve"> 15 </w:t>
      </w:r>
      <w:r w:rsidRPr="6FD2E594">
        <w:rPr>
          <w:lang w:val="uk-UA"/>
        </w:rPr>
        <w:t>minutes.</w:t>
      </w:r>
    </w:p>
    <w:p w14:paraId="433BD83A" w14:textId="77777777" w:rsidR="00CD770A" w:rsidRPr="00BE1D4A" w:rsidRDefault="00CD770A" w:rsidP="6FD2E5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val="uk-UA"/>
        </w:rPr>
      </w:pPr>
    </w:p>
    <w:p w14:paraId="69E30DD9" w14:textId="77777777" w:rsidR="00CD770A" w:rsidRPr="00BE1D4A" w:rsidRDefault="00CD770A" w:rsidP="6FD2E5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lang w:val="uk-UA"/>
        </w:rPr>
      </w:pPr>
      <w:r w:rsidRPr="6FD2E594">
        <w:rPr>
          <w:lang w:val="uk-UA"/>
        </w:rPr>
        <w:t>All your answers are completely confidential and will be used only in aggregate form after statistical processing.</w:t>
      </w:r>
    </w:p>
    <w:p w14:paraId="4697236F" w14:textId="77777777" w:rsidR="00CD770A" w:rsidRPr="00BE1D4A" w:rsidRDefault="00CD770A" w:rsidP="6FD2E594">
      <w:pPr>
        <w:spacing w:line="276" w:lineRule="auto"/>
        <w:jc w:val="both"/>
        <w:rPr>
          <w:lang w:val="uk-UA"/>
        </w:rPr>
      </w:pPr>
    </w:p>
    <w:p w14:paraId="2F373EDA" w14:textId="2902F04F" w:rsidR="00CD770A" w:rsidRPr="00BE1D4A" w:rsidRDefault="00CD770A" w:rsidP="6FD2E594">
      <w:pPr>
        <w:spacing w:line="276" w:lineRule="auto"/>
        <w:jc w:val="both"/>
        <w:rPr>
          <w:lang w:val="uk-UA"/>
        </w:rPr>
      </w:pPr>
      <w:r w:rsidRPr="6FD2E594">
        <w:rPr>
          <w:lang w:val="uk-UA"/>
        </w:rPr>
        <w:t xml:space="preserve">Together to victory! </w:t>
      </w:r>
    </w:p>
    <w:p w14:paraId="75730FC0" w14:textId="77777777" w:rsidR="00CD770A" w:rsidRPr="00BE1D4A" w:rsidRDefault="00CD770A" w:rsidP="00CD770A">
      <w:pPr>
        <w:spacing w:line="276" w:lineRule="auto"/>
        <w:rPr>
          <w:lang w:val="uk-UA"/>
        </w:rPr>
      </w:pPr>
    </w:p>
    <w:p w14:paraId="5A3041CB" w14:textId="77777777" w:rsidR="00CD770A" w:rsidRPr="00BE1D4A" w:rsidRDefault="00CD770A" w:rsidP="00CD770A">
      <w:pPr>
        <w:rPr>
          <w:color w:val="00B0F0"/>
          <w:lang w:val="uk-UA"/>
        </w:rPr>
      </w:pPr>
      <w:r w:rsidRPr="00BE1D4A">
        <w:rPr>
          <w:color w:val="00B0F0"/>
          <w:lang w:val="uk-UA"/>
        </w:rPr>
        <w:t>Instructions for the programmer:</w:t>
      </w:r>
    </w:p>
    <w:p w14:paraId="0858EB21" w14:textId="77777777" w:rsidR="00CD770A" w:rsidRPr="00BE1D4A" w:rsidRDefault="00CD770A" w:rsidP="00CD770A">
      <w:pPr>
        <w:rPr>
          <w:color w:val="00B0F0"/>
          <w:lang w:val="uk-UA"/>
        </w:rPr>
      </w:pPr>
      <w:r w:rsidRPr="00BE1D4A">
        <w:rPr>
          <w:color w:val="00B0F0"/>
          <w:lang w:val="uk-UA"/>
        </w:rPr>
        <w:t xml:space="preserve">SR - single response </w:t>
      </w:r>
    </w:p>
    <w:p w14:paraId="5641176B" w14:textId="77777777" w:rsidR="00CD770A" w:rsidRPr="00BE1D4A" w:rsidRDefault="00CD770A" w:rsidP="00CD770A">
      <w:pPr>
        <w:rPr>
          <w:color w:val="00B0F0"/>
          <w:lang w:val="uk-UA"/>
        </w:rPr>
      </w:pPr>
      <w:r w:rsidRPr="00BE1D4A">
        <w:rPr>
          <w:color w:val="00B0F0"/>
          <w:lang w:val="uk-UA"/>
        </w:rPr>
        <w:t xml:space="preserve">MB – multiple choice </w:t>
      </w:r>
    </w:p>
    <w:p w14:paraId="1A2C5A2F" w14:textId="1A360DA8" w:rsidR="00CD770A" w:rsidRPr="002C4767" w:rsidRDefault="00CD770A" w:rsidP="00CD770A">
      <w:pPr>
        <w:rPr>
          <w:color w:val="00B0F0"/>
        </w:rPr>
      </w:pPr>
      <w:r w:rsidRPr="00BE1D4A">
        <w:rPr>
          <w:color w:val="00B0F0"/>
          <w:lang w:val="uk-UA"/>
        </w:rPr>
        <w:t xml:space="preserve">OA – open-ended answer </w:t>
      </w:r>
    </w:p>
    <w:p w14:paraId="328C8FA5" w14:textId="77777777" w:rsidR="00CD770A" w:rsidRPr="00BE1D4A" w:rsidRDefault="00CD770A" w:rsidP="00CD770A">
      <w:pPr>
        <w:rPr>
          <w:lang w:val="uk-UA"/>
        </w:rPr>
      </w:pPr>
    </w:p>
    <w:tbl>
      <w:tblPr>
        <w:tblStyle w:val="TableGrid"/>
        <w:tblpPr w:leftFromText="180" w:rightFromText="180" w:vertAnchor="text" w:horzAnchor="margin" w:tblpY="-22"/>
        <w:tblW w:w="0" w:type="auto"/>
        <w:tblLook w:val="04A0" w:firstRow="1" w:lastRow="0" w:firstColumn="1" w:lastColumn="0" w:noHBand="0" w:noVBand="1"/>
      </w:tblPr>
      <w:tblGrid>
        <w:gridCol w:w="7083"/>
        <w:gridCol w:w="567"/>
        <w:gridCol w:w="1700"/>
      </w:tblGrid>
      <w:tr w:rsidR="00CD770A" w:rsidRPr="00BE1D4A" w14:paraId="35220EF2" w14:textId="77777777" w:rsidTr="005A14D8">
        <w:tc>
          <w:tcPr>
            <w:tcW w:w="7083" w:type="dxa"/>
          </w:tcPr>
          <w:p w14:paraId="556F8D39" w14:textId="77777777" w:rsidR="00CD770A" w:rsidRPr="00BE1D4A" w:rsidRDefault="00CD770A" w:rsidP="005A14D8">
            <w:pPr>
              <w:rPr>
                <w:b/>
                <w:bCs/>
                <w:lang w:val="uk-UA"/>
              </w:rPr>
            </w:pPr>
            <w:r w:rsidRPr="00BE1D4A">
              <w:rPr>
                <w:b/>
                <w:bCs/>
                <w:lang w:val="uk-UA"/>
              </w:rPr>
              <w:t xml:space="preserve">S0. Would you like to participate in the survey? </w:t>
            </w:r>
          </w:p>
        </w:tc>
        <w:tc>
          <w:tcPr>
            <w:tcW w:w="567" w:type="dxa"/>
          </w:tcPr>
          <w:p w14:paraId="3389AD35" w14:textId="77777777" w:rsidR="00CD770A" w:rsidRPr="00BE1D4A" w:rsidRDefault="00CD770A" w:rsidP="005A14D8">
            <w:pPr>
              <w:rPr>
                <w:lang w:val="uk-UA"/>
              </w:rPr>
            </w:pPr>
            <w:r w:rsidRPr="00BE1D4A">
              <w:rPr>
                <w:b/>
                <w:bCs/>
                <w:color w:val="00B0F0"/>
                <w:lang w:val="uk-UA"/>
              </w:rPr>
              <w:t>SR</w:t>
            </w:r>
          </w:p>
        </w:tc>
        <w:tc>
          <w:tcPr>
            <w:tcW w:w="1700" w:type="dxa"/>
          </w:tcPr>
          <w:p w14:paraId="43C69A81" w14:textId="77777777" w:rsidR="00CD770A" w:rsidRPr="00BE1D4A" w:rsidRDefault="00CD770A" w:rsidP="005A14D8">
            <w:pPr>
              <w:rPr>
                <w:lang w:val="uk-UA"/>
              </w:rPr>
            </w:pPr>
          </w:p>
        </w:tc>
      </w:tr>
      <w:tr w:rsidR="00CD770A" w:rsidRPr="00BE1D4A" w14:paraId="69F20B32" w14:textId="77777777" w:rsidTr="005A14D8">
        <w:tc>
          <w:tcPr>
            <w:tcW w:w="7083" w:type="dxa"/>
          </w:tcPr>
          <w:p w14:paraId="76A429B6" w14:textId="77777777" w:rsidR="00CD770A" w:rsidRPr="00BE1D4A" w:rsidRDefault="00CD770A" w:rsidP="005A14D8">
            <w:pPr>
              <w:rPr>
                <w:lang w:val="uk-UA"/>
              </w:rPr>
            </w:pPr>
            <w:r w:rsidRPr="00BE1D4A">
              <w:rPr>
                <w:lang w:val="uk-UA"/>
              </w:rPr>
              <w:t xml:space="preserve">Yes, I agree to participate in the survey  </w:t>
            </w:r>
          </w:p>
        </w:tc>
        <w:tc>
          <w:tcPr>
            <w:tcW w:w="567" w:type="dxa"/>
          </w:tcPr>
          <w:p w14:paraId="12E1161E" w14:textId="77777777" w:rsidR="00CD770A" w:rsidRPr="00BE1D4A" w:rsidRDefault="00CD770A" w:rsidP="005A14D8">
            <w:pPr>
              <w:rPr>
                <w:color w:val="000000" w:themeColor="text1"/>
                <w:lang w:val="uk-UA"/>
              </w:rPr>
            </w:pPr>
            <w:r w:rsidRPr="00BE1D4A">
              <w:rPr>
                <w:color w:val="000000" w:themeColor="text1"/>
                <w:lang w:val="uk-UA"/>
              </w:rPr>
              <w:t xml:space="preserve">1 </w:t>
            </w:r>
          </w:p>
        </w:tc>
        <w:tc>
          <w:tcPr>
            <w:tcW w:w="1700" w:type="dxa"/>
          </w:tcPr>
          <w:p w14:paraId="601A3F0F" w14:textId="77777777" w:rsidR="00CD770A" w:rsidRPr="00BE1D4A" w:rsidRDefault="00CD770A" w:rsidP="005A14D8">
            <w:pPr>
              <w:rPr>
                <w:color w:val="00B0F0"/>
                <w:lang w:val="uk-UA"/>
              </w:rPr>
            </w:pPr>
            <w:r w:rsidRPr="00BE1D4A">
              <w:rPr>
                <w:color w:val="00B0F0"/>
                <w:lang w:val="uk-UA"/>
              </w:rPr>
              <w:t xml:space="preserve">Go to S1 </w:t>
            </w:r>
          </w:p>
        </w:tc>
      </w:tr>
      <w:tr w:rsidR="00CD770A" w:rsidRPr="00BE1D4A" w14:paraId="40AC778B" w14:textId="77777777" w:rsidTr="005A14D8">
        <w:tc>
          <w:tcPr>
            <w:tcW w:w="7083" w:type="dxa"/>
          </w:tcPr>
          <w:p w14:paraId="05A47AD3" w14:textId="77777777" w:rsidR="00CD770A" w:rsidRPr="00BE1D4A" w:rsidRDefault="00CD770A" w:rsidP="005A14D8">
            <w:pPr>
              <w:rPr>
                <w:lang w:val="uk-UA"/>
              </w:rPr>
            </w:pPr>
            <w:r w:rsidRPr="00BE1D4A">
              <w:rPr>
                <w:lang w:val="uk-UA"/>
              </w:rPr>
              <w:t>No, I do not agree to participate in the survey</w:t>
            </w:r>
          </w:p>
        </w:tc>
        <w:tc>
          <w:tcPr>
            <w:tcW w:w="567" w:type="dxa"/>
          </w:tcPr>
          <w:p w14:paraId="12089538" w14:textId="77777777" w:rsidR="00CD770A" w:rsidRPr="00BE1D4A" w:rsidRDefault="00CD770A" w:rsidP="005A14D8">
            <w:pPr>
              <w:rPr>
                <w:color w:val="000000" w:themeColor="text1"/>
                <w:lang w:val="uk-UA"/>
              </w:rPr>
            </w:pPr>
            <w:r w:rsidRPr="00BE1D4A">
              <w:rPr>
                <w:color w:val="000000" w:themeColor="text1"/>
                <w:lang w:val="uk-UA"/>
              </w:rPr>
              <w:t xml:space="preserve">2 </w:t>
            </w:r>
          </w:p>
        </w:tc>
        <w:tc>
          <w:tcPr>
            <w:tcW w:w="1700" w:type="dxa"/>
          </w:tcPr>
          <w:p w14:paraId="6E515165" w14:textId="77777777" w:rsidR="00CD770A" w:rsidRPr="00BE1D4A" w:rsidRDefault="00CD770A" w:rsidP="005A14D8">
            <w:pPr>
              <w:rPr>
                <w:color w:val="FF0000"/>
                <w:lang w:val="uk-UA"/>
              </w:rPr>
            </w:pPr>
            <w:r w:rsidRPr="00BE1D4A">
              <w:rPr>
                <w:color w:val="FF0000"/>
                <w:lang w:val="uk-UA"/>
              </w:rPr>
              <w:t xml:space="preserve">Finish </w:t>
            </w:r>
          </w:p>
        </w:tc>
      </w:tr>
    </w:tbl>
    <w:p w14:paraId="3372E00C" w14:textId="77777777" w:rsidR="00CD770A" w:rsidRPr="00BE1D4A" w:rsidRDefault="00CD770A" w:rsidP="00CD770A">
      <w:pPr>
        <w:widowControl w:val="0"/>
        <w:shd w:val="clear" w:color="auto" w:fill="00B0F0"/>
        <w:adjustRightInd w:val="0"/>
        <w:jc w:val="center"/>
        <w:rPr>
          <w:rFonts w:ascii="Arial" w:hAnsi="Arial" w:cs="Arial"/>
          <w:b/>
          <w:bCs/>
          <w:lang w:val="uk-UA"/>
        </w:rPr>
      </w:pPr>
      <w:r w:rsidRPr="00BE1D4A">
        <w:rPr>
          <w:rFonts w:ascii="Arial" w:hAnsi="Arial" w:cs="Arial"/>
          <w:b/>
          <w:bCs/>
          <w:color w:val="FFFFFF" w:themeColor="background1"/>
          <w:lang w:val="uk-UA"/>
        </w:rPr>
        <w:t xml:space="preserve">SCREENER </w:t>
      </w:r>
    </w:p>
    <w:p w14:paraId="5909E9F3" w14:textId="77777777" w:rsidR="00CD770A" w:rsidRDefault="00CD770A" w:rsidP="00CD770A">
      <w:pPr>
        <w:rPr>
          <w:lang w:val="uk-UA"/>
        </w:rPr>
      </w:pPr>
    </w:p>
    <w:p w14:paraId="6C60F4F4" w14:textId="77777777" w:rsidR="00CD770A" w:rsidRDefault="00CD770A" w:rsidP="00CD770A">
      <w:pPr>
        <w:rPr>
          <w:lang w:val="uk-UA"/>
        </w:rPr>
      </w:pPr>
    </w:p>
    <w:tbl>
      <w:tblPr>
        <w:tblStyle w:val="TableGrid"/>
        <w:tblW w:w="0" w:type="auto"/>
        <w:tblLook w:val="04A0" w:firstRow="1" w:lastRow="0" w:firstColumn="1" w:lastColumn="0" w:noHBand="0" w:noVBand="1"/>
      </w:tblPr>
      <w:tblGrid>
        <w:gridCol w:w="8642"/>
        <w:gridCol w:w="708"/>
      </w:tblGrid>
      <w:tr w:rsidR="00CD770A" w:rsidRPr="00BE1D4A" w14:paraId="3F04B939" w14:textId="77777777" w:rsidTr="7C68DDE7">
        <w:tc>
          <w:tcPr>
            <w:tcW w:w="8642" w:type="dxa"/>
          </w:tcPr>
          <w:p w14:paraId="5EA22123" w14:textId="4524EBCE" w:rsidR="00CD770A" w:rsidRPr="00BE1D4A" w:rsidRDefault="00CD770A" w:rsidP="005A14D8">
            <w:pPr>
              <w:rPr>
                <w:b/>
                <w:bCs/>
                <w:lang w:val="uk-UA"/>
              </w:rPr>
            </w:pPr>
            <w:r w:rsidRPr="7C68DDE7">
              <w:rPr>
                <w:b/>
                <w:bCs/>
                <w:lang w:val="uk-UA"/>
              </w:rPr>
              <w:t xml:space="preserve">S5. In which country </w:t>
            </w:r>
            <w:r w:rsidRPr="00621126">
              <w:rPr>
                <w:b/>
                <w:bCs/>
                <w:lang w:val="uk-UA"/>
              </w:rPr>
              <w:t xml:space="preserve">do you </w:t>
            </w:r>
            <w:r w:rsidRPr="7C68DDE7">
              <w:rPr>
                <w:b/>
                <w:bCs/>
                <w:lang w:val="uk-UA"/>
              </w:rPr>
              <w:t xml:space="preserve">currently </w:t>
            </w:r>
            <w:r w:rsidRPr="00621126">
              <w:rPr>
                <w:b/>
                <w:bCs/>
                <w:lang w:val="uk-UA"/>
              </w:rPr>
              <w:t>reside</w:t>
            </w:r>
            <w:r w:rsidRPr="7C68DDE7">
              <w:rPr>
                <w:b/>
                <w:bCs/>
                <w:lang w:val="uk-UA"/>
              </w:rPr>
              <w:t>?</w:t>
            </w:r>
          </w:p>
        </w:tc>
        <w:tc>
          <w:tcPr>
            <w:tcW w:w="708" w:type="dxa"/>
          </w:tcPr>
          <w:p w14:paraId="0CDE1628" w14:textId="77777777" w:rsidR="00CD770A" w:rsidRPr="00BE1D4A" w:rsidRDefault="00CD770A" w:rsidP="005A14D8">
            <w:pPr>
              <w:rPr>
                <w:lang w:val="uk-UA"/>
              </w:rPr>
            </w:pPr>
            <w:r w:rsidRPr="00BE1D4A">
              <w:rPr>
                <w:b/>
                <w:bCs/>
                <w:color w:val="00B0F0"/>
                <w:lang w:val="uk-UA"/>
              </w:rPr>
              <w:t>OV</w:t>
            </w:r>
          </w:p>
        </w:tc>
      </w:tr>
      <w:tr w:rsidR="00CD770A" w:rsidRPr="00BE1D4A" w14:paraId="7A16C494" w14:textId="77777777" w:rsidTr="7C68DDE7">
        <w:tc>
          <w:tcPr>
            <w:tcW w:w="8642" w:type="dxa"/>
          </w:tcPr>
          <w:p w14:paraId="33429E7E" w14:textId="3C607CBA" w:rsidR="00CD770A" w:rsidRPr="00BE1D4A" w:rsidRDefault="00CD770A" w:rsidP="6FD2E594">
            <w:pPr>
              <w:rPr>
                <w:color w:val="00B0F0"/>
                <w:lang w:val="uk-UA"/>
              </w:rPr>
            </w:pPr>
            <w:r w:rsidRPr="6B0239D8">
              <w:rPr>
                <w:color w:val="00B0F0"/>
                <w:lang w:val="uk-UA"/>
              </w:rPr>
              <w:t xml:space="preserve">List </w:t>
            </w:r>
          </w:p>
        </w:tc>
        <w:tc>
          <w:tcPr>
            <w:tcW w:w="708" w:type="dxa"/>
          </w:tcPr>
          <w:p w14:paraId="1DC71900" w14:textId="77777777" w:rsidR="00CD770A" w:rsidRPr="00BE1D4A" w:rsidRDefault="00CD770A" w:rsidP="005A14D8">
            <w:pPr>
              <w:rPr>
                <w:lang w:val="uk-UA"/>
              </w:rPr>
            </w:pPr>
          </w:p>
        </w:tc>
      </w:tr>
      <w:tr w:rsidR="25B890FF" w14:paraId="5ED474A6" w14:textId="77777777" w:rsidTr="7C68DDE7">
        <w:trPr>
          <w:trHeight w:val="300"/>
        </w:trPr>
        <w:tc>
          <w:tcPr>
            <w:tcW w:w="8642" w:type="dxa"/>
          </w:tcPr>
          <w:p w14:paraId="011DDC8E" w14:textId="73BA82F0" w:rsidR="36C856D7" w:rsidRDefault="36C856D7" w:rsidP="25B890FF">
            <w:pPr>
              <w:rPr>
                <w:i/>
                <w:iCs/>
                <w:lang w:val="uk-UA"/>
              </w:rPr>
            </w:pPr>
            <w:r w:rsidRPr="25B890FF">
              <w:rPr>
                <w:lang w:val="uk-UA"/>
              </w:rPr>
              <w:t xml:space="preserve">Ukraine - </w:t>
            </w:r>
            <w:r w:rsidRPr="25B890FF">
              <w:rPr>
                <w:i/>
                <w:iCs/>
                <w:lang w:val="uk-UA"/>
              </w:rPr>
              <w:t>complete the interview</w:t>
            </w:r>
          </w:p>
        </w:tc>
        <w:tc>
          <w:tcPr>
            <w:tcW w:w="708" w:type="dxa"/>
          </w:tcPr>
          <w:p w14:paraId="4371ACDD" w14:textId="0F70B311" w:rsidR="25B890FF" w:rsidRDefault="25B890FF" w:rsidP="25B890FF">
            <w:pPr>
              <w:rPr>
                <w:lang w:val="uk-UA"/>
              </w:rPr>
            </w:pPr>
          </w:p>
        </w:tc>
      </w:tr>
    </w:tbl>
    <w:p w14:paraId="568048B7" w14:textId="77777777" w:rsidR="00CD770A" w:rsidRPr="00025BFE" w:rsidRDefault="00CD770A" w:rsidP="00CD770A"/>
    <w:tbl>
      <w:tblPr>
        <w:tblStyle w:val="TableGrid"/>
        <w:tblW w:w="0" w:type="auto"/>
        <w:tblLook w:val="04A0" w:firstRow="1" w:lastRow="0" w:firstColumn="1" w:lastColumn="0" w:noHBand="0" w:noVBand="1"/>
      </w:tblPr>
      <w:tblGrid>
        <w:gridCol w:w="8217"/>
        <w:gridCol w:w="1133"/>
      </w:tblGrid>
      <w:tr w:rsidR="7C68DDE7" w14:paraId="15BAB505" w14:textId="77777777" w:rsidTr="7C68DDE7">
        <w:trPr>
          <w:trHeight w:val="300"/>
        </w:trPr>
        <w:tc>
          <w:tcPr>
            <w:tcW w:w="8217" w:type="dxa"/>
          </w:tcPr>
          <w:p w14:paraId="3E235242" w14:textId="70A99489" w:rsidR="5267529B" w:rsidRDefault="5267529B" w:rsidP="7C68DDE7">
            <w:pPr>
              <w:rPr>
                <w:b/>
                <w:bCs/>
                <w:lang w:val="uk-UA"/>
              </w:rPr>
            </w:pPr>
            <w:r w:rsidRPr="7C68DDE7">
              <w:rPr>
                <w:b/>
                <w:bCs/>
                <w:lang w:val="uk-UA"/>
              </w:rPr>
              <w:t>S5.1</w:t>
            </w:r>
            <w:r w:rsidR="7C68DDE7" w:rsidRPr="7C68DDE7">
              <w:rPr>
                <w:b/>
                <w:bCs/>
                <w:lang w:val="uk-UA"/>
              </w:rPr>
              <w:t xml:space="preserve">. And </w:t>
            </w:r>
            <w:r w:rsidR="2E3B3A16" w:rsidRPr="7C68DDE7">
              <w:rPr>
                <w:b/>
                <w:bCs/>
                <w:lang w:val="uk-UA"/>
              </w:rPr>
              <w:t xml:space="preserve">in </w:t>
            </w:r>
            <w:r w:rsidR="626213D8" w:rsidRPr="7C68DDE7">
              <w:rPr>
                <w:b/>
                <w:bCs/>
                <w:lang w:val="uk-UA"/>
              </w:rPr>
              <w:t xml:space="preserve">which </w:t>
            </w:r>
            <w:r w:rsidR="1FB18097" w:rsidRPr="7C68DDE7">
              <w:rPr>
                <w:b/>
                <w:bCs/>
                <w:lang w:val="uk-UA"/>
              </w:rPr>
              <w:t xml:space="preserve">town or city </w:t>
            </w:r>
            <w:r w:rsidR="53A2C5B6" w:rsidRPr="7C68DDE7">
              <w:rPr>
                <w:b/>
                <w:bCs/>
                <w:lang w:val="uk-UA"/>
              </w:rPr>
              <w:t xml:space="preserve">do </w:t>
            </w:r>
            <w:r w:rsidR="7C68DDE7" w:rsidRPr="7C68DDE7">
              <w:rPr>
                <w:b/>
                <w:bCs/>
                <w:lang w:val="uk-UA"/>
              </w:rPr>
              <w:t xml:space="preserve">you </w:t>
            </w:r>
            <w:r w:rsidR="53A2C5B6" w:rsidRPr="7C68DDE7">
              <w:rPr>
                <w:b/>
                <w:bCs/>
                <w:lang w:val="uk-UA"/>
              </w:rPr>
              <w:t>currently live</w:t>
            </w:r>
            <w:r w:rsidR="7C68DDE7" w:rsidRPr="7C68DDE7">
              <w:rPr>
                <w:b/>
                <w:bCs/>
                <w:lang w:val="uk-UA"/>
              </w:rPr>
              <w:t>?</w:t>
            </w:r>
          </w:p>
        </w:tc>
        <w:tc>
          <w:tcPr>
            <w:tcW w:w="1133" w:type="dxa"/>
          </w:tcPr>
          <w:p w14:paraId="323900E4" w14:textId="1605388F" w:rsidR="76F60ABC" w:rsidRDefault="7C68DDE7" w:rsidP="7C68DDE7">
            <w:pPr>
              <w:rPr>
                <w:lang w:val="uk-UA"/>
              </w:rPr>
            </w:pPr>
            <w:r w:rsidRPr="7C68DDE7">
              <w:rPr>
                <w:b/>
                <w:bCs/>
                <w:color w:val="00B0F0"/>
                <w:lang w:val="uk-UA"/>
              </w:rPr>
              <w:t>OV</w:t>
            </w:r>
          </w:p>
        </w:tc>
      </w:tr>
      <w:tr w:rsidR="7C68DDE7" w14:paraId="18526740" w14:textId="77777777" w:rsidTr="7C68DDE7">
        <w:trPr>
          <w:trHeight w:val="300"/>
        </w:trPr>
        <w:tc>
          <w:tcPr>
            <w:tcW w:w="8217" w:type="dxa"/>
          </w:tcPr>
          <w:p w14:paraId="02140189" w14:textId="77777777" w:rsidR="7C68DDE7" w:rsidRDefault="7C68DDE7" w:rsidP="7C68DDE7">
            <w:pPr>
              <w:rPr>
                <w:lang w:val="uk-UA"/>
              </w:rPr>
            </w:pPr>
            <w:r w:rsidRPr="7C68DDE7">
              <w:rPr>
                <w:rFonts w:cs="Tahoma"/>
                <w:lang w:val="uk-UA"/>
              </w:rPr>
              <w:t>Village</w:t>
            </w:r>
          </w:p>
        </w:tc>
        <w:tc>
          <w:tcPr>
            <w:tcW w:w="1133" w:type="dxa"/>
          </w:tcPr>
          <w:p w14:paraId="74A4F87C" w14:textId="77777777" w:rsidR="7C68DDE7" w:rsidRDefault="7C68DDE7" w:rsidP="7C68DDE7">
            <w:pPr>
              <w:rPr>
                <w:lang w:val="uk-UA"/>
              </w:rPr>
            </w:pPr>
            <w:r w:rsidRPr="7C68DDE7">
              <w:rPr>
                <w:lang w:val="uk-UA"/>
              </w:rPr>
              <w:t>1</w:t>
            </w:r>
          </w:p>
        </w:tc>
      </w:tr>
      <w:tr w:rsidR="7C68DDE7" w14:paraId="25B867C7" w14:textId="77777777" w:rsidTr="7C68DDE7">
        <w:trPr>
          <w:trHeight w:val="300"/>
        </w:trPr>
        <w:tc>
          <w:tcPr>
            <w:tcW w:w="8217" w:type="dxa"/>
          </w:tcPr>
          <w:p w14:paraId="6AA63150" w14:textId="15BD185D" w:rsidR="7C68DDE7" w:rsidRDefault="7C68DDE7" w:rsidP="7C68DDE7">
            <w:pPr>
              <w:rPr>
                <w:color w:val="000000" w:themeColor="text1"/>
              </w:rPr>
            </w:pPr>
            <w:r w:rsidRPr="7C68DDE7">
              <w:rPr>
                <w:color w:val="000000" w:themeColor="text1"/>
              </w:rPr>
              <w:t xml:space="preserve">Small town </w:t>
            </w:r>
            <w:r w:rsidR="1B6A78C6" w:rsidRPr="7C68DDE7">
              <w:rPr>
                <w:color w:val="000000" w:themeColor="text1"/>
              </w:rPr>
              <w:t>(population up to 50,000)</w:t>
            </w:r>
          </w:p>
        </w:tc>
        <w:tc>
          <w:tcPr>
            <w:tcW w:w="1133" w:type="dxa"/>
          </w:tcPr>
          <w:p w14:paraId="753B1410" w14:textId="3A552D78" w:rsidR="1B6A78C6" w:rsidRDefault="1B6A78C6" w:rsidP="7C68DDE7">
            <w:r>
              <w:t>2</w:t>
            </w:r>
          </w:p>
        </w:tc>
      </w:tr>
      <w:tr w:rsidR="7C68DDE7" w14:paraId="41C9D9F2" w14:textId="77777777" w:rsidTr="7C68DDE7">
        <w:trPr>
          <w:trHeight w:val="300"/>
        </w:trPr>
        <w:tc>
          <w:tcPr>
            <w:tcW w:w="8217" w:type="dxa"/>
          </w:tcPr>
          <w:p w14:paraId="220F587B" w14:textId="3F4288FF" w:rsidR="1B6A78C6" w:rsidRDefault="1B6A78C6" w:rsidP="7C68DDE7">
            <w:pPr>
              <w:rPr>
                <w:color w:val="000000" w:themeColor="text1"/>
              </w:rPr>
            </w:pPr>
            <w:r w:rsidRPr="7C68DDE7">
              <w:rPr>
                <w:color w:val="000000" w:themeColor="text1"/>
              </w:rPr>
              <w:t>Medium-sized city (population 50,000–500,000)</w:t>
            </w:r>
          </w:p>
        </w:tc>
        <w:tc>
          <w:tcPr>
            <w:tcW w:w="1133" w:type="dxa"/>
          </w:tcPr>
          <w:p w14:paraId="1FB8DED5" w14:textId="54D1018B" w:rsidR="5B903D79" w:rsidRDefault="5B903D79" w:rsidP="7C68DDE7">
            <w:r>
              <w:t>3</w:t>
            </w:r>
          </w:p>
        </w:tc>
      </w:tr>
      <w:tr w:rsidR="7C68DDE7" w14:paraId="149608DE" w14:textId="77777777" w:rsidTr="7C68DDE7">
        <w:trPr>
          <w:trHeight w:val="300"/>
        </w:trPr>
        <w:tc>
          <w:tcPr>
            <w:tcW w:w="8217" w:type="dxa"/>
          </w:tcPr>
          <w:p w14:paraId="2CD56C9C" w14:textId="30DAC9E6" w:rsidR="7C68DDE7" w:rsidRDefault="7C68DDE7" w:rsidP="7C68DDE7">
            <w:pPr>
              <w:rPr>
                <w:color w:val="000000" w:themeColor="text1"/>
              </w:rPr>
            </w:pPr>
            <w:r w:rsidRPr="7C68DDE7">
              <w:rPr>
                <w:color w:val="000000" w:themeColor="text1"/>
              </w:rPr>
              <w:t xml:space="preserve">Large city </w:t>
            </w:r>
            <w:r w:rsidR="3FA0155C" w:rsidRPr="7C68DDE7">
              <w:rPr>
                <w:color w:val="000000" w:themeColor="text1"/>
              </w:rPr>
              <w:t>(population over 500,000)</w:t>
            </w:r>
          </w:p>
        </w:tc>
        <w:tc>
          <w:tcPr>
            <w:tcW w:w="1133" w:type="dxa"/>
          </w:tcPr>
          <w:p w14:paraId="0E7DE067" w14:textId="0A417B5F" w:rsidR="7C68DDE7" w:rsidRDefault="7C68DDE7">
            <w:r>
              <w:t>4</w:t>
            </w:r>
          </w:p>
        </w:tc>
      </w:tr>
      <w:tr w:rsidR="7C68DDE7" w14:paraId="2926494A" w14:textId="77777777" w:rsidTr="7C68DDE7">
        <w:trPr>
          <w:trHeight w:val="300"/>
        </w:trPr>
        <w:tc>
          <w:tcPr>
            <w:tcW w:w="8217" w:type="dxa"/>
          </w:tcPr>
          <w:p w14:paraId="31457A9E" w14:textId="7BF83438" w:rsidR="7C68DDE7" w:rsidRDefault="7C68DDE7" w:rsidP="7C68DDE7">
            <w:pPr>
              <w:rPr>
                <w:rFonts w:cs="Tahoma"/>
                <w:lang w:val="uk-UA"/>
              </w:rPr>
            </w:pPr>
            <w:r w:rsidRPr="7C68DDE7">
              <w:rPr>
                <w:rFonts w:cs="Tahoma"/>
                <w:lang w:val="uk-UA"/>
              </w:rPr>
              <w:t>Hard to say</w:t>
            </w:r>
          </w:p>
        </w:tc>
        <w:tc>
          <w:tcPr>
            <w:tcW w:w="1133" w:type="dxa"/>
          </w:tcPr>
          <w:p w14:paraId="6FDF3A0F" w14:textId="2754713C" w:rsidR="7C68DDE7" w:rsidRDefault="7C68DDE7" w:rsidP="7C68DDE7">
            <w:pPr>
              <w:rPr>
                <w:lang w:val="uk-UA"/>
              </w:rPr>
            </w:pPr>
            <w:r w:rsidRPr="7C68DDE7">
              <w:rPr>
                <w:lang w:val="uk-UA"/>
              </w:rPr>
              <w:t>98</w:t>
            </w:r>
          </w:p>
        </w:tc>
      </w:tr>
    </w:tbl>
    <w:p w14:paraId="0813FD36" w14:textId="41119915" w:rsidR="7C68DDE7" w:rsidRDefault="7C68DDE7"/>
    <w:p w14:paraId="12728480" w14:textId="77777777" w:rsidR="00CD770A" w:rsidRPr="00BE1D4A" w:rsidRDefault="00CD770A" w:rsidP="00CD770A">
      <w:pPr>
        <w:rPr>
          <w:lang w:val="uk-UA"/>
        </w:rPr>
      </w:pPr>
    </w:p>
    <w:tbl>
      <w:tblPr>
        <w:tblStyle w:val="TableGrid"/>
        <w:tblpPr w:leftFromText="180" w:rightFromText="180" w:vertAnchor="text" w:horzAnchor="margin" w:tblpY="-22"/>
        <w:tblW w:w="0" w:type="auto"/>
        <w:tblLook w:val="04A0" w:firstRow="1" w:lastRow="0" w:firstColumn="1" w:lastColumn="0" w:noHBand="0" w:noVBand="1"/>
      </w:tblPr>
      <w:tblGrid>
        <w:gridCol w:w="7083"/>
        <w:gridCol w:w="576"/>
        <w:gridCol w:w="1700"/>
      </w:tblGrid>
      <w:tr w:rsidR="00CD770A" w:rsidRPr="00BE1D4A" w14:paraId="075C62DF" w14:textId="77777777" w:rsidTr="005A14D8">
        <w:tc>
          <w:tcPr>
            <w:tcW w:w="7083" w:type="dxa"/>
          </w:tcPr>
          <w:p w14:paraId="4E51EB2E" w14:textId="77777777" w:rsidR="00CD770A" w:rsidRPr="00BE1D4A" w:rsidRDefault="00CD770A" w:rsidP="005A14D8">
            <w:pPr>
              <w:rPr>
                <w:b/>
                <w:bCs/>
                <w:lang w:val="uk-UA"/>
              </w:rPr>
            </w:pPr>
            <w:r w:rsidRPr="00BE1D4A">
              <w:rPr>
                <w:b/>
                <w:bCs/>
                <w:lang w:val="uk-UA"/>
              </w:rPr>
              <w:t xml:space="preserve">S1. Please indicate your gender  </w:t>
            </w:r>
          </w:p>
        </w:tc>
        <w:tc>
          <w:tcPr>
            <w:tcW w:w="567" w:type="dxa"/>
          </w:tcPr>
          <w:p w14:paraId="37B824E5" w14:textId="77777777" w:rsidR="00CD770A" w:rsidRPr="00BE1D4A" w:rsidRDefault="00CD770A" w:rsidP="005A14D8">
            <w:pPr>
              <w:rPr>
                <w:lang w:val="uk-UA"/>
              </w:rPr>
            </w:pPr>
            <w:r w:rsidRPr="00BE1D4A">
              <w:rPr>
                <w:b/>
                <w:bCs/>
                <w:color w:val="00B0F0"/>
                <w:lang w:val="uk-UA"/>
              </w:rPr>
              <w:t>OV</w:t>
            </w:r>
          </w:p>
        </w:tc>
        <w:tc>
          <w:tcPr>
            <w:tcW w:w="1700" w:type="dxa"/>
          </w:tcPr>
          <w:p w14:paraId="2E6C2F39" w14:textId="77777777" w:rsidR="00CD770A" w:rsidRPr="00BE1D4A" w:rsidRDefault="00CD770A" w:rsidP="005A14D8">
            <w:pPr>
              <w:rPr>
                <w:lang w:val="uk-UA"/>
              </w:rPr>
            </w:pPr>
          </w:p>
        </w:tc>
      </w:tr>
      <w:tr w:rsidR="00CD770A" w:rsidRPr="00BE1D4A" w14:paraId="0905EA1A" w14:textId="77777777" w:rsidTr="005A14D8">
        <w:tc>
          <w:tcPr>
            <w:tcW w:w="7083" w:type="dxa"/>
          </w:tcPr>
          <w:p w14:paraId="7E49AB39" w14:textId="77777777" w:rsidR="00CD770A" w:rsidRPr="00BE1D4A" w:rsidRDefault="00CD770A" w:rsidP="005A14D8">
            <w:pPr>
              <w:rPr>
                <w:lang w:val="uk-UA"/>
              </w:rPr>
            </w:pPr>
            <w:r w:rsidRPr="00BE1D4A">
              <w:rPr>
                <w:lang w:val="uk-UA"/>
              </w:rPr>
              <w:t xml:space="preserve">Male </w:t>
            </w:r>
          </w:p>
        </w:tc>
        <w:tc>
          <w:tcPr>
            <w:tcW w:w="567" w:type="dxa"/>
          </w:tcPr>
          <w:p w14:paraId="6B3A9BF8" w14:textId="77777777" w:rsidR="00CD770A" w:rsidRPr="00BE1D4A" w:rsidRDefault="00CD770A" w:rsidP="005A14D8">
            <w:pPr>
              <w:rPr>
                <w:lang w:val="uk-UA"/>
              </w:rPr>
            </w:pPr>
            <w:r w:rsidRPr="00BE1D4A">
              <w:rPr>
                <w:lang w:val="uk-UA"/>
              </w:rPr>
              <w:t>1</w:t>
            </w:r>
          </w:p>
        </w:tc>
        <w:tc>
          <w:tcPr>
            <w:tcW w:w="1700" w:type="dxa"/>
          </w:tcPr>
          <w:p w14:paraId="427E7972" w14:textId="77777777" w:rsidR="00CD770A" w:rsidRPr="00BE1D4A" w:rsidRDefault="00CD770A" w:rsidP="005A14D8">
            <w:pPr>
              <w:rPr>
                <w:lang w:val="uk-UA"/>
              </w:rPr>
            </w:pPr>
            <w:r>
              <w:rPr>
                <w:lang w:val="uk-UA"/>
              </w:rPr>
              <w:t xml:space="preserve"> </w:t>
            </w:r>
          </w:p>
        </w:tc>
      </w:tr>
      <w:tr w:rsidR="00CD770A" w:rsidRPr="00BE1D4A" w14:paraId="229B6DB3" w14:textId="77777777" w:rsidTr="005A14D8">
        <w:tc>
          <w:tcPr>
            <w:tcW w:w="7083" w:type="dxa"/>
          </w:tcPr>
          <w:p w14:paraId="42F29933" w14:textId="77777777" w:rsidR="00CD770A" w:rsidRPr="00BE1D4A" w:rsidRDefault="00CD770A" w:rsidP="005A14D8">
            <w:pPr>
              <w:rPr>
                <w:lang w:val="uk-UA"/>
              </w:rPr>
            </w:pPr>
            <w:r w:rsidRPr="00BE1D4A">
              <w:rPr>
                <w:lang w:val="uk-UA"/>
              </w:rPr>
              <w:t xml:space="preserve">Female </w:t>
            </w:r>
          </w:p>
        </w:tc>
        <w:tc>
          <w:tcPr>
            <w:tcW w:w="567" w:type="dxa"/>
          </w:tcPr>
          <w:p w14:paraId="6FEC0461" w14:textId="77777777" w:rsidR="00CD770A" w:rsidRPr="00BE1D4A" w:rsidRDefault="00CD770A" w:rsidP="005A14D8">
            <w:pPr>
              <w:rPr>
                <w:lang w:val="uk-UA"/>
              </w:rPr>
            </w:pPr>
            <w:r w:rsidRPr="00BE1D4A">
              <w:rPr>
                <w:lang w:val="uk-UA"/>
              </w:rPr>
              <w:t>2</w:t>
            </w:r>
          </w:p>
        </w:tc>
        <w:tc>
          <w:tcPr>
            <w:tcW w:w="1700" w:type="dxa"/>
          </w:tcPr>
          <w:p w14:paraId="4C70E8AF" w14:textId="77777777" w:rsidR="00CD770A" w:rsidRPr="00BE1D4A" w:rsidRDefault="00CD770A" w:rsidP="005A14D8">
            <w:pPr>
              <w:rPr>
                <w:lang w:val="uk-UA"/>
              </w:rPr>
            </w:pPr>
          </w:p>
        </w:tc>
      </w:tr>
    </w:tbl>
    <w:tbl>
      <w:tblPr>
        <w:tblStyle w:val="TableGrid"/>
        <w:tblW w:w="0" w:type="auto"/>
        <w:tblLook w:val="04A0" w:firstRow="1" w:lastRow="0" w:firstColumn="1" w:lastColumn="0" w:noHBand="0" w:noVBand="1"/>
      </w:tblPr>
      <w:tblGrid>
        <w:gridCol w:w="7083"/>
        <w:gridCol w:w="567"/>
        <w:gridCol w:w="1700"/>
      </w:tblGrid>
      <w:tr w:rsidR="00CD770A" w:rsidRPr="00BE1D4A" w14:paraId="467EDC46" w14:textId="77777777" w:rsidTr="005A14D8">
        <w:tc>
          <w:tcPr>
            <w:tcW w:w="7083" w:type="dxa"/>
          </w:tcPr>
          <w:p w14:paraId="3FCC23A0" w14:textId="77777777" w:rsidR="00CD770A" w:rsidRPr="00BE1D4A" w:rsidRDefault="00CD770A" w:rsidP="005A14D8">
            <w:pPr>
              <w:rPr>
                <w:b/>
                <w:bCs/>
                <w:lang w:val="uk-UA"/>
              </w:rPr>
            </w:pPr>
            <w:r w:rsidRPr="00BE1D4A">
              <w:rPr>
                <w:b/>
                <w:bCs/>
                <w:lang w:val="uk-UA"/>
              </w:rPr>
              <w:t xml:space="preserve">S2. How old are you?   </w:t>
            </w:r>
          </w:p>
        </w:tc>
        <w:tc>
          <w:tcPr>
            <w:tcW w:w="567" w:type="dxa"/>
          </w:tcPr>
          <w:p w14:paraId="157F826D" w14:textId="77777777" w:rsidR="00CD770A" w:rsidRPr="00BE1D4A" w:rsidRDefault="00CD770A" w:rsidP="005A14D8">
            <w:pPr>
              <w:rPr>
                <w:lang w:val="uk-UA"/>
              </w:rPr>
            </w:pPr>
            <w:r w:rsidRPr="00BE1D4A">
              <w:rPr>
                <w:b/>
                <w:bCs/>
                <w:color w:val="00B0F0"/>
                <w:lang w:val="uk-UA"/>
              </w:rPr>
              <w:t>BВ</w:t>
            </w:r>
          </w:p>
        </w:tc>
        <w:tc>
          <w:tcPr>
            <w:tcW w:w="1700" w:type="dxa"/>
          </w:tcPr>
          <w:p w14:paraId="57BB4625" w14:textId="77777777" w:rsidR="00CD770A" w:rsidRPr="00BE1D4A" w:rsidRDefault="00CD770A" w:rsidP="005A14D8">
            <w:pPr>
              <w:rPr>
                <w:lang w:val="uk-UA"/>
              </w:rPr>
            </w:pPr>
          </w:p>
        </w:tc>
      </w:tr>
      <w:tr w:rsidR="00CD770A" w:rsidRPr="00BE1D4A" w14:paraId="1D45B8C3" w14:textId="77777777" w:rsidTr="005A14D8">
        <w:tc>
          <w:tcPr>
            <w:tcW w:w="7083" w:type="dxa"/>
          </w:tcPr>
          <w:p w14:paraId="0BD53350" w14:textId="77777777" w:rsidR="00CD770A" w:rsidRPr="00BE1D4A" w:rsidRDefault="00CD770A" w:rsidP="005A14D8">
            <w:pPr>
              <w:rPr>
                <w:lang w:val="uk-UA"/>
              </w:rPr>
            </w:pPr>
            <w:r w:rsidRPr="00BE1D4A">
              <w:rPr>
                <w:lang w:val="uk-UA"/>
              </w:rPr>
              <w:t xml:space="preserve"> </w:t>
            </w:r>
            <w:r w:rsidRPr="00BE1D4A">
              <w:rPr>
                <w:color w:val="00B0F0"/>
                <w:lang w:val="uk-UA"/>
              </w:rPr>
              <w:t xml:space="preserve">Numerical answer  </w:t>
            </w:r>
          </w:p>
        </w:tc>
        <w:tc>
          <w:tcPr>
            <w:tcW w:w="567" w:type="dxa"/>
          </w:tcPr>
          <w:p w14:paraId="0D1E3B4A" w14:textId="77777777" w:rsidR="00CD770A" w:rsidRPr="00BE1D4A" w:rsidRDefault="00CD770A" w:rsidP="005A14D8">
            <w:pPr>
              <w:rPr>
                <w:lang w:val="uk-UA"/>
              </w:rPr>
            </w:pPr>
          </w:p>
        </w:tc>
        <w:tc>
          <w:tcPr>
            <w:tcW w:w="1700" w:type="dxa"/>
          </w:tcPr>
          <w:p w14:paraId="5BD53456" w14:textId="77777777" w:rsidR="00CD770A" w:rsidRPr="00BE1D4A" w:rsidRDefault="00CD770A" w:rsidP="005A14D8">
            <w:pPr>
              <w:rPr>
                <w:lang w:val="uk-UA"/>
              </w:rPr>
            </w:pPr>
            <w:r>
              <w:rPr>
                <w:lang w:val="uk-UA"/>
              </w:rPr>
              <w:t xml:space="preserve"> </w:t>
            </w:r>
          </w:p>
        </w:tc>
      </w:tr>
    </w:tbl>
    <w:p w14:paraId="16CDCB70" w14:textId="77777777" w:rsidR="00CD770A" w:rsidRPr="00BE1D4A" w:rsidRDefault="00CD770A" w:rsidP="00CD770A">
      <w:pPr>
        <w:rPr>
          <w:lang w:val="uk-UA"/>
        </w:rPr>
      </w:pPr>
    </w:p>
    <w:tbl>
      <w:tblPr>
        <w:tblStyle w:val="TableGrid"/>
        <w:tblW w:w="0" w:type="auto"/>
        <w:tblLook w:val="04A0" w:firstRow="1" w:lastRow="0" w:firstColumn="1" w:lastColumn="0" w:noHBand="0" w:noVBand="1"/>
      </w:tblPr>
      <w:tblGrid>
        <w:gridCol w:w="7083"/>
        <w:gridCol w:w="567"/>
        <w:gridCol w:w="1700"/>
      </w:tblGrid>
      <w:tr w:rsidR="00CD770A" w:rsidRPr="008C7476" w14:paraId="489E17E2" w14:textId="77777777" w:rsidTr="005A14D8">
        <w:tc>
          <w:tcPr>
            <w:tcW w:w="7083" w:type="dxa"/>
          </w:tcPr>
          <w:p w14:paraId="70023CCF" w14:textId="77777777" w:rsidR="00CD770A" w:rsidRPr="00BE1D4A" w:rsidRDefault="00CD770A" w:rsidP="005A14D8">
            <w:pPr>
              <w:rPr>
                <w:b/>
                <w:bCs/>
                <w:lang w:val="uk-UA"/>
              </w:rPr>
            </w:pPr>
            <w:r w:rsidRPr="00BE1D4A">
              <w:rPr>
                <w:b/>
                <w:bCs/>
                <w:color w:val="00B0F0"/>
                <w:lang w:val="uk-UA"/>
              </w:rPr>
              <w:t>S2a. Do not display, fill in automatically</w:t>
            </w:r>
          </w:p>
        </w:tc>
        <w:tc>
          <w:tcPr>
            <w:tcW w:w="567" w:type="dxa"/>
          </w:tcPr>
          <w:p w14:paraId="20E3C916" w14:textId="77777777" w:rsidR="00CD770A" w:rsidRPr="00BE1D4A" w:rsidRDefault="00CD770A" w:rsidP="005A14D8">
            <w:pPr>
              <w:rPr>
                <w:lang w:val="uk-UA"/>
              </w:rPr>
            </w:pPr>
          </w:p>
        </w:tc>
        <w:tc>
          <w:tcPr>
            <w:tcW w:w="1700" w:type="dxa"/>
          </w:tcPr>
          <w:p w14:paraId="5DA61C72" w14:textId="77777777" w:rsidR="00CD770A" w:rsidRPr="00BE1D4A" w:rsidRDefault="00CD770A" w:rsidP="005A14D8">
            <w:pPr>
              <w:rPr>
                <w:lang w:val="uk-UA"/>
              </w:rPr>
            </w:pPr>
          </w:p>
        </w:tc>
      </w:tr>
      <w:tr w:rsidR="00CD770A" w:rsidRPr="00BE1D4A" w14:paraId="7CB9DA28" w14:textId="77777777" w:rsidTr="005A14D8">
        <w:tc>
          <w:tcPr>
            <w:tcW w:w="7083" w:type="dxa"/>
          </w:tcPr>
          <w:p w14:paraId="7407041A" w14:textId="77777777" w:rsidR="00CD770A" w:rsidRPr="00BE1D4A" w:rsidRDefault="00CD770A" w:rsidP="005A14D8">
            <w:pPr>
              <w:rPr>
                <w:lang w:val="uk-UA"/>
              </w:rPr>
            </w:pPr>
            <w:r w:rsidRPr="00BE1D4A">
              <w:rPr>
                <w:lang w:val="uk-UA"/>
              </w:rPr>
              <w:t xml:space="preserve">Under 18  </w:t>
            </w:r>
          </w:p>
        </w:tc>
        <w:tc>
          <w:tcPr>
            <w:tcW w:w="567" w:type="dxa"/>
          </w:tcPr>
          <w:p w14:paraId="4C3552D4" w14:textId="77777777" w:rsidR="00CD770A" w:rsidRPr="00BE1D4A" w:rsidRDefault="00CD770A" w:rsidP="005A14D8">
            <w:pPr>
              <w:rPr>
                <w:lang w:val="uk-UA"/>
              </w:rPr>
            </w:pPr>
            <w:r w:rsidRPr="00BE1D4A">
              <w:rPr>
                <w:lang w:val="uk-UA"/>
              </w:rPr>
              <w:t>1</w:t>
            </w:r>
          </w:p>
        </w:tc>
        <w:tc>
          <w:tcPr>
            <w:tcW w:w="1700" w:type="dxa"/>
          </w:tcPr>
          <w:p w14:paraId="34B772BF" w14:textId="77777777" w:rsidR="00CD770A" w:rsidRPr="00BE1D4A" w:rsidRDefault="00CD770A" w:rsidP="005A14D8">
            <w:pPr>
              <w:rPr>
                <w:lang w:val="uk-UA"/>
              </w:rPr>
            </w:pPr>
            <w:r w:rsidRPr="00BE1D4A">
              <w:rPr>
                <w:color w:val="FF0000"/>
                <w:lang w:val="uk-UA"/>
              </w:rPr>
              <w:t>Finish</w:t>
            </w:r>
          </w:p>
        </w:tc>
      </w:tr>
      <w:tr w:rsidR="00CD770A" w:rsidRPr="00BE1D4A" w14:paraId="7F03D0CA" w14:textId="77777777" w:rsidTr="005A14D8">
        <w:tc>
          <w:tcPr>
            <w:tcW w:w="7083" w:type="dxa"/>
          </w:tcPr>
          <w:p w14:paraId="00F32965" w14:textId="77777777" w:rsidR="00CD770A" w:rsidRPr="00BE1D4A" w:rsidRDefault="00CD770A" w:rsidP="005A14D8">
            <w:pPr>
              <w:rPr>
                <w:lang w:val="uk-UA"/>
              </w:rPr>
            </w:pPr>
            <w:r w:rsidRPr="00BE1D4A">
              <w:rPr>
                <w:lang w:val="uk-UA"/>
              </w:rPr>
              <w:t xml:space="preserve">18–24 years </w:t>
            </w:r>
          </w:p>
        </w:tc>
        <w:tc>
          <w:tcPr>
            <w:tcW w:w="567" w:type="dxa"/>
          </w:tcPr>
          <w:p w14:paraId="0B87BAB9" w14:textId="77777777" w:rsidR="00CD770A" w:rsidRPr="00BE1D4A" w:rsidRDefault="00CD770A" w:rsidP="005A14D8">
            <w:pPr>
              <w:rPr>
                <w:lang w:val="uk-UA"/>
              </w:rPr>
            </w:pPr>
            <w:r>
              <w:rPr>
                <w:lang w:val="uk-UA"/>
              </w:rPr>
              <w:t>2</w:t>
            </w:r>
          </w:p>
        </w:tc>
        <w:tc>
          <w:tcPr>
            <w:tcW w:w="1700" w:type="dxa"/>
          </w:tcPr>
          <w:p w14:paraId="7112F311" w14:textId="77777777" w:rsidR="00CD770A" w:rsidRPr="00BE1D4A" w:rsidRDefault="00CD770A" w:rsidP="005A14D8">
            <w:pPr>
              <w:rPr>
                <w:lang w:val="uk-UA"/>
              </w:rPr>
            </w:pPr>
          </w:p>
        </w:tc>
      </w:tr>
      <w:tr w:rsidR="00CD770A" w:rsidRPr="00BE1D4A" w14:paraId="5FABC3DA" w14:textId="77777777" w:rsidTr="005A14D8">
        <w:tc>
          <w:tcPr>
            <w:tcW w:w="7083" w:type="dxa"/>
          </w:tcPr>
          <w:p w14:paraId="506DD67C" w14:textId="77777777" w:rsidR="00CD770A" w:rsidRPr="00BE1D4A" w:rsidRDefault="00CD770A" w:rsidP="005A14D8">
            <w:pPr>
              <w:rPr>
                <w:lang w:val="uk-UA"/>
              </w:rPr>
            </w:pPr>
            <w:r w:rsidRPr="00BE1D4A">
              <w:rPr>
                <w:lang w:val="uk-UA"/>
              </w:rPr>
              <w:t>25–34 years</w:t>
            </w:r>
          </w:p>
        </w:tc>
        <w:tc>
          <w:tcPr>
            <w:tcW w:w="567" w:type="dxa"/>
          </w:tcPr>
          <w:p w14:paraId="20CA2BB0" w14:textId="77777777" w:rsidR="00CD770A" w:rsidRPr="00BE1D4A" w:rsidRDefault="00CD770A" w:rsidP="005A14D8">
            <w:pPr>
              <w:rPr>
                <w:lang w:val="uk-UA"/>
              </w:rPr>
            </w:pPr>
            <w:r>
              <w:rPr>
                <w:lang w:val="uk-UA"/>
              </w:rPr>
              <w:t>3</w:t>
            </w:r>
          </w:p>
        </w:tc>
        <w:tc>
          <w:tcPr>
            <w:tcW w:w="1700" w:type="dxa"/>
          </w:tcPr>
          <w:p w14:paraId="06FAD436" w14:textId="77777777" w:rsidR="00CD770A" w:rsidRPr="00BE1D4A" w:rsidRDefault="00CD770A" w:rsidP="005A14D8">
            <w:pPr>
              <w:rPr>
                <w:lang w:val="uk-UA"/>
              </w:rPr>
            </w:pPr>
            <w:r>
              <w:rPr>
                <w:lang w:val="uk-UA"/>
              </w:rPr>
              <w:t xml:space="preserve"> </w:t>
            </w:r>
          </w:p>
        </w:tc>
      </w:tr>
      <w:tr w:rsidR="00CD770A" w:rsidRPr="00BE1D4A" w14:paraId="28ACD7F2" w14:textId="77777777" w:rsidTr="005A14D8">
        <w:tc>
          <w:tcPr>
            <w:tcW w:w="7083" w:type="dxa"/>
          </w:tcPr>
          <w:p w14:paraId="5B8570CA" w14:textId="77777777" w:rsidR="00CD770A" w:rsidRPr="00BE1D4A" w:rsidRDefault="00CD770A" w:rsidP="005A14D8">
            <w:pPr>
              <w:rPr>
                <w:lang w:val="uk-UA"/>
              </w:rPr>
            </w:pPr>
            <w:r w:rsidRPr="00BE1D4A">
              <w:rPr>
                <w:lang w:val="uk-UA"/>
              </w:rPr>
              <w:t xml:space="preserve">35–49 years  </w:t>
            </w:r>
          </w:p>
        </w:tc>
        <w:tc>
          <w:tcPr>
            <w:tcW w:w="567" w:type="dxa"/>
          </w:tcPr>
          <w:p w14:paraId="2944D31F" w14:textId="77777777" w:rsidR="00CD770A" w:rsidRPr="00BE1D4A" w:rsidRDefault="00CD770A" w:rsidP="005A14D8">
            <w:pPr>
              <w:rPr>
                <w:lang w:val="uk-UA"/>
              </w:rPr>
            </w:pPr>
            <w:r>
              <w:rPr>
                <w:lang w:val="uk-UA"/>
              </w:rPr>
              <w:t>4</w:t>
            </w:r>
          </w:p>
        </w:tc>
        <w:tc>
          <w:tcPr>
            <w:tcW w:w="1700" w:type="dxa"/>
          </w:tcPr>
          <w:p w14:paraId="506408A7" w14:textId="77777777" w:rsidR="00CD770A" w:rsidRPr="00BE1D4A" w:rsidRDefault="00CD770A" w:rsidP="005A14D8">
            <w:pPr>
              <w:rPr>
                <w:lang w:val="uk-UA"/>
              </w:rPr>
            </w:pPr>
          </w:p>
        </w:tc>
      </w:tr>
      <w:tr w:rsidR="00CD770A" w:rsidRPr="00BE1D4A" w14:paraId="30BD9CD8" w14:textId="77777777" w:rsidTr="005A14D8">
        <w:tc>
          <w:tcPr>
            <w:tcW w:w="7083" w:type="dxa"/>
          </w:tcPr>
          <w:p w14:paraId="09E51A43" w14:textId="77777777" w:rsidR="00CD770A" w:rsidRPr="00BE1D4A" w:rsidRDefault="00CD770A" w:rsidP="005A14D8">
            <w:pPr>
              <w:rPr>
                <w:lang w:val="uk-UA"/>
              </w:rPr>
            </w:pPr>
            <w:r w:rsidRPr="00BE1D4A">
              <w:rPr>
                <w:lang w:val="uk-UA"/>
              </w:rPr>
              <w:t xml:space="preserve">50–65 years </w:t>
            </w:r>
          </w:p>
        </w:tc>
        <w:tc>
          <w:tcPr>
            <w:tcW w:w="567" w:type="dxa"/>
          </w:tcPr>
          <w:p w14:paraId="352D2A6C" w14:textId="77777777" w:rsidR="00CD770A" w:rsidRPr="00BE1D4A" w:rsidRDefault="00CD770A" w:rsidP="005A14D8">
            <w:pPr>
              <w:rPr>
                <w:lang w:val="uk-UA"/>
              </w:rPr>
            </w:pPr>
            <w:r>
              <w:rPr>
                <w:lang w:val="uk-UA"/>
              </w:rPr>
              <w:t>5</w:t>
            </w:r>
          </w:p>
        </w:tc>
        <w:tc>
          <w:tcPr>
            <w:tcW w:w="1700" w:type="dxa"/>
          </w:tcPr>
          <w:p w14:paraId="20C13FE9" w14:textId="77777777" w:rsidR="00CD770A" w:rsidRPr="00BE1D4A" w:rsidRDefault="00CD770A" w:rsidP="005A14D8">
            <w:pPr>
              <w:rPr>
                <w:lang w:val="uk-UA"/>
              </w:rPr>
            </w:pPr>
          </w:p>
        </w:tc>
      </w:tr>
      <w:tr w:rsidR="00CD770A" w:rsidRPr="00BE1D4A" w14:paraId="59D85867" w14:textId="77777777" w:rsidTr="005A14D8">
        <w:tc>
          <w:tcPr>
            <w:tcW w:w="7083" w:type="dxa"/>
          </w:tcPr>
          <w:p w14:paraId="7536E414" w14:textId="77777777" w:rsidR="00CD770A" w:rsidRPr="00BE1D4A" w:rsidRDefault="00CD770A" w:rsidP="005A14D8">
            <w:pPr>
              <w:rPr>
                <w:lang w:val="uk-UA"/>
              </w:rPr>
            </w:pPr>
            <w:r w:rsidRPr="00BE1D4A">
              <w:rPr>
                <w:lang w:val="uk-UA"/>
              </w:rPr>
              <w:t xml:space="preserve">Over 65 </w:t>
            </w:r>
          </w:p>
        </w:tc>
        <w:tc>
          <w:tcPr>
            <w:tcW w:w="567" w:type="dxa"/>
          </w:tcPr>
          <w:p w14:paraId="55D8DCC2" w14:textId="77777777" w:rsidR="00CD770A" w:rsidRPr="00BE1D4A" w:rsidRDefault="00CD770A" w:rsidP="005A14D8">
            <w:pPr>
              <w:rPr>
                <w:lang w:val="uk-UA"/>
              </w:rPr>
            </w:pPr>
            <w:r>
              <w:rPr>
                <w:lang w:val="uk-UA"/>
              </w:rPr>
              <w:t>6</w:t>
            </w:r>
          </w:p>
        </w:tc>
        <w:tc>
          <w:tcPr>
            <w:tcW w:w="1700" w:type="dxa"/>
          </w:tcPr>
          <w:p w14:paraId="7B99E44D" w14:textId="77777777" w:rsidR="00CD770A" w:rsidRPr="00BE1D4A" w:rsidRDefault="00CD770A" w:rsidP="005A14D8">
            <w:pPr>
              <w:rPr>
                <w:lang w:val="uk-UA"/>
              </w:rPr>
            </w:pPr>
          </w:p>
        </w:tc>
      </w:tr>
    </w:tbl>
    <w:p w14:paraId="17A89D5E" w14:textId="21124AF2" w:rsidR="00CD770A" w:rsidRPr="00BE1D4A" w:rsidRDefault="00CD770A" w:rsidP="6FD2E594">
      <w:pPr>
        <w:rPr>
          <w:lang w:val="uk-UA"/>
        </w:rPr>
      </w:pPr>
    </w:p>
    <w:p w14:paraId="2435256E" w14:textId="141EC620" w:rsidR="00CD770A" w:rsidRDefault="00CD770A" w:rsidP="6FD2E594">
      <w:pPr>
        <w:rPr>
          <w:lang w:val="uk-UA"/>
        </w:rPr>
      </w:pPr>
    </w:p>
    <w:p w14:paraId="25E9BF9C" w14:textId="77777777" w:rsidR="00CD770A" w:rsidRDefault="00CD770A" w:rsidP="00CD770A">
      <w:pPr>
        <w:rPr>
          <w:lang w:val="uk-UA"/>
        </w:rPr>
      </w:pPr>
    </w:p>
    <w:tbl>
      <w:tblPr>
        <w:tblStyle w:val="TableGrid"/>
        <w:tblW w:w="0" w:type="auto"/>
        <w:tblLook w:val="04A0" w:firstRow="1" w:lastRow="0" w:firstColumn="1" w:lastColumn="0" w:noHBand="0" w:noVBand="1"/>
      </w:tblPr>
      <w:tblGrid>
        <w:gridCol w:w="7083"/>
        <w:gridCol w:w="567"/>
        <w:gridCol w:w="1700"/>
      </w:tblGrid>
      <w:tr w:rsidR="00CD770A" w:rsidRPr="00BE1D4A" w14:paraId="2AC475D9" w14:textId="77777777" w:rsidTr="7C68DDE7">
        <w:tc>
          <w:tcPr>
            <w:tcW w:w="7083" w:type="dxa"/>
          </w:tcPr>
          <w:p w14:paraId="2BB24754" w14:textId="26E9445D" w:rsidR="00CD770A" w:rsidRPr="00621126" w:rsidRDefault="15315C35" w:rsidP="25B890FF">
            <w:pPr>
              <w:rPr>
                <w:b/>
                <w:bCs/>
                <w:lang w:val="ru-RU"/>
              </w:rPr>
            </w:pPr>
            <w:r w:rsidRPr="00621126">
              <w:rPr>
                <w:b/>
                <w:bCs/>
                <w:lang w:val="ru-RU"/>
              </w:rPr>
              <w:t xml:space="preserve">S4.  When did you leave Ukraine </w:t>
            </w:r>
            <w:r w:rsidR="3DF57D74" w:rsidRPr="00621126">
              <w:rPr>
                <w:b/>
                <w:bCs/>
                <w:lang w:val="ru-RU"/>
              </w:rPr>
              <w:t xml:space="preserve">and begin </w:t>
            </w:r>
            <w:r w:rsidR="53828414" w:rsidRPr="00621126">
              <w:rPr>
                <w:b/>
                <w:bCs/>
                <w:lang w:val="ru-RU"/>
              </w:rPr>
              <w:t xml:space="preserve">living </w:t>
            </w:r>
            <w:r w:rsidR="0B1EBE65" w:rsidRPr="00621126">
              <w:rPr>
                <w:b/>
                <w:bCs/>
                <w:lang w:val="ru-RU"/>
              </w:rPr>
              <w:t xml:space="preserve">abroad </w:t>
            </w:r>
            <w:r w:rsidR="3DF57D74" w:rsidRPr="00621126">
              <w:rPr>
                <w:b/>
                <w:bCs/>
                <w:lang w:val="ru-RU"/>
              </w:rPr>
              <w:t>permanently</w:t>
            </w:r>
            <w:r w:rsidRPr="00621126">
              <w:rPr>
                <w:b/>
                <w:bCs/>
                <w:lang w:val="ru-RU"/>
              </w:rPr>
              <w:t>?</w:t>
            </w:r>
          </w:p>
        </w:tc>
        <w:tc>
          <w:tcPr>
            <w:tcW w:w="567" w:type="dxa"/>
          </w:tcPr>
          <w:p w14:paraId="71673223" w14:textId="77777777" w:rsidR="00CD770A" w:rsidRPr="00BE1D4A" w:rsidRDefault="00CD770A" w:rsidP="005A14D8">
            <w:pPr>
              <w:rPr>
                <w:lang w:val="uk-UA"/>
              </w:rPr>
            </w:pPr>
            <w:r w:rsidRPr="00BE1D4A">
              <w:rPr>
                <w:b/>
                <w:bCs/>
                <w:color w:val="00B0F0"/>
                <w:lang w:val="uk-UA"/>
              </w:rPr>
              <w:t>B</w:t>
            </w:r>
          </w:p>
        </w:tc>
        <w:tc>
          <w:tcPr>
            <w:tcW w:w="1700" w:type="dxa"/>
          </w:tcPr>
          <w:p w14:paraId="1EFB53A4" w14:textId="77777777" w:rsidR="00CD770A" w:rsidRPr="00BE1D4A" w:rsidRDefault="00CD770A" w:rsidP="005A14D8">
            <w:pPr>
              <w:rPr>
                <w:lang w:val="uk-UA"/>
              </w:rPr>
            </w:pPr>
          </w:p>
        </w:tc>
      </w:tr>
      <w:tr w:rsidR="00CD770A" w:rsidRPr="00BE1D4A" w14:paraId="5D114880" w14:textId="77777777" w:rsidTr="7C68DDE7">
        <w:tc>
          <w:tcPr>
            <w:tcW w:w="7083" w:type="dxa"/>
          </w:tcPr>
          <w:p w14:paraId="4DE9D34F" w14:textId="77645043" w:rsidR="00CD770A" w:rsidRPr="00621126" w:rsidRDefault="5094A24A" w:rsidP="637DE64A">
            <w:pPr>
              <w:rPr>
                <w:strike/>
              </w:rPr>
            </w:pPr>
            <w:r w:rsidRPr="00621126">
              <w:rPr>
                <w:color w:val="00B0F0"/>
              </w:rPr>
              <w:t>Month and year</w:t>
            </w:r>
          </w:p>
        </w:tc>
        <w:tc>
          <w:tcPr>
            <w:tcW w:w="567" w:type="dxa"/>
          </w:tcPr>
          <w:p w14:paraId="1E5C507F" w14:textId="77777777" w:rsidR="00CD770A" w:rsidRPr="00BE1D4A" w:rsidRDefault="00CD770A" w:rsidP="005A14D8">
            <w:pPr>
              <w:rPr>
                <w:lang w:val="uk-UA"/>
              </w:rPr>
            </w:pPr>
          </w:p>
        </w:tc>
        <w:tc>
          <w:tcPr>
            <w:tcW w:w="1700" w:type="dxa"/>
          </w:tcPr>
          <w:p w14:paraId="5688E6F6" w14:textId="622178FD" w:rsidR="00CD770A" w:rsidRPr="00BE1D4A" w:rsidRDefault="00CD770A" w:rsidP="005A14D8">
            <w:pPr>
              <w:rPr>
                <w:lang w:val="uk-UA"/>
              </w:rPr>
            </w:pPr>
          </w:p>
        </w:tc>
      </w:tr>
    </w:tbl>
    <w:p w14:paraId="14E12152" w14:textId="73B78AE6" w:rsidR="00CD770A" w:rsidRDefault="00CD770A" w:rsidP="6FD2E594">
      <w:pPr>
        <w:rPr>
          <w:lang w:val="uk-UA"/>
        </w:rPr>
      </w:pPr>
    </w:p>
    <w:tbl>
      <w:tblPr>
        <w:tblStyle w:val="TableGrid"/>
        <w:tblW w:w="0" w:type="auto"/>
        <w:tblLook w:val="04A0" w:firstRow="1" w:lastRow="0" w:firstColumn="1" w:lastColumn="0" w:noHBand="0" w:noVBand="1"/>
      </w:tblPr>
      <w:tblGrid>
        <w:gridCol w:w="7083"/>
        <w:gridCol w:w="567"/>
        <w:gridCol w:w="1700"/>
      </w:tblGrid>
      <w:tr w:rsidR="7B81375D" w14:paraId="7E533DFF" w14:textId="77777777" w:rsidTr="7C68DDE7">
        <w:trPr>
          <w:trHeight w:val="300"/>
        </w:trPr>
        <w:tc>
          <w:tcPr>
            <w:tcW w:w="7083" w:type="dxa"/>
          </w:tcPr>
          <w:p w14:paraId="76CA249F" w14:textId="3327F169" w:rsidR="7B81375D" w:rsidRDefault="03A3CC02" w:rsidP="7B81375D">
            <w:pPr>
              <w:rPr>
                <w:b/>
                <w:bCs/>
                <w:lang w:val="uk-UA"/>
              </w:rPr>
            </w:pPr>
            <w:r w:rsidRPr="00AE7FAC">
              <w:rPr>
                <w:b/>
                <w:bCs/>
                <w:lang w:val="ru-RU"/>
              </w:rPr>
              <w:t>S4</w:t>
            </w:r>
            <w:r w:rsidR="1EC02715" w:rsidRPr="00AE7FAC">
              <w:rPr>
                <w:b/>
                <w:bCs/>
                <w:lang w:val="ru-RU"/>
              </w:rPr>
              <w:t>.</w:t>
            </w:r>
            <w:r w:rsidR="2711CBF1" w:rsidRPr="00AE7FAC">
              <w:rPr>
                <w:b/>
                <w:bCs/>
                <w:lang w:val="ru-RU"/>
              </w:rPr>
              <w:t>1</w:t>
            </w:r>
            <w:r w:rsidR="1EC02715" w:rsidRPr="00AE7FAC">
              <w:rPr>
                <w:b/>
                <w:bCs/>
                <w:lang w:val="ru-RU"/>
              </w:rPr>
              <w:t xml:space="preserve">  </w:t>
            </w:r>
            <w:r w:rsidR="1EC02715" w:rsidRPr="7C68DDE7">
              <w:rPr>
                <w:i/>
                <w:iCs/>
                <w:lang w:val="uk-UA"/>
              </w:rPr>
              <w:t xml:space="preserve"> If you left by </w:t>
            </w:r>
            <w:r w:rsidR="01ADAE95" w:rsidRPr="7C68DDE7">
              <w:rPr>
                <w:i/>
                <w:iCs/>
                <w:lang w:val="uk-UA"/>
              </w:rPr>
              <w:t>February</w:t>
            </w:r>
            <w:r w:rsidR="1EC02715" w:rsidRPr="7C68DDE7">
              <w:rPr>
                <w:i/>
                <w:iCs/>
                <w:lang w:val="uk-UA"/>
              </w:rPr>
              <w:t xml:space="preserve"> 2022 </w:t>
            </w:r>
            <w:r w:rsidR="4F7A6180" w:rsidRPr="7C68DDE7">
              <w:rPr>
                <w:i/>
                <w:iCs/>
                <w:lang w:val="uk-UA"/>
              </w:rPr>
              <w:t xml:space="preserve">inclusive: </w:t>
            </w:r>
            <w:r w:rsidR="277461BF" w:rsidRPr="7C68DDE7">
              <w:rPr>
                <w:b/>
                <w:bCs/>
                <w:lang w:val="uk-UA"/>
              </w:rPr>
              <w:t xml:space="preserve">What was the main reason for your move from </w:t>
            </w:r>
            <w:r w:rsidR="6968AF7A" w:rsidRPr="7C68DDE7">
              <w:rPr>
                <w:b/>
                <w:bCs/>
                <w:lang w:val="uk-UA"/>
              </w:rPr>
              <w:t>Ukraine</w:t>
            </w:r>
            <w:r w:rsidR="177670F8" w:rsidRPr="7C68DDE7">
              <w:rPr>
                <w:b/>
                <w:bCs/>
                <w:lang w:val="uk-UA"/>
              </w:rPr>
              <w:t xml:space="preserve">? </w:t>
            </w:r>
          </w:p>
        </w:tc>
        <w:tc>
          <w:tcPr>
            <w:tcW w:w="567" w:type="dxa"/>
          </w:tcPr>
          <w:p w14:paraId="28566F3B" w14:textId="77777777" w:rsidR="7B81375D" w:rsidRDefault="7B81375D" w:rsidP="7B81375D">
            <w:pPr>
              <w:rPr>
                <w:lang w:val="uk-UA"/>
              </w:rPr>
            </w:pPr>
            <w:r w:rsidRPr="7B81375D">
              <w:rPr>
                <w:b/>
                <w:bCs/>
                <w:color w:val="00B0F0"/>
                <w:lang w:val="uk-UA"/>
              </w:rPr>
              <w:t>BВ</w:t>
            </w:r>
          </w:p>
        </w:tc>
        <w:tc>
          <w:tcPr>
            <w:tcW w:w="1700" w:type="dxa"/>
          </w:tcPr>
          <w:p w14:paraId="6DB7242D" w14:textId="77777777" w:rsidR="7B81375D" w:rsidRDefault="7B81375D" w:rsidP="7B81375D">
            <w:pPr>
              <w:rPr>
                <w:lang w:val="uk-UA"/>
              </w:rPr>
            </w:pPr>
          </w:p>
        </w:tc>
      </w:tr>
      <w:tr w:rsidR="7B81375D" w14:paraId="5690D99F" w14:textId="77777777" w:rsidTr="7C68DDE7">
        <w:trPr>
          <w:trHeight w:val="300"/>
        </w:trPr>
        <w:tc>
          <w:tcPr>
            <w:tcW w:w="7083" w:type="dxa"/>
          </w:tcPr>
          <w:p w14:paraId="401423D9" w14:textId="6ADE47EB" w:rsidR="29AD712E" w:rsidRPr="00AE7FAC" w:rsidRDefault="20501968" w:rsidP="7B81375D">
            <w:pPr>
              <w:rPr>
                <w:lang w:val="ru-RU"/>
              </w:rPr>
            </w:pPr>
            <w:r w:rsidRPr="00AE7FAC">
              <w:rPr>
                <w:lang w:val="ru-RU"/>
              </w:rPr>
              <w:t xml:space="preserve">The start </w:t>
            </w:r>
            <w:r w:rsidR="710C6726" w:rsidRPr="00AE7FAC">
              <w:rPr>
                <w:lang w:val="ru-RU"/>
              </w:rPr>
              <w:t xml:space="preserve">or </w:t>
            </w:r>
            <w:r w:rsidR="7B5B961A" w:rsidRPr="00AE7FAC">
              <w:rPr>
                <w:lang w:val="ru-RU"/>
              </w:rPr>
              <w:t xml:space="preserve">the prospect of a </w:t>
            </w:r>
            <w:r w:rsidR="505AFF39" w:rsidRPr="00AE7FAC">
              <w:rPr>
                <w:lang w:val="ru-RU"/>
              </w:rPr>
              <w:t xml:space="preserve">full-scale </w:t>
            </w:r>
            <w:r w:rsidR="7B5B961A" w:rsidRPr="00AE7FAC">
              <w:rPr>
                <w:lang w:val="ru-RU"/>
              </w:rPr>
              <w:t>war</w:t>
            </w:r>
          </w:p>
        </w:tc>
        <w:tc>
          <w:tcPr>
            <w:tcW w:w="567" w:type="dxa"/>
          </w:tcPr>
          <w:p w14:paraId="4BD4A54D" w14:textId="1AAB09D5" w:rsidR="131D74C4" w:rsidRDefault="131D74C4" w:rsidP="7B81375D">
            <w:pPr>
              <w:rPr>
                <w:lang w:val="uk-UA"/>
              </w:rPr>
            </w:pPr>
            <w:r w:rsidRPr="7B81375D">
              <w:rPr>
                <w:lang w:val="uk-UA"/>
              </w:rPr>
              <w:t>1</w:t>
            </w:r>
          </w:p>
        </w:tc>
        <w:tc>
          <w:tcPr>
            <w:tcW w:w="1700" w:type="dxa"/>
          </w:tcPr>
          <w:p w14:paraId="2B67C392" w14:textId="622178FD" w:rsidR="7B81375D" w:rsidRDefault="7B81375D" w:rsidP="7B81375D">
            <w:pPr>
              <w:rPr>
                <w:lang w:val="uk-UA"/>
              </w:rPr>
            </w:pPr>
          </w:p>
        </w:tc>
      </w:tr>
      <w:tr w:rsidR="7B81375D" w14:paraId="076FA99E" w14:textId="77777777" w:rsidTr="7C68DDE7">
        <w:trPr>
          <w:trHeight w:val="300"/>
        </w:trPr>
        <w:tc>
          <w:tcPr>
            <w:tcW w:w="7083" w:type="dxa"/>
          </w:tcPr>
          <w:p w14:paraId="55EC0AA9" w14:textId="265CA90A" w:rsidR="29AD712E" w:rsidRPr="00AE7FAC" w:rsidRDefault="29AD712E" w:rsidP="7C68DDE7">
            <w:pPr>
              <w:rPr>
                <w:b/>
                <w:bCs/>
                <w:i/>
                <w:iCs/>
                <w:color w:val="EE0000"/>
                <w:lang w:val="ru-RU"/>
              </w:rPr>
            </w:pPr>
            <w:r w:rsidRPr="00AE7FAC">
              <w:rPr>
                <w:lang w:val="ru-RU"/>
              </w:rPr>
              <w:t>For other reasons (work, school</w:t>
            </w:r>
            <w:r w:rsidR="0D15BB10" w:rsidRPr="00AE7FAC">
              <w:rPr>
                <w:lang w:val="ru-RU"/>
              </w:rPr>
              <w:t xml:space="preserve">, visiting family, etc.) - </w:t>
            </w:r>
            <w:r w:rsidR="2CA91A93" w:rsidRPr="00AE7FAC">
              <w:rPr>
                <w:b/>
                <w:bCs/>
                <w:i/>
                <w:iCs/>
                <w:color w:val="EE0000"/>
                <w:lang w:val="ru-RU"/>
              </w:rPr>
              <w:t>complete</w:t>
            </w:r>
          </w:p>
        </w:tc>
        <w:tc>
          <w:tcPr>
            <w:tcW w:w="567" w:type="dxa"/>
          </w:tcPr>
          <w:p w14:paraId="22642CD3" w14:textId="6EE59D67" w:rsidR="0D15BB10" w:rsidRDefault="6C71CBB8" w:rsidP="7B81375D">
            <w:pPr>
              <w:rPr>
                <w:lang w:val="uk-UA"/>
              </w:rPr>
            </w:pPr>
            <w:r w:rsidRPr="25B890FF">
              <w:rPr>
                <w:lang w:val="uk-UA"/>
              </w:rPr>
              <w:t>2</w:t>
            </w:r>
          </w:p>
        </w:tc>
        <w:tc>
          <w:tcPr>
            <w:tcW w:w="1700" w:type="dxa"/>
          </w:tcPr>
          <w:p w14:paraId="52866C2C" w14:textId="618FEF34" w:rsidR="7B81375D" w:rsidRDefault="7B81375D" w:rsidP="7B81375D">
            <w:pPr>
              <w:rPr>
                <w:lang w:val="uk-UA"/>
              </w:rPr>
            </w:pPr>
          </w:p>
        </w:tc>
      </w:tr>
    </w:tbl>
    <w:p w14:paraId="6060BD2F" w14:textId="77777777" w:rsidR="00CD770A" w:rsidRDefault="00CD770A" w:rsidP="00CD770A">
      <w:pPr>
        <w:rPr>
          <w:lang w:val="uk-UA"/>
        </w:rPr>
      </w:pPr>
    </w:p>
    <w:tbl>
      <w:tblPr>
        <w:tblStyle w:val="TableGrid"/>
        <w:tblW w:w="0" w:type="auto"/>
        <w:tblLook w:val="04A0" w:firstRow="1" w:lastRow="0" w:firstColumn="1" w:lastColumn="0" w:noHBand="0" w:noVBand="1"/>
      </w:tblPr>
      <w:tblGrid>
        <w:gridCol w:w="8642"/>
        <w:gridCol w:w="708"/>
      </w:tblGrid>
      <w:tr w:rsidR="00254540" w:rsidRPr="00BE1D4A" w14:paraId="77C15500" w14:textId="77777777" w:rsidTr="7C68DDE7">
        <w:trPr>
          <w:trHeight w:val="300"/>
        </w:trPr>
        <w:tc>
          <w:tcPr>
            <w:tcW w:w="8642" w:type="dxa"/>
          </w:tcPr>
          <w:p w14:paraId="026DC084" w14:textId="5A392011" w:rsidR="00254540" w:rsidRPr="00B57031" w:rsidRDefault="291968BB" w:rsidP="7C68DDE7">
            <w:pPr>
              <w:rPr>
                <w:i/>
                <w:iCs/>
                <w:lang w:val="ru-RU"/>
              </w:rPr>
            </w:pPr>
            <w:r w:rsidRPr="7C68DDE7">
              <w:rPr>
                <w:b/>
                <w:bCs/>
                <w:lang w:val="ru-RU"/>
              </w:rPr>
              <w:t>S6</w:t>
            </w:r>
            <w:r w:rsidR="3303FAB5" w:rsidRPr="7C68DDE7">
              <w:rPr>
                <w:b/>
                <w:bCs/>
                <w:lang w:val="uk-UA"/>
              </w:rPr>
              <w:t xml:space="preserve">. </w:t>
            </w:r>
            <w:r w:rsidR="3254273D" w:rsidRPr="7C68DDE7">
              <w:rPr>
                <w:b/>
                <w:bCs/>
                <w:lang w:val="uk-UA"/>
              </w:rPr>
              <w:t xml:space="preserve">(For respondents who left the country </w:t>
            </w:r>
            <w:r w:rsidR="2863BF98" w:rsidRPr="7C68DDE7">
              <w:rPr>
                <w:b/>
                <w:bCs/>
                <w:lang w:val="uk-UA"/>
              </w:rPr>
              <w:t>since February</w:t>
            </w:r>
            <w:r w:rsidR="5E6A5E50" w:rsidRPr="7C68DDE7">
              <w:rPr>
                <w:b/>
                <w:bCs/>
                <w:lang w:val="uk-UA"/>
              </w:rPr>
              <w:t xml:space="preserve"> 2022</w:t>
            </w:r>
            <w:r w:rsidR="3254273D" w:rsidRPr="7C68DDE7">
              <w:rPr>
                <w:b/>
                <w:bCs/>
                <w:lang w:val="uk-UA"/>
              </w:rPr>
              <w:t xml:space="preserve">): </w:t>
            </w:r>
            <w:r w:rsidR="3303FAB5" w:rsidRPr="7C68DDE7">
              <w:rPr>
                <w:b/>
                <w:bCs/>
                <w:lang w:val="uk-UA"/>
              </w:rPr>
              <w:t xml:space="preserve">When leaving Ukraine, </w:t>
            </w:r>
            <w:r w:rsidR="4B996796" w:rsidRPr="7C68DDE7">
              <w:rPr>
                <w:b/>
                <w:bCs/>
                <w:lang w:val="uk-UA"/>
              </w:rPr>
              <w:t>you</w:t>
            </w:r>
            <w:r w:rsidR="4B996796" w:rsidRPr="7C68DDE7">
              <w:rPr>
                <w:b/>
                <w:bCs/>
                <w:lang w:val="ru-RU"/>
              </w:rPr>
              <w:t>:</w:t>
            </w:r>
          </w:p>
        </w:tc>
        <w:tc>
          <w:tcPr>
            <w:tcW w:w="708" w:type="dxa"/>
          </w:tcPr>
          <w:p w14:paraId="477F3FD9" w14:textId="77777777" w:rsidR="00254540" w:rsidRPr="00BE1D4A" w:rsidRDefault="1BC2EC28" w:rsidP="7B81375D">
            <w:pPr>
              <w:rPr>
                <w:lang w:val="uk-UA"/>
              </w:rPr>
            </w:pPr>
            <w:r w:rsidRPr="7B81375D">
              <w:rPr>
                <w:b/>
                <w:bCs/>
                <w:color w:val="00B0F0"/>
                <w:lang w:val="uk-UA"/>
              </w:rPr>
              <w:t>OV</w:t>
            </w:r>
          </w:p>
        </w:tc>
      </w:tr>
      <w:tr w:rsidR="00254540" w:rsidRPr="00BE1D4A" w14:paraId="6A629493" w14:textId="77777777" w:rsidTr="7C68DDE7">
        <w:trPr>
          <w:trHeight w:val="300"/>
        </w:trPr>
        <w:tc>
          <w:tcPr>
            <w:tcW w:w="8642" w:type="dxa"/>
          </w:tcPr>
          <w:p w14:paraId="4EE6EACB" w14:textId="5830079C" w:rsidR="00254540" w:rsidRPr="00885B94" w:rsidRDefault="03FBB7B2" w:rsidP="7B81375D">
            <w:pPr>
              <w:rPr>
                <w:lang w:val="uk-UA"/>
              </w:rPr>
            </w:pPr>
            <w:r w:rsidRPr="7B81375D">
              <w:rPr>
                <w:lang w:val="uk-UA"/>
              </w:rPr>
              <w:t>Crossed the border with one of the EU countries or Moldova</w:t>
            </w:r>
          </w:p>
        </w:tc>
        <w:tc>
          <w:tcPr>
            <w:tcW w:w="708" w:type="dxa"/>
          </w:tcPr>
          <w:p w14:paraId="0BCA4916" w14:textId="77777777" w:rsidR="00254540" w:rsidRPr="009E1AB3" w:rsidRDefault="1BC2EC28" w:rsidP="7B81375D">
            <w:r>
              <w:t>1</w:t>
            </w:r>
          </w:p>
        </w:tc>
      </w:tr>
      <w:tr w:rsidR="00254540" w:rsidRPr="00BE1D4A" w14:paraId="7596ED89" w14:textId="77777777" w:rsidTr="7C68DDE7">
        <w:trPr>
          <w:trHeight w:val="300"/>
        </w:trPr>
        <w:tc>
          <w:tcPr>
            <w:tcW w:w="8642" w:type="dxa"/>
          </w:tcPr>
          <w:p w14:paraId="62EAC575" w14:textId="58C99B04" w:rsidR="00254540" w:rsidRPr="00885B94" w:rsidRDefault="03FBB7B2" w:rsidP="7B81375D">
            <w:pPr>
              <w:rPr>
                <w:lang w:val="uk-UA"/>
              </w:rPr>
            </w:pPr>
            <w:r w:rsidRPr="7B81375D">
              <w:rPr>
                <w:lang w:val="uk-UA"/>
              </w:rPr>
              <w:t xml:space="preserve">Were </w:t>
            </w:r>
            <w:r w:rsidR="67CC8D1A" w:rsidRPr="7B81375D">
              <w:rPr>
                <w:lang w:val="uk-UA"/>
              </w:rPr>
              <w:t xml:space="preserve">forced </w:t>
            </w:r>
            <w:r w:rsidRPr="7B81375D">
              <w:rPr>
                <w:lang w:val="uk-UA"/>
              </w:rPr>
              <w:t xml:space="preserve">to travel through the territory </w:t>
            </w:r>
            <w:r w:rsidR="67CC8D1A" w:rsidRPr="7B81375D">
              <w:rPr>
                <w:lang w:val="uk-UA"/>
              </w:rPr>
              <w:t xml:space="preserve">of Russia </w:t>
            </w:r>
            <w:r w:rsidRPr="7B81375D">
              <w:rPr>
                <w:lang w:val="uk-UA"/>
              </w:rPr>
              <w:t>or Belarus</w:t>
            </w:r>
          </w:p>
        </w:tc>
        <w:tc>
          <w:tcPr>
            <w:tcW w:w="708" w:type="dxa"/>
          </w:tcPr>
          <w:p w14:paraId="63A61595" w14:textId="77777777" w:rsidR="00254540" w:rsidRPr="009E1AB3" w:rsidRDefault="1BC2EC28" w:rsidP="7B81375D">
            <w:r>
              <w:t>2</w:t>
            </w:r>
          </w:p>
        </w:tc>
      </w:tr>
    </w:tbl>
    <w:p w14:paraId="5A07EB9F" w14:textId="77777777" w:rsidR="000C2D1A" w:rsidRPr="007333A1" w:rsidRDefault="000C2D1A" w:rsidP="00CD770A">
      <w:pPr>
        <w:rPr>
          <w:lang w:val="uk-UA"/>
        </w:rPr>
      </w:pPr>
    </w:p>
    <w:p w14:paraId="2294AE9B" w14:textId="2C9F4C82" w:rsidR="4B750C2D" w:rsidRPr="00621126" w:rsidRDefault="2B88F436" w:rsidP="6B0239D8">
      <w:pPr>
        <w:rPr>
          <w:lang w:val="uk-UA"/>
        </w:rPr>
      </w:pPr>
      <w:r w:rsidRPr="00621126">
        <w:rPr>
          <w:lang w:val="uk-UA"/>
        </w:rPr>
        <w:t>Q</w:t>
      </w:r>
      <w:r w:rsidR="004E737D" w:rsidRPr="00621126">
        <w:t xml:space="preserve">2. </w:t>
      </w:r>
      <w:r w:rsidR="1781C6B6" w:rsidRPr="00621126">
        <w:rPr>
          <w:lang w:val="uk-UA"/>
        </w:rPr>
        <w:t>Did you travel to Ukraine during the full-scale invasion after you left the country</w:t>
      </w:r>
      <w:r w:rsidR="6947E90D" w:rsidRPr="00621126">
        <w:rPr>
          <w:lang w:val="uk-UA"/>
        </w:rPr>
        <w:t>?</w:t>
      </w:r>
    </w:p>
    <w:p w14:paraId="76806532" w14:textId="6B031ACC" w:rsidR="5EEDA11D" w:rsidRPr="00621126" w:rsidRDefault="5EEDA11D" w:rsidP="6B0239D8">
      <w:pPr>
        <w:rPr>
          <w:lang w:val="uk-UA"/>
        </w:rPr>
      </w:pPr>
      <w:r w:rsidRPr="00621126">
        <w:rPr>
          <w:lang w:val="uk-UA"/>
        </w:rPr>
        <w:t>Yes</w:t>
      </w:r>
    </w:p>
    <w:p w14:paraId="3AD823C1" w14:textId="0BB1EC33" w:rsidR="5EEDA11D" w:rsidRPr="00621126" w:rsidRDefault="6F553017" w:rsidP="6B0239D8">
      <w:pPr>
        <w:rPr>
          <w:lang w:val="uk-UA"/>
        </w:rPr>
      </w:pPr>
      <w:r w:rsidRPr="00621126">
        <w:rPr>
          <w:lang w:val="uk-UA"/>
        </w:rPr>
        <w:t>No</w:t>
      </w:r>
    </w:p>
    <w:p w14:paraId="1E0EF0FA" w14:textId="7333B54E" w:rsidR="6B0239D8" w:rsidRPr="00621126" w:rsidRDefault="6B0239D8" w:rsidP="6B0239D8">
      <w:pPr>
        <w:rPr>
          <w:lang w:val="uk-UA"/>
        </w:rPr>
      </w:pPr>
    </w:p>
    <w:p w14:paraId="09DD6853" w14:textId="6B79CFC9" w:rsidR="5EEDA11D" w:rsidRPr="00621126" w:rsidRDefault="00621126" w:rsidP="6B0239D8">
      <w:pPr>
        <w:rPr>
          <w:sz w:val="20"/>
          <w:szCs w:val="20"/>
          <w:lang w:val="uk-UA"/>
        </w:rPr>
      </w:pPr>
      <w:r w:rsidRPr="00621126">
        <w:rPr>
          <w:sz w:val="20"/>
          <w:szCs w:val="20"/>
        </w:rPr>
        <w:t xml:space="preserve">Q3. </w:t>
      </w:r>
      <w:r w:rsidR="5EEDA11D" w:rsidRPr="00621126">
        <w:rPr>
          <w:sz w:val="20"/>
          <w:szCs w:val="20"/>
          <w:lang w:val="uk-UA"/>
        </w:rPr>
        <w:t xml:space="preserve">How many times have you traveled to Ukraine since </w:t>
      </w:r>
      <w:ins w:id="0" w:author="is2025" w:date="2025-11-26T15:12:00Z">
        <w:r w:rsidR="00860852" w:rsidRPr="00621126">
          <w:rPr>
            <w:sz w:val="20"/>
            <w:szCs w:val="20"/>
            <w:lang w:val="uk-UA"/>
          </w:rPr>
          <w:t xml:space="preserve">the start of </w:t>
        </w:r>
      </w:ins>
      <w:r w:rsidR="5EEDA11D" w:rsidRPr="00621126">
        <w:rPr>
          <w:sz w:val="20"/>
          <w:szCs w:val="20"/>
          <w:lang w:val="uk-UA"/>
        </w:rPr>
        <w:t>the full-scale Russian invasion</w:t>
      </w:r>
      <w:ins w:id="1" w:author="is2025" w:date="2025-11-26T15:12:00Z">
        <w:r w:rsidR="00860852" w:rsidRPr="00621126">
          <w:rPr>
            <w:sz w:val="20"/>
            <w:szCs w:val="20"/>
            <w:lang w:val="uk-UA"/>
          </w:rPr>
          <w:t>?</w:t>
        </w:r>
      </w:ins>
      <w:r w:rsidR="5EEDA11D" w:rsidRPr="00621126">
        <w:rPr>
          <w:sz w:val="20"/>
          <w:szCs w:val="20"/>
          <w:lang w:val="uk-UA"/>
        </w:rPr>
        <w:t xml:space="preserve"> </w:t>
      </w:r>
    </w:p>
    <w:p w14:paraId="6A79F6BD" w14:textId="0752A498" w:rsidR="5EEDA11D" w:rsidRPr="00621126" w:rsidRDefault="5EEDA11D" w:rsidP="6B0239D8">
      <w:pPr>
        <w:rPr>
          <w:sz w:val="20"/>
          <w:szCs w:val="20"/>
          <w:lang w:val="uk-UA"/>
        </w:rPr>
      </w:pPr>
      <w:r w:rsidRPr="00621126">
        <w:rPr>
          <w:sz w:val="20"/>
          <w:szCs w:val="20"/>
          <w:lang w:val="uk-UA"/>
        </w:rPr>
        <w:t>(Filter – if you have traveled)</w:t>
      </w:r>
    </w:p>
    <w:p w14:paraId="140FE71B" w14:textId="5A59F19E" w:rsidR="5EEDA11D" w:rsidRPr="00621126" w:rsidRDefault="5EEDA11D" w:rsidP="6B0239D8">
      <w:pPr>
        <w:rPr>
          <w:sz w:val="20"/>
          <w:szCs w:val="20"/>
          <w:lang w:val="uk-UA"/>
        </w:rPr>
      </w:pPr>
      <w:r w:rsidRPr="00621126">
        <w:rPr>
          <w:sz w:val="20"/>
          <w:szCs w:val="20"/>
          <w:lang w:val="uk-UA"/>
        </w:rPr>
        <w:t>1</w:t>
      </w:r>
    </w:p>
    <w:p w14:paraId="3EE3BEF3" w14:textId="0E262957" w:rsidR="5EEDA11D" w:rsidRPr="00621126" w:rsidRDefault="5EEDA11D" w:rsidP="6B0239D8">
      <w:pPr>
        <w:rPr>
          <w:sz w:val="20"/>
          <w:szCs w:val="20"/>
          <w:lang w:val="uk-UA"/>
        </w:rPr>
      </w:pPr>
      <w:r w:rsidRPr="00621126">
        <w:rPr>
          <w:sz w:val="20"/>
          <w:szCs w:val="20"/>
          <w:lang w:val="uk-UA"/>
        </w:rPr>
        <w:t>2</w:t>
      </w:r>
    </w:p>
    <w:p w14:paraId="469B61A1" w14:textId="2300C4D5" w:rsidR="5EEDA11D" w:rsidRPr="00621126" w:rsidRDefault="5EEDA11D" w:rsidP="6B0239D8">
      <w:pPr>
        <w:rPr>
          <w:sz w:val="20"/>
          <w:szCs w:val="20"/>
          <w:lang w:val="uk-UA"/>
        </w:rPr>
      </w:pPr>
      <w:r w:rsidRPr="00621126">
        <w:rPr>
          <w:sz w:val="20"/>
          <w:szCs w:val="20"/>
          <w:lang w:val="uk-UA"/>
        </w:rPr>
        <w:t>3</w:t>
      </w:r>
    </w:p>
    <w:p w14:paraId="75FF2398" w14:textId="63587F64" w:rsidR="5EEDA11D" w:rsidRPr="00621126" w:rsidRDefault="5EEDA11D" w:rsidP="6B0239D8">
      <w:pPr>
        <w:rPr>
          <w:sz w:val="20"/>
          <w:szCs w:val="20"/>
          <w:lang w:val="uk-UA"/>
        </w:rPr>
      </w:pPr>
      <w:r w:rsidRPr="00621126">
        <w:rPr>
          <w:sz w:val="20"/>
          <w:szCs w:val="20"/>
          <w:lang w:val="uk-UA"/>
        </w:rPr>
        <w:t>4 or more</w:t>
      </w:r>
    </w:p>
    <w:p w14:paraId="32A7E307" w14:textId="16184DFB" w:rsidR="5EEDA11D" w:rsidRPr="00621126" w:rsidRDefault="5EEDA11D" w:rsidP="6B0239D8">
      <w:pPr>
        <w:shd w:val="clear" w:color="auto" w:fill="E2EFD9" w:themeFill="accent6" w:themeFillTint="33"/>
        <w:rPr>
          <w:sz w:val="20"/>
          <w:szCs w:val="20"/>
          <w:lang w:val="uk-UA"/>
        </w:rPr>
      </w:pPr>
      <w:r w:rsidRPr="00621126">
        <w:rPr>
          <w:sz w:val="20"/>
          <w:szCs w:val="20"/>
          <w:lang w:val="uk-UA"/>
        </w:rPr>
        <w:t>I travel to/live in 2 countries</w:t>
      </w:r>
    </w:p>
    <w:p w14:paraId="170185C6" w14:textId="77777777" w:rsidR="6B0239D8" w:rsidRDefault="6B0239D8" w:rsidP="731C933C">
      <w:pPr>
        <w:shd w:val="clear" w:color="auto" w:fill="FFF2CC" w:themeFill="accent4" w:themeFillTint="33"/>
        <w:rPr>
          <w:strike/>
          <w:sz w:val="20"/>
          <w:szCs w:val="20"/>
          <w:highlight w:val="yellow"/>
          <w:lang w:val="uk-UA"/>
        </w:rPr>
      </w:pPr>
    </w:p>
    <w:p w14:paraId="045C8688" w14:textId="040A3338" w:rsidR="00CD770A" w:rsidRPr="00BE1D4A" w:rsidRDefault="00CD770A" w:rsidP="00CD770A">
      <w:pPr>
        <w:widowControl w:val="0"/>
        <w:shd w:val="clear" w:color="auto" w:fill="00B0F0"/>
        <w:adjustRightInd w:val="0"/>
        <w:jc w:val="center"/>
        <w:rPr>
          <w:rFonts w:ascii="Arial" w:hAnsi="Arial" w:cs="Arial"/>
          <w:b/>
          <w:bCs/>
          <w:color w:val="FFFFFF" w:themeColor="background1"/>
          <w:lang w:val="uk-UA"/>
        </w:rPr>
      </w:pPr>
      <w:r w:rsidRPr="637DE64A">
        <w:rPr>
          <w:rFonts w:ascii="Arial" w:hAnsi="Arial" w:cs="Arial"/>
          <w:b/>
          <w:bCs/>
          <w:color w:val="FFFFFF" w:themeColor="background1"/>
          <w:lang w:val="uk-UA"/>
        </w:rPr>
        <w:t>A. ENTRY INFORMATION</w:t>
      </w:r>
    </w:p>
    <w:p w14:paraId="13D27462" w14:textId="3F668D8A" w:rsidR="00CD770A" w:rsidRPr="00BE1D4A" w:rsidRDefault="00CD770A" w:rsidP="2F4FCA77">
      <w:pPr>
        <w:rPr>
          <w:sz w:val="20"/>
          <w:szCs w:val="20"/>
          <w:lang w:val="uk-UA"/>
        </w:rPr>
      </w:pPr>
    </w:p>
    <w:p w14:paraId="266735D2" w14:textId="77777777" w:rsidR="00CD770A" w:rsidRDefault="00CD770A" w:rsidP="00CD770A">
      <w:pPr>
        <w:rPr>
          <w:sz w:val="20"/>
          <w:szCs w:val="20"/>
          <w:lang w:val="uk-UA"/>
        </w:rPr>
      </w:pPr>
    </w:p>
    <w:tbl>
      <w:tblPr>
        <w:tblStyle w:val="TableGrid"/>
        <w:tblW w:w="9351" w:type="dxa"/>
        <w:tblLook w:val="04A0" w:firstRow="1" w:lastRow="0" w:firstColumn="1" w:lastColumn="0" w:noHBand="0" w:noVBand="1"/>
      </w:tblPr>
      <w:tblGrid>
        <w:gridCol w:w="8642"/>
        <w:gridCol w:w="709"/>
      </w:tblGrid>
      <w:tr w:rsidR="000E5AB7" w:rsidRPr="00BE1D4A" w14:paraId="62858738" w14:textId="77777777" w:rsidTr="1CF88454">
        <w:trPr>
          <w:trHeight w:val="601"/>
        </w:trPr>
        <w:tc>
          <w:tcPr>
            <w:tcW w:w="8642" w:type="dxa"/>
          </w:tcPr>
          <w:p w14:paraId="1F2D1022" w14:textId="77777777" w:rsidR="000E5AB7" w:rsidRPr="00BE1D4A" w:rsidRDefault="000E5AB7" w:rsidP="005A14D8">
            <w:pPr>
              <w:rPr>
                <w:b/>
                <w:bCs/>
                <w:color w:val="00B0F0"/>
                <w:lang w:val="uk-UA"/>
              </w:rPr>
            </w:pPr>
            <w:r w:rsidRPr="00BE1D4A">
              <w:rPr>
                <w:b/>
                <w:bCs/>
                <w:color w:val="00B0F0"/>
                <w:lang w:val="uk-UA"/>
              </w:rPr>
              <w:t xml:space="preserve">Rotation </w:t>
            </w:r>
          </w:p>
          <w:p w14:paraId="1ED0B3A8" w14:textId="09F895C5" w:rsidR="000E5AB7" w:rsidRPr="00B02085" w:rsidRDefault="6592FD5D" w:rsidP="005A14D8">
            <w:pPr>
              <w:rPr>
                <w:b/>
                <w:bCs/>
                <w:lang w:val="uk-UA"/>
              </w:rPr>
            </w:pPr>
            <w:r w:rsidRPr="1CF88454">
              <w:rPr>
                <w:b/>
                <w:bCs/>
                <w:lang w:val="uk-UA"/>
              </w:rPr>
              <w:t xml:space="preserve">A2.1 Who do you currently live with? </w:t>
            </w:r>
          </w:p>
          <w:p w14:paraId="4788FC90" w14:textId="77777777" w:rsidR="000E5AB7" w:rsidRPr="00BE1D4A" w:rsidRDefault="000E5AB7" w:rsidP="005A14D8">
            <w:pPr>
              <w:rPr>
                <w:i/>
                <w:iCs/>
                <w:lang w:val="uk-UA"/>
              </w:rPr>
            </w:pPr>
            <w:r w:rsidRPr="00BE1D4A">
              <w:rPr>
                <w:i/>
                <w:iCs/>
                <w:lang w:val="uk-UA"/>
              </w:rPr>
              <w:t>Select all that apply</w:t>
            </w:r>
          </w:p>
        </w:tc>
        <w:tc>
          <w:tcPr>
            <w:tcW w:w="709" w:type="dxa"/>
          </w:tcPr>
          <w:p w14:paraId="6D4DF38E" w14:textId="77777777" w:rsidR="000E5AB7" w:rsidRPr="00BE1D4A" w:rsidRDefault="000E5AB7" w:rsidP="005A14D8">
            <w:pPr>
              <w:rPr>
                <w:lang w:val="uk-UA"/>
              </w:rPr>
            </w:pPr>
            <w:r w:rsidRPr="00BE1D4A">
              <w:rPr>
                <w:b/>
                <w:bCs/>
                <w:color w:val="00B0F0"/>
                <w:lang w:val="uk-UA"/>
              </w:rPr>
              <w:t>M</w:t>
            </w:r>
          </w:p>
        </w:tc>
      </w:tr>
      <w:tr w:rsidR="000E5AB7" w:rsidRPr="00BE1D4A" w14:paraId="524604D9" w14:textId="77777777" w:rsidTr="1CF88454">
        <w:tc>
          <w:tcPr>
            <w:tcW w:w="8642" w:type="dxa"/>
          </w:tcPr>
          <w:p w14:paraId="37A15A44" w14:textId="77777777" w:rsidR="000E5AB7" w:rsidRPr="00BE1D4A" w:rsidRDefault="000E5AB7" w:rsidP="005A14D8">
            <w:pPr>
              <w:rPr>
                <w:lang w:val="uk-UA"/>
              </w:rPr>
            </w:pPr>
            <w:r w:rsidRPr="00BE1D4A">
              <w:rPr>
                <w:lang w:val="uk-UA"/>
              </w:rPr>
              <w:t xml:space="preserve">Alone  </w:t>
            </w:r>
            <w:r w:rsidRPr="00BE1D4A">
              <w:rPr>
                <w:b/>
                <w:bCs/>
                <w:color w:val="00B0F0"/>
                <w:lang w:val="uk-UA"/>
              </w:rPr>
              <w:t>(OV)</w:t>
            </w:r>
          </w:p>
        </w:tc>
        <w:tc>
          <w:tcPr>
            <w:tcW w:w="709" w:type="dxa"/>
          </w:tcPr>
          <w:p w14:paraId="4410C443" w14:textId="77777777" w:rsidR="000E5AB7" w:rsidRPr="00BE1D4A" w:rsidRDefault="000E5AB7" w:rsidP="005A14D8">
            <w:pPr>
              <w:rPr>
                <w:lang w:val="uk-UA"/>
              </w:rPr>
            </w:pPr>
            <w:r w:rsidRPr="00BE1D4A">
              <w:rPr>
                <w:lang w:val="uk-UA"/>
              </w:rPr>
              <w:t>1</w:t>
            </w:r>
          </w:p>
        </w:tc>
      </w:tr>
      <w:tr w:rsidR="000E5AB7" w:rsidRPr="00BE1D4A" w14:paraId="7770D02F" w14:textId="77777777" w:rsidTr="1CF88454">
        <w:tc>
          <w:tcPr>
            <w:tcW w:w="8642" w:type="dxa"/>
          </w:tcPr>
          <w:p w14:paraId="6334CFBF" w14:textId="77777777" w:rsidR="000E5AB7" w:rsidRPr="00BE1D4A" w:rsidRDefault="000E5AB7" w:rsidP="005A14D8">
            <w:pPr>
              <w:rPr>
                <w:lang w:val="uk-UA"/>
              </w:rPr>
            </w:pPr>
            <w:r w:rsidRPr="00BE1D4A">
              <w:rPr>
                <w:lang w:val="uk-UA"/>
              </w:rPr>
              <w:t xml:space="preserve">With children (under 18) </w:t>
            </w:r>
          </w:p>
        </w:tc>
        <w:tc>
          <w:tcPr>
            <w:tcW w:w="709" w:type="dxa"/>
          </w:tcPr>
          <w:p w14:paraId="7C12C732" w14:textId="77777777" w:rsidR="000E5AB7" w:rsidRPr="00BE1D4A" w:rsidRDefault="000E5AB7" w:rsidP="005A14D8">
            <w:pPr>
              <w:rPr>
                <w:lang w:val="uk-UA"/>
              </w:rPr>
            </w:pPr>
            <w:r w:rsidRPr="00BE1D4A">
              <w:rPr>
                <w:lang w:val="uk-UA"/>
              </w:rPr>
              <w:t>2</w:t>
            </w:r>
          </w:p>
        </w:tc>
      </w:tr>
      <w:tr w:rsidR="000E5AB7" w:rsidRPr="00BE1D4A" w14:paraId="31DCD08A" w14:textId="77777777" w:rsidTr="1CF88454">
        <w:tc>
          <w:tcPr>
            <w:tcW w:w="8642" w:type="dxa"/>
          </w:tcPr>
          <w:p w14:paraId="3DEF8134" w14:textId="77777777" w:rsidR="000E5AB7" w:rsidRPr="00BE1D4A" w:rsidRDefault="000E5AB7" w:rsidP="005A14D8">
            <w:pPr>
              <w:rPr>
                <w:lang w:val="uk-UA"/>
              </w:rPr>
            </w:pPr>
            <w:r>
              <w:rPr>
                <w:lang w:val="uk-UA"/>
              </w:rPr>
              <w:t>With children (18 years and older)</w:t>
            </w:r>
          </w:p>
        </w:tc>
        <w:tc>
          <w:tcPr>
            <w:tcW w:w="709" w:type="dxa"/>
          </w:tcPr>
          <w:p w14:paraId="283C718C" w14:textId="77777777" w:rsidR="000E5AB7" w:rsidRPr="00BE1D4A" w:rsidRDefault="000E5AB7" w:rsidP="005A14D8">
            <w:pPr>
              <w:rPr>
                <w:lang w:val="uk-UA"/>
              </w:rPr>
            </w:pPr>
            <w:r>
              <w:rPr>
                <w:lang w:val="uk-UA"/>
              </w:rPr>
              <w:t>3</w:t>
            </w:r>
          </w:p>
        </w:tc>
      </w:tr>
      <w:tr w:rsidR="000E5AB7" w:rsidRPr="00BE1D4A" w14:paraId="5716BDA9" w14:textId="77777777" w:rsidTr="1CF88454">
        <w:tc>
          <w:tcPr>
            <w:tcW w:w="8642" w:type="dxa"/>
          </w:tcPr>
          <w:p w14:paraId="7F391F50" w14:textId="77777777" w:rsidR="000E5AB7" w:rsidRPr="00BE1D4A" w:rsidRDefault="000E5AB7" w:rsidP="005A14D8">
            <w:pPr>
              <w:rPr>
                <w:lang w:val="uk-UA"/>
              </w:rPr>
            </w:pPr>
            <w:r w:rsidRPr="00BE1D4A">
              <w:rPr>
                <w:lang w:val="uk-UA"/>
              </w:rPr>
              <w:t xml:space="preserve">With grandchildren  </w:t>
            </w:r>
          </w:p>
        </w:tc>
        <w:tc>
          <w:tcPr>
            <w:tcW w:w="709" w:type="dxa"/>
          </w:tcPr>
          <w:p w14:paraId="4D733074" w14:textId="77777777" w:rsidR="000E5AB7" w:rsidRPr="00BE1D4A" w:rsidRDefault="000E5AB7" w:rsidP="005A14D8">
            <w:pPr>
              <w:rPr>
                <w:lang w:val="uk-UA"/>
              </w:rPr>
            </w:pPr>
            <w:r>
              <w:rPr>
                <w:lang w:val="uk-UA"/>
              </w:rPr>
              <w:t>4</w:t>
            </w:r>
          </w:p>
        </w:tc>
      </w:tr>
      <w:tr w:rsidR="000E5AB7" w:rsidRPr="00BE1D4A" w14:paraId="4E359F5B" w14:textId="77777777" w:rsidTr="1CF88454">
        <w:tc>
          <w:tcPr>
            <w:tcW w:w="8642" w:type="dxa"/>
          </w:tcPr>
          <w:p w14:paraId="1E76EF56" w14:textId="77777777" w:rsidR="000E5AB7" w:rsidRPr="00BE1D4A" w:rsidRDefault="000E5AB7" w:rsidP="005A14D8">
            <w:pPr>
              <w:rPr>
                <w:lang w:val="uk-UA"/>
              </w:rPr>
            </w:pPr>
            <w:r w:rsidRPr="00BE1D4A">
              <w:rPr>
                <w:lang w:val="uk-UA"/>
              </w:rPr>
              <w:t xml:space="preserve">With your parents and/or your spouse’s parents </w:t>
            </w:r>
          </w:p>
        </w:tc>
        <w:tc>
          <w:tcPr>
            <w:tcW w:w="709" w:type="dxa"/>
          </w:tcPr>
          <w:p w14:paraId="53C88225" w14:textId="77777777" w:rsidR="000E5AB7" w:rsidRPr="00BE1D4A" w:rsidRDefault="000E5AB7" w:rsidP="005A14D8">
            <w:pPr>
              <w:rPr>
                <w:lang w:val="uk-UA"/>
              </w:rPr>
            </w:pPr>
            <w:r>
              <w:rPr>
                <w:lang w:val="uk-UA"/>
              </w:rPr>
              <w:t>5</w:t>
            </w:r>
          </w:p>
        </w:tc>
      </w:tr>
      <w:tr w:rsidR="000E5AB7" w:rsidRPr="00BE1D4A" w14:paraId="6D4DE85B" w14:textId="77777777" w:rsidTr="1CF88454">
        <w:tc>
          <w:tcPr>
            <w:tcW w:w="8642" w:type="dxa"/>
          </w:tcPr>
          <w:p w14:paraId="7A2F3EB2" w14:textId="34DD4221" w:rsidR="000E5AB7" w:rsidRPr="00BE1D4A" w:rsidRDefault="000E5AB7" w:rsidP="005A14D8">
            <w:pPr>
              <w:rPr>
                <w:lang w:val="uk-UA"/>
              </w:rPr>
            </w:pPr>
            <w:r w:rsidRPr="6FD2E594">
              <w:rPr>
                <w:lang w:val="uk-UA"/>
              </w:rPr>
              <w:lastRenderedPageBreak/>
              <w:t xml:space="preserve">With your spouse </w:t>
            </w:r>
            <w:r w:rsidR="23807856" w:rsidRPr="6FD2E594">
              <w:rPr>
                <w:lang w:val="uk-UA"/>
              </w:rPr>
              <w:t>or partner</w:t>
            </w:r>
          </w:p>
        </w:tc>
        <w:tc>
          <w:tcPr>
            <w:tcW w:w="709" w:type="dxa"/>
          </w:tcPr>
          <w:p w14:paraId="01852E4D" w14:textId="210D067C" w:rsidR="000E5AB7" w:rsidRPr="00BE1D4A" w:rsidRDefault="61B51FD7" w:rsidP="005A14D8">
            <w:pPr>
              <w:rPr>
                <w:lang w:val="uk-UA"/>
              </w:rPr>
            </w:pPr>
            <w:r w:rsidRPr="6B0239D8">
              <w:rPr>
                <w:lang w:val="uk-UA"/>
              </w:rPr>
              <w:t>6</w:t>
            </w:r>
          </w:p>
        </w:tc>
      </w:tr>
      <w:tr w:rsidR="000E5AB7" w:rsidRPr="00BE1D4A" w14:paraId="044A22ED" w14:textId="77777777" w:rsidTr="1CF88454">
        <w:tc>
          <w:tcPr>
            <w:tcW w:w="8642" w:type="dxa"/>
          </w:tcPr>
          <w:p w14:paraId="60D7E797" w14:textId="77777777" w:rsidR="000E5AB7" w:rsidRPr="00BE1D4A" w:rsidRDefault="000E5AB7" w:rsidP="005A14D8">
            <w:pPr>
              <w:rPr>
                <w:lang w:val="uk-UA"/>
              </w:rPr>
            </w:pPr>
            <w:r w:rsidRPr="00BE1D4A">
              <w:rPr>
                <w:lang w:val="uk-UA"/>
              </w:rPr>
              <w:t>With other relatives</w:t>
            </w:r>
          </w:p>
        </w:tc>
        <w:tc>
          <w:tcPr>
            <w:tcW w:w="709" w:type="dxa"/>
          </w:tcPr>
          <w:p w14:paraId="55DC6CE3" w14:textId="0DD21575" w:rsidR="000E5AB7" w:rsidRPr="00BE1D4A" w:rsidRDefault="38D44ED8" w:rsidP="005A14D8">
            <w:pPr>
              <w:rPr>
                <w:lang w:val="uk-UA"/>
              </w:rPr>
            </w:pPr>
            <w:r w:rsidRPr="6B0239D8">
              <w:rPr>
                <w:lang w:val="uk-UA"/>
              </w:rPr>
              <w:t>7</w:t>
            </w:r>
          </w:p>
        </w:tc>
      </w:tr>
      <w:tr w:rsidR="000E5AB7" w:rsidRPr="00BE1D4A" w14:paraId="21BEB672" w14:textId="77777777" w:rsidTr="1CF88454">
        <w:tc>
          <w:tcPr>
            <w:tcW w:w="8642" w:type="dxa"/>
          </w:tcPr>
          <w:p w14:paraId="2B2A8523" w14:textId="77777777" w:rsidR="000E5AB7" w:rsidRPr="00BE1D4A" w:rsidRDefault="000E5AB7" w:rsidP="005A14D8">
            <w:pPr>
              <w:rPr>
                <w:lang w:val="uk-UA"/>
              </w:rPr>
            </w:pPr>
            <w:r w:rsidRPr="00BE1D4A">
              <w:rPr>
                <w:lang w:val="uk-UA"/>
              </w:rPr>
              <w:t xml:space="preserve">With friends/acquaintances </w:t>
            </w:r>
          </w:p>
        </w:tc>
        <w:tc>
          <w:tcPr>
            <w:tcW w:w="709" w:type="dxa"/>
          </w:tcPr>
          <w:p w14:paraId="19425B8C" w14:textId="68861CF6" w:rsidR="000E5AB7" w:rsidRPr="00BE1D4A" w:rsidRDefault="6C854B35" w:rsidP="005A14D8">
            <w:pPr>
              <w:rPr>
                <w:lang w:val="uk-UA"/>
              </w:rPr>
            </w:pPr>
            <w:r w:rsidRPr="6B0239D8">
              <w:rPr>
                <w:lang w:val="uk-UA"/>
              </w:rPr>
              <w:t>8</w:t>
            </w:r>
          </w:p>
        </w:tc>
      </w:tr>
      <w:tr w:rsidR="000E5AB7" w:rsidRPr="00BE1D4A" w14:paraId="69474BA0" w14:textId="77777777" w:rsidTr="1CF88454">
        <w:tc>
          <w:tcPr>
            <w:tcW w:w="8642" w:type="dxa"/>
          </w:tcPr>
          <w:p w14:paraId="2C69E9D0" w14:textId="77777777" w:rsidR="000E5AB7" w:rsidRPr="00BE1D4A" w:rsidRDefault="000E5AB7" w:rsidP="005A14D8">
            <w:pPr>
              <w:rPr>
                <w:lang w:val="uk-UA"/>
              </w:rPr>
            </w:pPr>
            <w:r w:rsidRPr="00BE1D4A">
              <w:rPr>
                <w:lang w:val="uk-UA"/>
              </w:rPr>
              <w:t xml:space="preserve">Other </w:t>
            </w:r>
          </w:p>
        </w:tc>
        <w:tc>
          <w:tcPr>
            <w:tcW w:w="709" w:type="dxa"/>
          </w:tcPr>
          <w:p w14:paraId="763BA574" w14:textId="77777777" w:rsidR="000E5AB7" w:rsidRPr="00BE1D4A" w:rsidRDefault="000E5AB7" w:rsidP="005A14D8">
            <w:pPr>
              <w:rPr>
                <w:lang w:val="uk-UA"/>
              </w:rPr>
            </w:pPr>
            <w:r>
              <w:rPr>
                <w:lang w:val="uk-UA"/>
              </w:rPr>
              <w:t>97</w:t>
            </w:r>
          </w:p>
        </w:tc>
      </w:tr>
    </w:tbl>
    <w:p w14:paraId="6B77F3DA" w14:textId="77777777" w:rsidR="000E5AB7" w:rsidRDefault="000E5AB7" w:rsidP="00CD770A">
      <w:pPr>
        <w:rPr>
          <w:lang w:val="uk-UA"/>
        </w:rPr>
      </w:pPr>
    </w:p>
    <w:p w14:paraId="7A86C47E" w14:textId="77777777" w:rsidR="000E5AB7" w:rsidRPr="00BE1D4A" w:rsidRDefault="000E5AB7" w:rsidP="00CD770A">
      <w:pPr>
        <w:rPr>
          <w:lang w:val="uk-UA"/>
        </w:rPr>
      </w:pPr>
    </w:p>
    <w:tbl>
      <w:tblPr>
        <w:tblStyle w:val="TableGrid"/>
        <w:tblW w:w="0" w:type="auto"/>
        <w:tblLook w:val="04A0" w:firstRow="1" w:lastRow="0" w:firstColumn="1" w:lastColumn="0" w:noHBand="0" w:noVBand="1"/>
      </w:tblPr>
      <w:tblGrid>
        <w:gridCol w:w="8642"/>
        <w:gridCol w:w="708"/>
      </w:tblGrid>
      <w:tr w:rsidR="00CD770A" w:rsidRPr="002263CD" w14:paraId="0FDDA05B" w14:textId="77777777" w:rsidTr="7C68DDE7">
        <w:tc>
          <w:tcPr>
            <w:tcW w:w="8642" w:type="dxa"/>
          </w:tcPr>
          <w:p w14:paraId="71A9945B" w14:textId="77777777" w:rsidR="00CD770A" w:rsidRDefault="00CD770A" w:rsidP="005A14D8">
            <w:pPr>
              <w:rPr>
                <w:b/>
                <w:bCs/>
                <w:lang w:val="uk-UA"/>
              </w:rPr>
            </w:pPr>
            <w:r w:rsidRPr="00BE1D4A">
              <w:rPr>
                <w:b/>
                <w:bCs/>
                <w:color w:val="00B0F0"/>
                <w:lang w:val="uk-UA"/>
              </w:rPr>
              <w:t>Rotation</w:t>
            </w:r>
          </w:p>
          <w:p w14:paraId="11AD68FD" w14:textId="77777777" w:rsidR="00CD770A" w:rsidRDefault="00CD770A" w:rsidP="005A14D8">
            <w:pPr>
              <w:rPr>
                <w:b/>
                <w:bCs/>
                <w:lang w:val="uk-UA"/>
              </w:rPr>
            </w:pPr>
            <w:r>
              <w:rPr>
                <w:b/>
                <w:bCs/>
                <w:lang w:val="uk-UA"/>
              </w:rPr>
              <w:t>A3</w:t>
            </w:r>
            <w:r w:rsidRPr="00BE1D4A">
              <w:rPr>
                <w:b/>
                <w:bCs/>
                <w:lang w:val="uk-UA"/>
              </w:rPr>
              <w:t xml:space="preserve">. Select </w:t>
            </w:r>
            <w:r>
              <w:rPr>
                <w:b/>
                <w:bCs/>
                <w:lang w:val="uk-UA"/>
              </w:rPr>
              <w:t xml:space="preserve">all factors </w:t>
            </w:r>
            <w:r w:rsidRPr="00BE1D4A">
              <w:rPr>
                <w:b/>
                <w:bCs/>
                <w:lang w:val="uk-UA"/>
              </w:rPr>
              <w:t>that influenced your decision to move abroad</w:t>
            </w:r>
          </w:p>
          <w:p w14:paraId="44A16430" w14:textId="77777777" w:rsidR="00CD770A" w:rsidRPr="007B02F3" w:rsidRDefault="00CD770A" w:rsidP="005A14D8">
            <w:pPr>
              <w:rPr>
                <w:i/>
                <w:iCs/>
                <w:lang w:val="uk-UA"/>
              </w:rPr>
            </w:pPr>
            <w:r w:rsidRPr="00BE1D4A">
              <w:rPr>
                <w:i/>
                <w:iCs/>
                <w:lang w:val="uk-UA"/>
              </w:rPr>
              <w:t>Select all that apply</w:t>
            </w:r>
          </w:p>
        </w:tc>
        <w:tc>
          <w:tcPr>
            <w:tcW w:w="708" w:type="dxa"/>
          </w:tcPr>
          <w:p w14:paraId="7E8D5AB4" w14:textId="77777777" w:rsidR="00CD770A" w:rsidRPr="00BE1D4A" w:rsidRDefault="00CD770A" w:rsidP="005A14D8">
            <w:pPr>
              <w:rPr>
                <w:lang w:val="uk-UA"/>
              </w:rPr>
            </w:pPr>
            <w:r w:rsidRPr="007B02F3">
              <w:rPr>
                <w:color w:val="00B0F0"/>
                <w:lang w:val="uk-UA"/>
              </w:rPr>
              <w:t>MB</w:t>
            </w:r>
          </w:p>
        </w:tc>
      </w:tr>
      <w:tr w:rsidR="00CD770A" w:rsidRPr="00BE1D4A" w14:paraId="6167C10B" w14:textId="77777777" w:rsidTr="7C68DDE7">
        <w:tc>
          <w:tcPr>
            <w:tcW w:w="8642" w:type="dxa"/>
          </w:tcPr>
          <w:p w14:paraId="445D8B5D" w14:textId="75FB688C" w:rsidR="00CD770A" w:rsidRPr="00BE1D4A" w:rsidRDefault="00CA5ADD" w:rsidP="005A14D8">
            <w:pPr>
              <w:rPr>
                <w:lang w:val="uk-UA"/>
              </w:rPr>
            </w:pPr>
            <w:r w:rsidRPr="6FD2E594">
              <w:rPr>
                <w:lang w:val="uk-UA"/>
              </w:rPr>
              <w:t xml:space="preserve">There was </w:t>
            </w:r>
            <w:r w:rsidR="00CD770A" w:rsidRPr="6FD2E594">
              <w:rPr>
                <w:lang w:val="uk-UA"/>
              </w:rPr>
              <w:t xml:space="preserve">active combat in the town where I live </w:t>
            </w:r>
          </w:p>
        </w:tc>
        <w:tc>
          <w:tcPr>
            <w:tcW w:w="708" w:type="dxa"/>
          </w:tcPr>
          <w:p w14:paraId="53B8537D" w14:textId="77777777" w:rsidR="00CD770A" w:rsidRPr="00BE1D4A" w:rsidRDefault="00CD770A" w:rsidP="005A14D8">
            <w:pPr>
              <w:rPr>
                <w:lang w:val="uk-UA"/>
              </w:rPr>
            </w:pPr>
            <w:r w:rsidRPr="00BE1D4A">
              <w:rPr>
                <w:lang w:val="uk-UA"/>
              </w:rPr>
              <w:t>1</w:t>
            </w:r>
          </w:p>
        </w:tc>
      </w:tr>
      <w:tr w:rsidR="00CD770A" w:rsidRPr="00BE1D4A" w14:paraId="4419F5D4" w14:textId="77777777" w:rsidTr="7C68DDE7">
        <w:tc>
          <w:tcPr>
            <w:tcW w:w="8642" w:type="dxa"/>
          </w:tcPr>
          <w:p w14:paraId="6465ACA5" w14:textId="6A7AF943" w:rsidR="00CD770A" w:rsidRPr="00BE1D4A" w:rsidRDefault="00CA5ADD" w:rsidP="005A14D8">
            <w:pPr>
              <w:rPr>
                <w:lang w:val="uk-UA"/>
              </w:rPr>
            </w:pPr>
            <w:r w:rsidRPr="6FD2E594">
              <w:rPr>
                <w:lang w:val="uk-UA"/>
              </w:rPr>
              <w:t xml:space="preserve">There was </w:t>
            </w:r>
            <w:r w:rsidR="00CD770A" w:rsidRPr="6FD2E594">
              <w:rPr>
                <w:lang w:val="uk-UA"/>
              </w:rPr>
              <w:t xml:space="preserve">fighting near the town where I live </w:t>
            </w:r>
          </w:p>
        </w:tc>
        <w:tc>
          <w:tcPr>
            <w:tcW w:w="708" w:type="dxa"/>
          </w:tcPr>
          <w:p w14:paraId="2B9D1421" w14:textId="77777777" w:rsidR="00CD770A" w:rsidRPr="00BE1D4A" w:rsidRDefault="00CD770A" w:rsidP="005A14D8">
            <w:pPr>
              <w:rPr>
                <w:lang w:val="uk-UA"/>
              </w:rPr>
            </w:pPr>
            <w:r w:rsidRPr="00BE1D4A">
              <w:rPr>
                <w:lang w:val="uk-UA"/>
              </w:rPr>
              <w:t>2</w:t>
            </w:r>
          </w:p>
        </w:tc>
      </w:tr>
      <w:tr w:rsidR="00CD770A" w:rsidRPr="00BE1D4A" w14:paraId="0A587462" w14:textId="77777777" w:rsidTr="7C68DDE7">
        <w:tc>
          <w:tcPr>
            <w:tcW w:w="8642" w:type="dxa"/>
          </w:tcPr>
          <w:p w14:paraId="32F89691" w14:textId="0352B298" w:rsidR="00CD770A" w:rsidRPr="00BE1D4A" w:rsidRDefault="00CD770A" w:rsidP="005A14D8">
            <w:pPr>
              <w:rPr>
                <w:lang w:val="uk-UA"/>
              </w:rPr>
            </w:pPr>
            <w:r w:rsidRPr="6FD2E594">
              <w:rPr>
                <w:lang w:val="uk-UA"/>
              </w:rPr>
              <w:t xml:space="preserve">There was no combat, but my town </w:t>
            </w:r>
            <w:r w:rsidR="00B02085" w:rsidRPr="6FD2E594">
              <w:rPr>
                <w:lang w:val="uk-UA"/>
              </w:rPr>
              <w:t xml:space="preserve">was bombed </w:t>
            </w:r>
            <w:r w:rsidRPr="6FD2E594">
              <w:rPr>
                <w:lang w:val="uk-UA"/>
              </w:rPr>
              <w:t xml:space="preserve">or </w:t>
            </w:r>
            <w:r w:rsidR="00B02085" w:rsidRPr="6FD2E594">
              <w:rPr>
                <w:lang w:val="uk-UA"/>
              </w:rPr>
              <w:t xml:space="preserve">shelled </w:t>
            </w:r>
          </w:p>
        </w:tc>
        <w:tc>
          <w:tcPr>
            <w:tcW w:w="708" w:type="dxa"/>
          </w:tcPr>
          <w:p w14:paraId="05B4F645" w14:textId="77777777" w:rsidR="00CD770A" w:rsidRPr="00BE1D4A" w:rsidRDefault="00CD770A" w:rsidP="005A14D8">
            <w:pPr>
              <w:rPr>
                <w:lang w:val="uk-UA"/>
              </w:rPr>
            </w:pPr>
            <w:r w:rsidRPr="00BE1D4A">
              <w:rPr>
                <w:lang w:val="uk-UA"/>
              </w:rPr>
              <w:t>3</w:t>
            </w:r>
          </w:p>
        </w:tc>
      </w:tr>
      <w:tr w:rsidR="00CD770A" w:rsidRPr="00BE1D4A" w14:paraId="533E5E6D" w14:textId="77777777" w:rsidTr="7C68DDE7">
        <w:tc>
          <w:tcPr>
            <w:tcW w:w="8642" w:type="dxa"/>
          </w:tcPr>
          <w:p w14:paraId="7E7599BB" w14:textId="77777777" w:rsidR="00CD770A" w:rsidRPr="00BE1D4A" w:rsidRDefault="00CD770A" w:rsidP="005A14D8">
            <w:pPr>
              <w:rPr>
                <w:lang w:val="uk-UA"/>
              </w:rPr>
            </w:pPr>
            <w:r>
              <w:rPr>
                <w:lang w:val="uk-UA"/>
              </w:rPr>
              <w:t>My town was under occupation</w:t>
            </w:r>
          </w:p>
        </w:tc>
        <w:tc>
          <w:tcPr>
            <w:tcW w:w="708" w:type="dxa"/>
          </w:tcPr>
          <w:p w14:paraId="00979BBD" w14:textId="77777777" w:rsidR="00CD770A" w:rsidRPr="00BE1D4A" w:rsidRDefault="00CD770A" w:rsidP="005A14D8">
            <w:pPr>
              <w:rPr>
                <w:lang w:val="uk-UA"/>
              </w:rPr>
            </w:pPr>
            <w:r w:rsidRPr="00BE1D4A">
              <w:rPr>
                <w:lang w:val="uk-UA"/>
              </w:rPr>
              <w:t>4</w:t>
            </w:r>
          </w:p>
        </w:tc>
      </w:tr>
      <w:tr w:rsidR="00CD770A" w:rsidRPr="00BE1D4A" w14:paraId="136FE2A5" w14:textId="77777777" w:rsidTr="7C68DDE7">
        <w:tc>
          <w:tcPr>
            <w:tcW w:w="8642" w:type="dxa"/>
          </w:tcPr>
          <w:p w14:paraId="1AB9615B" w14:textId="77777777" w:rsidR="00CD770A" w:rsidRDefault="00CD770A" w:rsidP="005A14D8">
            <w:pPr>
              <w:rPr>
                <w:lang w:val="uk-UA"/>
              </w:rPr>
            </w:pPr>
            <w:r>
              <w:rPr>
                <w:lang w:val="uk-UA"/>
              </w:rPr>
              <w:t>My home was destroyed</w:t>
            </w:r>
          </w:p>
        </w:tc>
        <w:tc>
          <w:tcPr>
            <w:tcW w:w="708" w:type="dxa"/>
          </w:tcPr>
          <w:p w14:paraId="54D89242" w14:textId="77777777" w:rsidR="00CD770A" w:rsidRPr="00BE1D4A" w:rsidRDefault="00CD770A" w:rsidP="005A14D8">
            <w:pPr>
              <w:rPr>
                <w:lang w:val="uk-UA"/>
              </w:rPr>
            </w:pPr>
            <w:r>
              <w:rPr>
                <w:lang w:val="uk-UA"/>
              </w:rPr>
              <w:t>5</w:t>
            </w:r>
          </w:p>
        </w:tc>
      </w:tr>
      <w:tr w:rsidR="00CD770A" w:rsidRPr="00BE1D4A" w14:paraId="25729346" w14:textId="77777777" w:rsidTr="7C68DDE7">
        <w:tc>
          <w:tcPr>
            <w:tcW w:w="8642" w:type="dxa"/>
          </w:tcPr>
          <w:p w14:paraId="4656804D" w14:textId="77777777" w:rsidR="00CD770A" w:rsidRDefault="00CD770A" w:rsidP="005A14D8">
            <w:pPr>
              <w:rPr>
                <w:lang w:val="uk-UA"/>
              </w:rPr>
            </w:pPr>
            <w:r>
              <w:rPr>
                <w:lang w:val="uk-UA"/>
              </w:rPr>
              <w:t>I or my family members lost our jobs or a significant portion of our income</w:t>
            </w:r>
          </w:p>
        </w:tc>
        <w:tc>
          <w:tcPr>
            <w:tcW w:w="708" w:type="dxa"/>
          </w:tcPr>
          <w:p w14:paraId="7F84D1D3" w14:textId="77777777" w:rsidR="00CD770A" w:rsidRPr="00BE1D4A" w:rsidRDefault="00CD770A" w:rsidP="005A14D8">
            <w:pPr>
              <w:rPr>
                <w:lang w:val="uk-UA"/>
              </w:rPr>
            </w:pPr>
            <w:r>
              <w:rPr>
                <w:lang w:val="uk-UA"/>
              </w:rPr>
              <w:t>6</w:t>
            </w:r>
          </w:p>
        </w:tc>
      </w:tr>
      <w:tr w:rsidR="00CD770A" w:rsidRPr="00BE1D4A" w14:paraId="3B3DE6BC" w14:textId="77777777" w:rsidTr="7C68DDE7">
        <w:tc>
          <w:tcPr>
            <w:tcW w:w="8642" w:type="dxa"/>
          </w:tcPr>
          <w:p w14:paraId="3788B594" w14:textId="77777777" w:rsidR="00CD770A" w:rsidRDefault="00CD770A" w:rsidP="005A14D8">
            <w:pPr>
              <w:rPr>
                <w:lang w:val="uk-UA"/>
              </w:rPr>
            </w:pPr>
            <w:r>
              <w:rPr>
                <w:lang w:val="uk-UA"/>
              </w:rPr>
              <w:t>I or my family members needed medical treatment</w:t>
            </w:r>
          </w:p>
        </w:tc>
        <w:tc>
          <w:tcPr>
            <w:tcW w:w="708" w:type="dxa"/>
          </w:tcPr>
          <w:p w14:paraId="12AABDBE" w14:textId="77777777" w:rsidR="00CD770A" w:rsidRPr="00BE1D4A" w:rsidRDefault="00CD770A" w:rsidP="005A14D8">
            <w:pPr>
              <w:rPr>
                <w:lang w:val="uk-UA"/>
              </w:rPr>
            </w:pPr>
            <w:r>
              <w:rPr>
                <w:lang w:val="uk-UA"/>
              </w:rPr>
              <w:t>7</w:t>
            </w:r>
          </w:p>
        </w:tc>
      </w:tr>
      <w:tr w:rsidR="00CD770A" w:rsidRPr="00BE1D4A" w14:paraId="3C3E75BD" w14:textId="77777777" w:rsidTr="7C68DDE7">
        <w:tc>
          <w:tcPr>
            <w:tcW w:w="8642" w:type="dxa"/>
          </w:tcPr>
          <w:p w14:paraId="50C9836D" w14:textId="77777777" w:rsidR="00CD770A" w:rsidRDefault="00CD770A" w:rsidP="005A14D8">
            <w:pPr>
              <w:rPr>
                <w:lang w:val="uk-UA"/>
              </w:rPr>
            </w:pPr>
            <w:r>
              <w:rPr>
                <w:lang w:val="uk-UA"/>
              </w:rPr>
              <w:t>My town is far from the front lines, but I still felt unsafe</w:t>
            </w:r>
          </w:p>
        </w:tc>
        <w:tc>
          <w:tcPr>
            <w:tcW w:w="708" w:type="dxa"/>
          </w:tcPr>
          <w:p w14:paraId="5DC3D13A" w14:textId="77777777" w:rsidR="00CD770A" w:rsidRDefault="00CD770A" w:rsidP="005A14D8">
            <w:pPr>
              <w:rPr>
                <w:lang w:val="uk-UA"/>
              </w:rPr>
            </w:pPr>
            <w:r>
              <w:rPr>
                <w:lang w:val="uk-UA"/>
              </w:rPr>
              <w:t>8</w:t>
            </w:r>
          </w:p>
        </w:tc>
      </w:tr>
      <w:tr w:rsidR="00CD770A" w:rsidRPr="00BE1D4A" w14:paraId="32798546" w14:textId="77777777" w:rsidTr="7C68DDE7">
        <w:tc>
          <w:tcPr>
            <w:tcW w:w="8642" w:type="dxa"/>
          </w:tcPr>
          <w:p w14:paraId="43379B11" w14:textId="77777777" w:rsidR="00CD770A" w:rsidRPr="00BE1D4A" w:rsidRDefault="00CD770A" w:rsidP="005A14D8">
            <w:pPr>
              <w:rPr>
                <w:lang w:val="uk-UA"/>
              </w:rPr>
            </w:pPr>
            <w:r>
              <w:rPr>
                <w:lang w:val="uk-UA"/>
              </w:rPr>
              <w:t>Living conditions and/or prospects for me and/or my children are better abroad than in Ukraine</w:t>
            </w:r>
          </w:p>
        </w:tc>
        <w:tc>
          <w:tcPr>
            <w:tcW w:w="708" w:type="dxa"/>
          </w:tcPr>
          <w:p w14:paraId="4744B8FC" w14:textId="77777777" w:rsidR="00CD770A" w:rsidRPr="00BE1D4A" w:rsidRDefault="00CD770A" w:rsidP="005A14D8">
            <w:pPr>
              <w:rPr>
                <w:lang w:val="uk-UA"/>
              </w:rPr>
            </w:pPr>
            <w:r>
              <w:rPr>
                <w:lang w:val="uk-UA"/>
              </w:rPr>
              <w:t>9</w:t>
            </w:r>
          </w:p>
        </w:tc>
      </w:tr>
      <w:tr w:rsidR="00CD770A" w:rsidRPr="00A535F0" w14:paraId="560D4998" w14:textId="77777777" w:rsidTr="7C68DDE7">
        <w:tc>
          <w:tcPr>
            <w:tcW w:w="8642" w:type="dxa"/>
          </w:tcPr>
          <w:p w14:paraId="7AFA8D37" w14:textId="77777777" w:rsidR="00CD770A" w:rsidRPr="00621126" w:rsidRDefault="00CD770A" w:rsidP="005A14D8">
            <w:pPr>
              <w:rPr>
                <w:lang w:val="uk-UA"/>
              </w:rPr>
            </w:pPr>
            <w:r w:rsidRPr="00621126">
              <w:rPr>
                <w:lang w:val="ru-RU"/>
              </w:rPr>
              <w:t>My children cannot receive an education</w:t>
            </w:r>
          </w:p>
        </w:tc>
        <w:tc>
          <w:tcPr>
            <w:tcW w:w="708" w:type="dxa"/>
          </w:tcPr>
          <w:p w14:paraId="79087F6C" w14:textId="77777777" w:rsidR="00CD770A" w:rsidRPr="00DD7708" w:rsidRDefault="00CD770A" w:rsidP="005A14D8">
            <w:pPr>
              <w:rPr>
                <w:lang w:val="uk-UA"/>
              </w:rPr>
            </w:pPr>
            <w:r w:rsidRPr="00DD7708">
              <w:rPr>
                <w:lang w:val="uk-UA"/>
              </w:rPr>
              <w:t>10</w:t>
            </w:r>
          </w:p>
        </w:tc>
      </w:tr>
      <w:tr w:rsidR="00976B8F" w:rsidRPr="00A535F0" w14:paraId="68F80F14" w14:textId="77777777" w:rsidTr="7C68DDE7">
        <w:tc>
          <w:tcPr>
            <w:tcW w:w="8642" w:type="dxa"/>
          </w:tcPr>
          <w:p w14:paraId="32895C0F" w14:textId="6CC84615" w:rsidR="00976B8F" w:rsidRPr="00621126" w:rsidRDefault="21479FCF" w:rsidP="005A14D8">
            <w:pPr>
              <w:rPr>
                <w:lang w:val="ru-RU"/>
              </w:rPr>
            </w:pPr>
            <w:r w:rsidRPr="00621126">
              <w:rPr>
                <w:lang w:val="ru-RU"/>
              </w:rPr>
              <w:t>Power</w:t>
            </w:r>
            <w:r w:rsidR="35AFC819" w:rsidRPr="00621126">
              <w:rPr>
                <w:lang w:val="ru-RU"/>
              </w:rPr>
              <w:t xml:space="preserve">, water, and heat </w:t>
            </w:r>
            <w:r w:rsidRPr="00621126">
              <w:rPr>
                <w:lang w:val="ru-RU"/>
              </w:rPr>
              <w:t xml:space="preserve">outages </w:t>
            </w:r>
            <w:r w:rsidR="0113BE77" w:rsidRPr="00621126">
              <w:rPr>
                <w:lang w:val="ru-RU"/>
              </w:rPr>
              <w:t>due to heavy shelling</w:t>
            </w:r>
          </w:p>
        </w:tc>
        <w:tc>
          <w:tcPr>
            <w:tcW w:w="708" w:type="dxa"/>
          </w:tcPr>
          <w:p w14:paraId="5A9D8B5B" w14:textId="357D89DB" w:rsidR="00976B8F" w:rsidRPr="00DD7708" w:rsidRDefault="00B1136C" w:rsidP="005A14D8">
            <w:pPr>
              <w:rPr>
                <w:lang w:val="uk-UA"/>
              </w:rPr>
            </w:pPr>
            <w:r>
              <w:rPr>
                <w:lang w:val="uk-UA"/>
              </w:rPr>
              <w:t>11</w:t>
            </w:r>
          </w:p>
        </w:tc>
      </w:tr>
      <w:tr w:rsidR="00C108E3" w:rsidRPr="00A535F0" w14:paraId="15D37C3D" w14:textId="77777777" w:rsidTr="7C68DDE7">
        <w:trPr>
          <w:trHeight w:val="300"/>
        </w:trPr>
        <w:tc>
          <w:tcPr>
            <w:tcW w:w="8642" w:type="dxa"/>
          </w:tcPr>
          <w:p w14:paraId="3CD4FED3" w14:textId="636BF926" w:rsidR="00C108E3" w:rsidRDefault="4BAAFC0A" w:rsidP="005A14D8">
            <w:pPr>
              <w:rPr>
                <w:lang w:val="uk-UA"/>
              </w:rPr>
            </w:pPr>
            <w:r w:rsidRPr="6FD2E594">
              <w:rPr>
                <w:lang w:val="uk-UA"/>
              </w:rPr>
              <w:t xml:space="preserve">To </w:t>
            </w:r>
            <w:r w:rsidR="08F6B8DB" w:rsidRPr="6FD2E594">
              <w:rPr>
                <w:lang w:val="uk-UA"/>
              </w:rPr>
              <w:t xml:space="preserve">reunite </w:t>
            </w:r>
            <w:r w:rsidRPr="6FD2E594">
              <w:rPr>
                <w:lang w:val="uk-UA"/>
              </w:rPr>
              <w:t>the family</w:t>
            </w:r>
          </w:p>
        </w:tc>
        <w:tc>
          <w:tcPr>
            <w:tcW w:w="708" w:type="dxa"/>
          </w:tcPr>
          <w:p w14:paraId="5240AA56" w14:textId="7C6626ED" w:rsidR="00C108E3" w:rsidRDefault="00C108E3" w:rsidP="005A14D8">
            <w:pPr>
              <w:rPr>
                <w:lang w:val="uk-UA"/>
              </w:rPr>
            </w:pPr>
            <w:r w:rsidRPr="6FD2E594">
              <w:rPr>
                <w:lang w:val="uk-UA"/>
              </w:rPr>
              <w:t>12</w:t>
            </w:r>
          </w:p>
        </w:tc>
      </w:tr>
      <w:tr w:rsidR="00C108E3" w:rsidRPr="00A535F0" w14:paraId="001E8B3B" w14:textId="77777777" w:rsidTr="7C68DDE7">
        <w:trPr>
          <w:trHeight w:val="300"/>
        </w:trPr>
        <w:tc>
          <w:tcPr>
            <w:tcW w:w="8642" w:type="dxa"/>
          </w:tcPr>
          <w:p w14:paraId="5EFC2B7E" w14:textId="353039AC" w:rsidR="00C108E3" w:rsidRPr="00C108E3" w:rsidRDefault="54B9AC0A" w:rsidP="005A14D8">
            <w:pPr>
              <w:rPr>
                <w:lang w:val="uk-UA"/>
              </w:rPr>
            </w:pPr>
            <w:r w:rsidRPr="6FD2E594">
              <w:rPr>
                <w:lang w:val="uk-UA"/>
              </w:rPr>
              <w:t xml:space="preserve">For </w:t>
            </w:r>
            <w:r w:rsidR="4BAAFC0A" w:rsidRPr="6FD2E594">
              <w:rPr>
                <w:lang w:val="uk-UA"/>
              </w:rPr>
              <w:t>education</w:t>
            </w:r>
          </w:p>
        </w:tc>
        <w:tc>
          <w:tcPr>
            <w:tcW w:w="708" w:type="dxa"/>
          </w:tcPr>
          <w:p w14:paraId="0B1D5A51" w14:textId="4A3BB305" w:rsidR="00C108E3" w:rsidRDefault="00C108E3" w:rsidP="005A14D8">
            <w:pPr>
              <w:rPr>
                <w:lang w:val="uk-UA"/>
              </w:rPr>
            </w:pPr>
            <w:r w:rsidRPr="6FD2E594">
              <w:rPr>
                <w:lang w:val="uk-UA"/>
              </w:rPr>
              <w:t>13</w:t>
            </w:r>
          </w:p>
        </w:tc>
      </w:tr>
      <w:tr w:rsidR="008E181F" w:rsidRPr="00A535F0" w14:paraId="580EB2A7" w14:textId="77777777" w:rsidTr="7C68DDE7">
        <w:trPr>
          <w:trHeight w:val="300"/>
        </w:trPr>
        <w:tc>
          <w:tcPr>
            <w:tcW w:w="8642" w:type="dxa"/>
          </w:tcPr>
          <w:p w14:paraId="624BAA5E" w14:textId="46F79743" w:rsidR="008E181F" w:rsidRPr="00142CF7" w:rsidRDefault="008E181F" w:rsidP="005A14D8">
            <w:r w:rsidRPr="6FD2E594">
              <w:rPr>
                <w:lang w:val="uk-UA"/>
              </w:rPr>
              <w:t>For work</w:t>
            </w:r>
          </w:p>
        </w:tc>
        <w:tc>
          <w:tcPr>
            <w:tcW w:w="708" w:type="dxa"/>
          </w:tcPr>
          <w:p w14:paraId="0BD3D13C" w14:textId="245611A6" w:rsidR="008E181F" w:rsidRPr="00C108E3" w:rsidRDefault="00C108E3" w:rsidP="005A14D8">
            <w:pPr>
              <w:rPr>
                <w:lang w:val="uk-UA"/>
              </w:rPr>
            </w:pPr>
            <w:r w:rsidRPr="6FD2E594">
              <w:rPr>
                <w:lang w:val="uk-UA"/>
              </w:rPr>
              <w:t>14</w:t>
            </w:r>
          </w:p>
        </w:tc>
      </w:tr>
      <w:tr w:rsidR="2F68CD4B" w14:paraId="1D58F7A6" w14:textId="77777777" w:rsidTr="7C68DDE7">
        <w:trPr>
          <w:trHeight w:val="300"/>
        </w:trPr>
        <w:tc>
          <w:tcPr>
            <w:tcW w:w="8642" w:type="dxa"/>
            <w:shd w:val="clear" w:color="auto" w:fill="E2EFD9" w:themeFill="accent6" w:themeFillTint="33"/>
          </w:tcPr>
          <w:p w14:paraId="4A2311B8" w14:textId="40CFE72E" w:rsidR="5A9FC930" w:rsidRDefault="4A3A5087" w:rsidP="2F68CD4B">
            <w:pPr>
              <w:rPr>
                <w:lang w:val="uk-UA"/>
              </w:rPr>
            </w:pPr>
            <w:r w:rsidRPr="637DE64A">
              <w:rPr>
                <w:lang w:val="uk-UA"/>
              </w:rPr>
              <w:t xml:space="preserve">Due to fear of mobilization </w:t>
            </w:r>
            <w:r w:rsidR="6F517D4E" w:rsidRPr="637DE64A">
              <w:rPr>
                <w:lang w:val="uk-UA"/>
              </w:rPr>
              <w:t>(myself / my family)</w:t>
            </w:r>
          </w:p>
        </w:tc>
        <w:tc>
          <w:tcPr>
            <w:tcW w:w="708" w:type="dxa"/>
            <w:shd w:val="clear" w:color="auto" w:fill="E2EFD9" w:themeFill="accent6" w:themeFillTint="33"/>
          </w:tcPr>
          <w:p w14:paraId="66ECCC33" w14:textId="7E737FF7" w:rsidR="5A9FC930" w:rsidRDefault="5A9FC930" w:rsidP="2F68CD4B">
            <w:pPr>
              <w:rPr>
                <w:lang w:val="uk-UA"/>
              </w:rPr>
            </w:pPr>
            <w:r w:rsidRPr="2F68CD4B">
              <w:rPr>
                <w:lang w:val="uk-UA"/>
              </w:rPr>
              <w:t>15</w:t>
            </w:r>
          </w:p>
        </w:tc>
      </w:tr>
      <w:tr w:rsidR="2F68CD4B" w14:paraId="0B52BBAF" w14:textId="77777777" w:rsidTr="7C68DDE7">
        <w:trPr>
          <w:trHeight w:val="300"/>
        </w:trPr>
        <w:tc>
          <w:tcPr>
            <w:tcW w:w="8642" w:type="dxa"/>
            <w:shd w:val="clear" w:color="auto" w:fill="E2EFD9" w:themeFill="accent6" w:themeFillTint="33"/>
          </w:tcPr>
          <w:p w14:paraId="31C3558F" w14:textId="603DD6A5" w:rsidR="055DB089" w:rsidRDefault="055DB089" w:rsidP="2F68CD4B">
            <w:pPr>
              <w:rPr>
                <w:lang w:val="uk-UA"/>
              </w:rPr>
            </w:pPr>
            <w:r w:rsidRPr="2F68CD4B">
              <w:rPr>
                <w:lang w:val="uk-UA"/>
              </w:rPr>
              <w:t xml:space="preserve">Due to distrust of the Ukrainian government </w:t>
            </w:r>
            <w:r w:rsidR="000AC88F" w:rsidRPr="2F68CD4B">
              <w:rPr>
                <w:lang w:val="uk-UA"/>
              </w:rPr>
              <w:t>/ lack of faith in the country’s future</w:t>
            </w:r>
          </w:p>
        </w:tc>
        <w:tc>
          <w:tcPr>
            <w:tcW w:w="708" w:type="dxa"/>
            <w:shd w:val="clear" w:color="auto" w:fill="E2EFD9" w:themeFill="accent6" w:themeFillTint="33"/>
          </w:tcPr>
          <w:p w14:paraId="6B4215E5" w14:textId="402FCAF6" w:rsidR="000AC88F" w:rsidRDefault="000AC88F" w:rsidP="2F68CD4B">
            <w:pPr>
              <w:rPr>
                <w:lang w:val="uk-UA"/>
              </w:rPr>
            </w:pPr>
            <w:r w:rsidRPr="2F68CD4B">
              <w:rPr>
                <w:lang w:val="uk-UA"/>
              </w:rPr>
              <w:t>16</w:t>
            </w:r>
          </w:p>
        </w:tc>
      </w:tr>
      <w:tr w:rsidR="731C933C" w14:paraId="01A69CAD" w14:textId="77777777" w:rsidTr="7C68DDE7">
        <w:trPr>
          <w:trHeight w:val="300"/>
        </w:trPr>
        <w:tc>
          <w:tcPr>
            <w:tcW w:w="8642" w:type="dxa"/>
            <w:shd w:val="clear" w:color="auto" w:fill="E2EFD9" w:themeFill="accent6" w:themeFillTint="33"/>
          </w:tcPr>
          <w:p w14:paraId="7A3BD2FA" w14:textId="0DB70B50" w:rsidR="6AA372BE" w:rsidRDefault="78C5D95F" w:rsidP="731C933C">
            <w:pPr>
              <w:rPr>
                <w:lang w:val="uk-UA"/>
              </w:rPr>
            </w:pPr>
            <w:r w:rsidRPr="25B890FF">
              <w:rPr>
                <w:lang w:val="uk-UA"/>
              </w:rPr>
              <w:t xml:space="preserve">Poor family relationships, domestic </w:t>
            </w:r>
            <w:r w:rsidR="75ED3F2E" w:rsidRPr="25B890FF">
              <w:rPr>
                <w:lang w:val="uk-UA"/>
              </w:rPr>
              <w:t xml:space="preserve">violence, </w:t>
            </w:r>
            <w:r w:rsidRPr="25B890FF">
              <w:rPr>
                <w:lang w:val="uk-UA"/>
              </w:rPr>
              <w:t>etc.</w:t>
            </w:r>
          </w:p>
        </w:tc>
        <w:tc>
          <w:tcPr>
            <w:tcW w:w="708" w:type="dxa"/>
            <w:shd w:val="clear" w:color="auto" w:fill="E2EFD9" w:themeFill="accent6" w:themeFillTint="33"/>
          </w:tcPr>
          <w:p w14:paraId="3DBEAC26" w14:textId="5F6D3BAC" w:rsidR="6AA372BE" w:rsidRDefault="6AA372BE" w:rsidP="731C933C">
            <w:pPr>
              <w:rPr>
                <w:lang w:val="uk-UA"/>
              </w:rPr>
            </w:pPr>
            <w:r w:rsidRPr="731C933C">
              <w:rPr>
                <w:lang w:val="uk-UA"/>
              </w:rPr>
              <w:t>17</w:t>
            </w:r>
          </w:p>
        </w:tc>
      </w:tr>
      <w:tr w:rsidR="00CD770A" w:rsidRPr="00BE1D4A" w14:paraId="0840C9C1" w14:textId="77777777" w:rsidTr="7C68DDE7">
        <w:tc>
          <w:tcPr>
            <w:tcW w:w="8642" w:type="dxa"/>
          </w:tcPr>
          <w:p w14:paraId="56CD33B2" w14:textId="77777777" w:rsidR="00CD770A" w:rsidRPr="00BE1D4A" w:rsidRDefault="00CD770A" w:rsidP="005A14D8">
            <w:pPr>
              <w:rPr>
                <w:lang w:val="uk-UA"/>
              </w:rPr>
            </w:pPr>
            <w:r w:rsidRPr="00BE1D4A">
              <w:rPr>
                <w:lang w:val="uk-UA"/>
              </w:rPr>
              <w:t xml:space="preserve">Other </w:t>
            </w:r>
            <w:r w:rsidRPr="00BE1D4A">
              <w:rPr>
                <w:b/>
                <w:bCs/>
                <w:color w:val="00B0F0"/>
                <w:lang w:val="uk-UA"/>
              </w:rPr>
              <w:t xml:space="preserve">(NA) </w:t>
            </w:r>
          </w:p>
        </w:tc>
        <w:tc>
          <w:tcPr>
            <w:tcW w:w="708" w:type="dxa"/>
          </w:tcPr>
          <w:p w14:paraId="19450796" w14:textId="77777777" w:rsidR="00CD770A" w:rsidRPr="00BE1D4A" w:rsidRDefault="00CD770A" w:rsidP="005A14D8">
            <w:pPr>
              <w:rPr>
                <w:lang w:val="uk-UA"/>
              </w:rPr>
            </w:pPr>
            <w:r>
              <w:rPr>
                <w:lang w:val="uk-UA"/>
              </w:rPr>
              <w:t>97</w:t>
            </w:r>
          </w:p>
        </w:tc>
      </w:tr>
      <w:tr w:rsidR="00CD770A" w:rsidRPr="00BE1D4A" w14:paraId="0720C5DE" w14:textId="77777777" w:rsidTr="7C68DDE7">
        <w:tc>
          <w:tcPr>
            <w:tcW w:w="8642" w:type="dxa"/>
          </w:tcPr>
          <w:p w14:paraId="3888B6CC" w14:textId="77777777" w:rsidR="00CD770A" w:rsidRPr="00BE1D4A" w:rsidRDefault="00CD770A" w:rsidP="005A14D8">
            <w:pPr>
              <w:rPr>
                <w:lang w:val="uk-UA"/>
              </w:rPr>
            </w:pPr>
            <w:r w:rsidRPr="00BE1D4A">
              <w:rPr>
                <w:lang w:val="uk-UA"/>
              </w:rPr>
              <w:t xml:space="preserve">Refused to answer </w:t>
            </w:r>
          </w:p>
        </w:tc>
        <w:tc>
          <w:tcPr>
            <w:tcW w:w="708" w:type="dxa"/>
          </w:tcPr>
          <w:p w14:paraId="6FD98719" w14:textId="77777777" w:rsidR="00CD770A" w:rsidRPr="00BE1D4A" w:rsidRDefault="00CD770A" w:rsidP="005A14D8">
            <w:pPr>
              <w:rPr>
                <w:lang w:val="uk-UA"/>
              </w:rPr>
            </w:pPr>
            <w:r w:rsidRPr="00BE1D4A">
              <w:rPr>
                <w:lang w:val="uk-UA"/>
              </w:rPr>
              <w:t>99</w:t>
            </w:r>
          </w:p>
        </w:tc>
      </w:tr>
    </w:tbl>
    <w:p w14:paraId="0D15E559" w14:textId="77777777" w:rsidR="00CD770A" w:rsidRDefault="00CD770A" w:rsidP="00CD770A">
      <w:pPr>
        <w:rPr>
          <w:lang w:val="uk-UA"/>
        </w:rPr>
      </w:pPr>
    </w:p>
    <w:p w14:paraId="1C0C2E26" w14:textId="77777777" w:rsidR="00CD770A" w:rsidRPr="00BE1D4A" w:rsidRDefault="00CD770A" w:rsidP="00CD770A">
      <w:pPr>
        <w:rPr>
          <w:lang w:val="uk-UA"/>
        </w:rPr>
      </w:pPr>
    </w:p>
    <w:p w14:paraId="56A5AB34" w14:textId="144D91F0" w:rsidR="00CD770A" w:rsidRPr="00BE1D4A" w:rsidRDefault="00CD770A" w:rsidP="6FD2E594">
      <w:pPr>
        <w:widowControl w:val="0"/>
        <w:adjustRightInd w:val="0"/>
        <w:rPr>
          <w:color w:val="000000" w:themeColor="text1"/>
          <w:lang w:val="uk-UA"/>
        </w:rPr>
      </w:pPr>
      <w:r w:rsidRPr="6FD2E594">
        <w:rPr>
          <w:rFonts w:ascii="Arial" w:hAnsi="Arial" w:cs="Arial"/>
          <w:b/>
          <w:bCs/>
          <w:color w:val="000000" w:themeColor="text1"/>
          <w:lang w:val="uk-UA"/>
        </w:rPr>
        <w:t xml:space="preserve">B. INFORMATION ABOUT </w:t>
      </w:r>
      <w:r w:rsidR="007030AA" w:rsidRPr="6FD2E594">
        <w:rPr>
          <w:rFonts w:ascii="Arial" w:hAnsi="Arial" w:cs="Arial"/>
          <w:b/>
          <w:bCs/>
          <w:color w:val="000000" w:themeColor="text1"/>
          <w:lang w:val="uk-UA"/>
        </w:rPr>
        <w:t>THE FAMILY</w:t>
      </w:r>
    </w:p>
    <w:p w14:paraId="1C06F85F" w14:textId="77777777" w:rsidR="007030AA" w:rsidRDefault="007030AA" w:rsidP="00CD770A">
      <w:pPr>
        <w:rPr>
          <w:b/>
          <w:bCs/>
          <w:color w:val="00B0F0"/>
          <w:lang w:val="uk-UA"/>
        </w:rPr>
      </w:pPr>
    </w:p>
    <w:p w14:paraId="249E48B6" w14:textId="1226793A" w:rsidR="007030AA" w:rsidRPr="002A00A8" w:rsidRDefault="007030AA" w:rsidP="00CD770A">
      <w:pPr>
        <w:rPr>
          <w:b/>
          <w:bCs/>
          <w:lang w:val="uk-UA"/>
        </w:rPr>
      </w:pPr>
      <w:r w:rsidRPr="6B0239D8">
        <w:rPr>
          <w:b/>
          <w:bCs/>
          <w:lang w:val="uk-UA"/>
        </w:rPr>
        <w:t>What is your marital status?</w:t>
      </w:r>
    </w:p>
    <w:p w14:paraId="08CC427D" w14:textId="535B4781" w:rsidR="007030AA" w:rsidRPr="002A00A8" w:rsidRDefault="007030AA" w:rsidP="6B0239D8">
      <w:pPr>
        <w:rPr>
          <w:lang w:val="uk-UA"/>
        </w:rPr>
      </w:pPr>
      <w:r w:rsidRPr="6B0239D8">
        <w:rPr>
          <w:lang w:val="uk-UA"/>
        </w:rPr>
        <w:t xml:space="preserve">Married </w:t>
      </w:r>
      <w:r w:rsidR="001C7106" w:rsidRPr="6B0239D8">
        <w:rPr>
          <w:lang w:val="uk-UA"/>
        </w:rPr>
        <w:t>or in a civil partnership</w:t>
      </w:r>
    </w:p>
    <w:p w14:paraId="4E819D7F" w14:textId="77777777" w:rsidR="00C57415" w:rsidRPr="002A00A8" w:rsidRDefault="00C57415" w:rsidP="6B0239D8">
      <w:pPr>
        <w:rPr>
          <w:lang w:val="uk-UA"/>
        </w:rPr>
      </w:pPr>
      <w:r w:rsidRPr="6B0239D8">
        <w:rPr>
          <w:lang w:val="uk-UA"/>
        </w:rPr>
        <w:t xml:space="preserve">Single </w:t>
      </w:r>
      <w:r w:rsidR="00384DDD" w:rsidRPr="6B0239D8">
        <w:rPr>
          <w:lang w:val="uk-UA"/>
        </w:rPr>
        <w:t xml:space="preserve">but </w:t>
      </w:r>
      <w:r w:rsidRPr="6B0239D8">
        <w:rPr>
          <w:lang w:val="uk-UA"/>
        </w:rPr>
        <w:t>in a relationship</w:t>
      </w:r>
    </w:p>
    <w:p w14:paraId="06668E20" w14:textId="77777777" w:rsidR="00C57415" w:rsidRPr="002A00A8" w:rsidRDefault="00C57415" w:rsidP="6B0239D8">
      <w:pPr>
        <w:rPr>
          <w:lang w:val="uk-UA"/>
        </w:rPr>
      </w:pPr>
      <w:r w:rsidRPr="6B0239D8">
        <w:rPr>
          <w:lang w:val="uk-UA"/>
        </w:rPr>
        <w:t>Single and not in a relationship</w:t>
      </w:r>
    </w:p>
    <w:p w14:paraId="6179F974" w14:textId="6E851100" w:rsidR="00C57415" w:rsidRPr="00B57031" w:rsidRDefault="00C57415" w:rsidP="6B0239D8">
      <w:pPr>
        <w:rPr>
          <w:lang w:val="ru-RU"/>
        </w:rPr>
      </w:pPr>
      <w:r w:rsidRPr="6B0239D8">
        <w:rPr>
          <w:lang w:val="uk-UA"/>
        </w:rPr>
        <w:t xml:space="preserve">Divorced  </w:t>
      </w:r>
    </w:p>
    <w:p w14:paraId="51FF6658" w14:textId="77777777" w:rsidR="00C57415" w:rsidRPr="002A00A8" w:rsidRDefault="00C57415" w:rsidP="6B0239D8">
      <w:pPr>
        <w:rPr>
          <w:lang w:val="uk-UA"/>
        </w:rPr>
      </w:pPr>
      <w:r w:rsidRPr="6B0239D8">
        <w:rPr>
          <w:lang w:val="uk-UA"/>
        </w:rPr>
        <w:t>Widower/Widow</w:t>
      </w:r>
    </w:p>
    <w:p w14:paraId="7AD8FE00" w14:textId="77777777" w:rsidR="009B25AE" w:rsidRPr="002A00A8" w:rsidRDefault="00C57415" w:rsidP="6B0239D8">
      <w:pPr>
        <w:rPr>
          <w:lang w:val="uk-UA"/>
        </w:rPr>
      </w:pPr>
      <w:r w:rsidRPr="6B0239D8">
        <w:rPr>
          <w:lang w:val="uk-UA"/>
        </w:rPr>
        <w:t>Hard to say</w:t>
      </w:r>
    </w:p>
    <w:p w14:paraId="083FB8CB" w14:textId="77777777" w:rsidR="009B25AE" w:rsidRPr="002A00A8" w:rsidRDefault="009B25AE" w:rsidP="6B0239D8">
      <w:pPr>
        <w:rPr>
          <w:lang w:val="uk-UA"/>
        </w:rPr>
      </w:pPr>
    </w:p>
    <w:p w14:paraId="2CA5C71A" w14:textId="54A2E053" w:rsidR="00CD770A" w:rsidRPr="00BE1D4A" w:rsidRDefault="50D8B487" w:rsidP="00CD770A">
      <w:pPr>
        <w:rPr>
          <w:b/>
          <w:bCs/>
          <w:color w:val="00B0F0"/>
          <w:lang w:val="uk-UA"/>
        </w:rPr>
      </w:pPr>
      <w:r w:rsidRPr="25B890FF">
        <w:rPr>
          <w:b/>
          <w:bCs/>
          <w:color w:val="00B0F0"/>
          <w:lang w:val="uk-UA"/>
        </w:rPr>
        <w:t>Show block (</w:t>
      </w:r>
      <w:r w:rsidR="00CD278E">
        <w:rPr>
          <w:b/>
          <w:bCs/>
          <w:color w:val="00B0F0"/>
          <w:lang w:val="uk-UA"/>
        </w:rPr>
        <w:t>B1-B5</w:t>
      </w:r>
      <w:r w:rsidRPr="25B890FF">
        <w:rPr>
          <w:b/>
          <w:bCs/>
          <w:color w:val="00B0F0"/>
          <w:lang w:val="uk-UA"/>
        </w:rPr>
        <w:t>) if A2</w:t>
      </w:r>
      <w:r w:rsidR="444001E4" w:rsidRPr="25B890FF">
        <w:rPr>
          <w:b/>
          <w:bCs/>
          <w:color w:val="00B0F0"/>
          <w:lang w:val="uk-UA"/>
        </w:rPr>
        <w:t xml:space="preserve">.1 </w:t>
      </w:r>
      <w:r w:rsidR="61806960" w:rsidRPr="25B890FF">
        <w:rPr>
          <w:b/>
          <w:bCs/>
          <w:color w:val="00B0F0"/>
          <w:lang w:val="uk-UA"/>
        </w:rPr>
        <w:t>= 2</w:t>
      </w:r>
    </w:p>
    <w:tbl>
      <w:tblPr>
        <w:tblStyle w:val="TableGrid"/>
        <w:tblW w:w="9351" w:type="dxa"/>
        <w:tblLook w:val="04A0" w:firstRow="1" w:lastRow="0" w:firstColumn="1" w:lastColumn="0" w:noHBand="0" w:noVBand="1"/>
      </w:tblPr>
      <w:tblGrid>
        <w:gridCol w:w="8642"/>
        <w:gridCol w:w="709"/>
      </w:tblGrid>
      <w:tr w:rsidR="00CD770A" w:rsidRPr="00BE1D4A" w14:paraId="4C94F2B6" w14:textId="77777777" w:rsidTr="637DE64A">
        <w:tc>
          <w:tcPr>
            <w:tcW w:w="8642" w:type="dxa"/>
          </w:tcPr>
          <w:p w14:paraId="6ED408C9" w14:textId="77777777" w:rsidR="00CD770A" w:rsidRPr="00BE1D4A" w:rsidRDefault="00CD770A" w:rsidP="005A14D8">
            <w:pPr>
              <w:rPr>
                <w:b/>
                <w:bCs/>
                <w:lang w:val="uk-UA"/>
              </w:rPr>
            </w:pPr>
            <w:r w:rsidRPr="00BE1D4A">
              <w:rPr>
                <w:b/>
                <w:bCs/>
                <w:lang w:val="uk-UA"/>
              </w:rPr>
              <w:t xml:space="preserve">B1.  Please indicate how many children have left Ukraine </w:t>
            </w:r>
            <w:r>
              <w:rPr>
                <w:b/>
                <w:bCs/>
                <w:lang w:val="uk-UA"/>
              </w:rPr>
              <w:t xml:space="preserve">and live </w:t>
            </w:r>
            <w:r w:rsidRPr="00BE1D4A">
              <w:rPr>
                <w:b/>
                <w:bCs/>
                <w:lang w:val="uk-UA"/>
              </w:rPr>
              <w:t xml:space="preserve">with you? </w:t>
            </w:r>
          </w:p>
          <w:p w14:paraId="5761E6C7" w14:textId="06702696" w:rsidR="00CD770A" w:rsidRPr="00BE1D4A" w:rsidRDefault="00CD770A" w:rsidP="637DE64A">
            <w:pPr>
              <w:rPr>
                <w:i/>
                <w:iCs/>
                <w:lang w:val="uk-UA"/>
              </w:rPr>
            </w:pPr>
            <w:r w:rsidRPr="637DE64A">
              <w:rPr>
                <w:i/>
                <w:iCs/>
                <w:lang w:val="uk-UA"/>
              </w:rPr>
              <w:t>Note</w:t>
            </w:r>
            <w:r w:rsidRPr="00621126">
              <w:rPr>
                <w:i/>
                <w:iCs/>
                <w:lang w:val="uk-UA"/>
              </w:rPr>
              <w:t xml:space="preserve">: Please include </w:t>
            </w:r>
            <w:r w:rsidRPr="00621126">
              <w:rPr>
                <w:i/>
                <w:iCs/>
                <w:u w:val="single"/>
                <w:lang w:val="uk-UA"/>
              </w:rPr>
              <w:t xml:space="preserve">only </w:t>
            </w:r>
            <w:r w:rsidR="7C82DF20" w:rsidRPr="00621126">
              <w:rPr>
                <w:i/>
                <w:iCs/>
                <w:u w:val="single"/>
                <w:lang w:val="uk-UA"/>
              </w:rPr>
              <w:t xml:space="preserve">those children who are still </w:t>
            </w:r>
            <w:r w:rsidR="01A3574E" w:rsidRPr="00621126">
              <w:rPr>
                <w:i/>
                <w:iCs/>
                <w:u w:val="single"/>
                <w:lang w:val="uk-UA"/>
              </w:rPr>
              <w:t>minors</w:t>
            </w:r>
            <w:r w:rsidR="25B082A7" w:rsidRPr="00621126">
              <w:rPr>
                <w:i/>
                <w:iCs/>
                <w:u w:val="single"/>
                <w:lang w:val="uk-UA"/>
              </w:rPr>
              <w:t xml:space="preserve">. Please </w:t>
            </w:r>
            <w:r w:rsidR="25B082A7" w:rsidRPr="637DE64A">
              <w:rPr>
                <w:i/>
                <w:iCs/>
                <w:u w:val="single"/>
                <w:lang w:val="uk-UA"/>
              </w:rPr>
              <w:t xml:space="preserve">include only </w:t>
            </w:r>
            <w:r w:rsidRPr="637DE64A">
              <w:rPr>
                <w:i/>
                <w:iCs/>
                <w:u w:val="single"/>
                <w:lang w:val="uk-UA"/>
              </w:rPr>
              <w:t xml:space="preserve">your </w:t>
            </w:r>
            <w:r w:rsidR="25B082A7" w:rsidRPr="637DE64A">
              <w:rPr>
                <w:i/>
                <w:iCs/>
                <w:u w:val="single"/>
                <w:lang w:val="uk-UA"/>
              </w:rPr>
              <w:t xml:space="preserve">biological </w:t>
            </w:r>
            <w:r w:rsidRPr="637DE64A">
              <w:rPr>
                <w:i/>
                <w:iCs/>
                <w:u w:val="single"/>
                <w:lang w:val="uk-UA"/>
              </w:rPr>
              <w:t xml:space="preserve">children </w:t>
            </w:r>
            <w:r w:rsidR="25B082A7" w:rsidRPr="637DE64A">
              <w:rPr>
                <w:i/>
                <w:iCs/>
                <w:u w:val="single"/>
                <w:lang w:val="uk-UA"/>
              </w:rPr>
              <w:t>or children under your care</w:t>
            </w:r>
            <w:r w:rsidRPr="637DE64A">
              <w:rPr>
                <w:i/>
                <w:iCs/>
                <w:lang w:val="uk-UA"/>
              </w:rPr>
              <w:t xml:space="preserve">. Do not include the children of your </w:t>
            </w:r>
            <w:r w:rsidRPr="637DE64A">
              <w:rPr>
                <w:i/>
                <w:iCs/>
                <w:lang w:val="uk-UA"/>
              </w:rPr>
              <w:lastRenderedPageBreak/>
              <w:t>relatives/friends/acquaintances who left with you and their parents/guardians</w:t>
            </w:r>
            <w:r w:rsidR="6522B859" w:rsidRPr="637DE64A">
              <w:rPr>
                <w:i/>
                <w:iCs/>
                <w:lang w:val="uk-UA"/>
              </w:rPr>
              <w:t xml:space="preserve">. Also, do not include your grandchildren if they left with at least one of their parents </w:t>
            </w:r>
          </w:p>
        </w:tc>
        <w:tc>
          <w:tcPr>
            <w:tcW w:w="709" w:type="dxa"/>
          </w:tcPr>
          <w:p w14:paraId="61DF3F86" w14:textId="77777777" w:rsidR="00CD770A" w:rsidRPr="00BE1D4A" w:rsidRDefault="00CD770A" w:rsidP="005A14D8">
            <w:pPr>
              <w:rPr>
                <w:lang w:val="uk-UA"/>
              </w:rPr>
            </w:pPr>
            <w:r w:rsidRPr="00BE1D4A">
              <w:rPr>
                <w:b/>
                <w:bCs/>
                <w:color w:val="00B0F0"/>
                <w:lang w:val="uk-UA"/>
              </w:rPr>
              <w:lastRenderedPageBreak/>
              <w:t>OV</w:t>
            </w:r>
          </w:p>
        </w:tc>
      </w:tr>
      <w:tr w:rsidR="00CD770A" w:rsidRPr="00BE1D4A" w14:paraId="3A730506" w14:textId="77777777" w:rsidTr="637DE64A">
        <w:tc>
          <w:tcPr>
            <w:tcW w:w="8642" w:type="dxa"/>
          </w:tcPr>
          <w:p w14:paraId="093013B3" w14:textId="77777777" w:rsidR="00CD770A" w:rsidRPr="00BE1D4A" w:rsidRDefault="00CD770A" w:rsidP="005A14D8">
            <w:pPr>
              <w:rPr>
                <w:lang w:val="uk-UA"/>
              </w:rPr>
            </w:pPr>
            <w:r w:rsidRPr="00BE1D4A">
              <w:rPr>
                <w:lang w:val="uk-UA"/>
              </w:rPr>
              <w:t xml:space="preserve">1 child   </w:t>
            </w:r>
          </w:p>
        </w:tc>
        <w:tc>
          <w:tcPr>
            <w:tcW w:w="709" w:type="dxa"/>
          </w:tcPr>
          <w:p w14:paraId="14707CDE" w14:textId="77777777" w:rsidR="00CD770A" w:rsidRPr="00BE1D4A" w:rsidRDefault="00CD770A" w:rsidP="005A14D8">
            <w:pPr>
              <w:rPr>
                <w:lang w:val="uk-UA"/>
              </w:rPr>
            </w:pPr>
            <w:r w:rsidRPr="00BE1D4A">
              <w:rPr>
                <w:lang w:val="uk-UA"/>
              </w:rPr>
              <w:t>1</w:t>
            </w:r>
          </w:p>
        </w:tc>
      </w:tr>
      <w:tr w:rsidR="00CD770A" w:rsidRPr="00BE1D4A" w14:paraId="639912A8" w14:textId="77777777" w:rsidTr="637DE64A">
        <w:tc>
          <w:tcPr>
            <w:tcW w:w="8642" w:type="dxa"/>
          </w:tcPr>
          <w:p w14:paraId="69948FBE" w14:textId="77777777" w:rsidR="00CD770A" w:rsidRPr="00BE1D4A" w:rsidRDefault="00CD770A" w:rsidP="005A14D8">
            <w:pPr>
              <w:rPr>
                <w:lang w:val="uk-UA"/>
              </w:rPr>
            </w:pPr>
            <w:r w:rsidRPr="00BE1D4A">
              <w:rPr>
                <w:lang w:val="uk-UA"/>
              </w:rPr>
              <w:t xml:space="preserve">2 children </w:t>
            </w:r>
          </w:p>
        </w:tc>
        <w:tc>
          <w:tcPr>
            <w:tcW w:w="709" w:type="dxa"/>
          </w:tcPr>
          <w:p w14:paraId="035B60B1" w14:textId="77777777" w:rsidR="00CD770A" w:rsidRPr="00BE1D4A" w:rsidRDefault="00CD770A" w:rsidP="005A14D8">
            <w:pPr>
              <w:rPr>
                <w:lang w:val="uk-UA"/>
              </w:rPr>
            </w:pPr>
            <w:r w:rsidRPr="00BE1D4A">
              <w:rPr>
                <w:lang w:val="uk-UA"/>
              </w:rPr>
              <w:t>2</w:t>
            </w:r>
          </w:p>
        </w:tc>
      </w:tr>
      <w:tr w:rsidR="00CD770A" w:rsidRPr="00BE1D4A" w14:paraId="3E01713A" w14:textId="77777777" w:rsidTr="637DE64A">
        <w:tc>
          <w:tcPr>
            <w:tcW w:w="8642" w:type="dxa"/>
          </w:tcPr>
          <w:p w14:paraId="026DA541" w14:textId="77777777" w:rsidR="00CD770A" w:rsidRPr="00BE1D4A" w:rsidRDefault="00CD770A" w:rsidP="005A14D8">
            <w:pPr>
              <w:rPr>
                <w:lang w:val="uk-UA"/>
              </w:rPr>
            </w:pPr>
            <w:r w:rsidRPr="00BE1D4A">
              <w:rPr>
                <w:lang w:val="uk-UA"/>
              </w:rPr>
              <w:t xml:space="preserve">3 children </w:t>
            </w:r>
          </w:p>
        </w:tc>
        <w:tc>
          <w:tcPr>
            <w:tcW w:w="709" w:type="dxa"/>
          </w:tcPr>
          <w:p w14:paraId="43696982" w14:textId="77777777" w:rsidR="00CD770A" w:rsidRPr="00BE1D4A" w:rsidRDefault="00CD770A" w:rsidP="005A14D8">
            <w:pPr>
              <w:rPr>
                <w:lang w:val="uk-UA"/>
              </w:rPr>
            </w:pPr>
            <w:r w:rsidRPr="00BE1D4A">
              <w:rPr>
                <w:lang w:val="uk-UA"/>
              </w:rPr>
              <w:t>3</w:t>
            </w:r>
          </w:p>
        </w:tc>
      </w:tr>
      <w:tr w:rsidR="00CD770A" w:rsidRPr="00BE1D4A" w14:paraId="54D8EA70" w14:textId="77777777" w:rsidTr="637DE64A">
        <w:tc>
          <w:tcPr>
            <w:tcW w:w="8642" w:type="dxa"/>
          </w:tcPr>
          <w:p w14:paraId="5861961C" w14:textId="77777777" w:rsidR="00CD770A" w:rsidRPr="00BE1D4A" w:rsidRDefault="00CD770A" w:rsidP="005A14D8">
            <w:pPr>
              <w:rPr>
                <w:lang w:val="uk-UA"/>
              </w:rPr>
            </w:pPr>
            <w:r w:rsidRPr="00BE1D4A">
              <w:rPr>
                <w:lang w:val="uk-UA"/>
              </w:rPr>
              <w:t xml:space="preserve">4 children </w:t>
            </w:r>
          </w:p>
        </w:tc>
        <w:tc>
          <w:tcPr>
            <w:tcW w:w="709" w:type="dxa"/>
          </w:tcPr>
          <w:p w14:paraId="32C89A6C" w14:textId="77777777" w:rsidR="00CD770A" w:rsidRPr="00BE1D4A" w:rsidRDefault="00CD770A" w:rsidP="005A14D8">
            <w:pPr>
              <w:rPr>
                <w:lang w:val="uk-UA"/>
              </w:rPr>
            </w:pPr>
            <w:r w:rsidRPr="00BE1D4A">
              <w:rPr>
                <w:lang w:val="uk-UA"/>
              </w:rPr>
              <w:t>4</w:t>
            </w:r>
          </w:p>
        </w:tc>
      </w:tr>
      <w:tr w:rsidR="00CD770A" w:rsidRPr="00BE1D4A" w14:paraId="7B0C6DF4" w14:textId="77777777" w:rsidTr="637DE64A">
        <w:tc>
          <w:tcPr>
            <w:tcW w:w="8642" w:type="dxa"/>
          </w:tcPr>
          <w:p w14:paraId="20A6B649" w14:textId="77777777" w:rsidR="00CD770A" w:rsidRPr="00BE1D4A" w:rsidRDefault="00CD770A" w:rsidP="005A14D8">
            <w:pPr>
              <w:rPr>
                <w:lang w:val="uk-UA"/>
              </w:rPr>
            </w:pPr>
            <w:r w:rsidRPr="00BE1D4A">
              <w:rPr>
                <w:lang w:val="uk-UA"/>
              </w:rPr>
              <w:t xml:space="preserve">5 children </w:t>
            </w:r>
          </w:p>
        </w:tc>
        <w:tc>
          <w:tcPr>
            <w:tcW w:w="709" w:type="dxa"/>
          </w:tcPr>
          <w:p w14:paraId="36ABE211" w14:textId="77777777" w:rsidR="00CD770A" w:rsidRPr="00BE1D4A" w:rsidRDefault="00CD770A" w:rsidP="005A14D8">
            <w:pPr>
              <w:rPr>
                <w:lang w:val="uk-UA"/>
              </w:rPr>
            </w:pPr>
            <w:r w:rsidRPr="00BE1D4A">
              <w:rPr>
                <w:lang w:val="uk-UA"/>
              </w:rPr>
              <w:t>5</w:t>
            </w:r>
          </w:p>
        </w:tc>
      </w:tr>
      <w:tr w:rsidR="00CD770A" w:rsidRPr="00BE1D4A" w14:paraId="19E63AAF" w14:textId="77777777" w:rsidTr="637DE64A">
        <w:tc>
          <w:tcPr>
            <w:tcW w:w="8642" w:type="dxa"/>
          </w:tcPr>
          <w:p w14:paraId="26E32A4B" w14:textId="77777777" w:rsidR="00CD770A" w:rsidRPr="00BE1D4A" w:rsidRDefault="00CD770A" w:rsidP="005A14D8">
            <w:pPr>
              <w:rPr>
                <w:lang w:val="uk-UA"/>
              </w:rPr>
            </w:pPr>
            <w:r w:rsidRPr="00BE1D4A">
              <w:rPr>
                <w:lang w:val="uk-UA"/>
              </w:rPr>
              <w:t xml:space="preserve">6 children </w:t>
            </w:r>
          </w:p>
        </w:tc>
        <w:tc>
          <w:tcPr>
            <w:tcW w:w="709" w:type="dxa"/>
          </w:tcPr>
          <w:p w14:paraId="73DA5470" w14:textId="77777777" w:rsidR="00CD770A" w:rsidRPr="00BE1D4A" w:rsidRDefault="00CD770A" w:rsidP="005A14D8">
            <w:pPr>
              <w:rPr>
                <w:lang w:val="uk-UA"/>
              </w:rPr>
            </w:pPr>
            <w:r w:rsidRPr="00BE1D4A">
              <w:rPr>
                <w:lang w:val="uk-UA"/>
              </w:rPr>
              <w:t>6</w:t>
            </w:r>
          </w:p>
        </w:tc>
      </w:tr>
      <w:tr w:rsidR="00CD770A" w:rsidRPr="00BE1D4A" w14:paraId="323ABAC8" w14:textId="77777777" w:rsidTr="637DE64A">
        <w:tc>
          <w:tcPr>
            <w:tcW w:w="8642" w:type="dxa"/>
          </w:tcPr>
          <w:p w14:paraId="306617ED" w14:textId="77777777" w:rsidR="00CD770A" w:rsidRPr="00BE1D4A" w:rsidRDefault="00CD770A" w:rsidP="005A14D8">
            <w:pPr>
              <w:rPr>
                <w:lang w:val="uk-UA"/>
              </w:rPr>
            </w:pPr>
            <w:r w:rsidRPr="00BE1D4A">
              <w:rPr>
                <w:lang w:val="uk-UA"/>
              </w:rPr>
              <w:t xml:space="preserve">7 children </w:t>
            </w:r>
          </w:p>
        </w:tc>
        <w:tc>
          <w:tcPr>
            <w:tcW w:w="709" w:type="dxa"/>
          </w:tcPr>
          <w:p w14:paraId="57B0BC75" w14:textId="77777777" w:rsidR="00CD770A" w:rsidRPr="00BE1D4A" w:rsidRDefault="00CD770A" w:rsidP="005A14D8">
            <w:pPr>
              <w:rPr>
                <w:lang w:val="uk-UA"/>
              </w:rPr>
            </w:pPr>
            <w:r w:rsidRPr="00BE1D4A">
              <w:rPr>
                <w:lang w:val="uk-UA"/>
              </w:rPr>
              <w:t>7</w:t>
            </w:r>
          </w:p>
        </w:tc>
      </w:tr>
      <w:tr w:rsidR="00CD770A" w:rsidRPr="00BE1D4A" w14:paraId="1F8B64FB" w14:textId="77777777" w:rsidTr="637DE64A">
        <w:tc>
          <w:tcPr>
            <w:tcW w:w="8642" w:type="dxa"/>
          </w:tcPr>
          <w:p w14:paraId="121C622D" w14:textId="77777777" w:rsidR="00CD770A" w:rsidRPr="00BE1D4A" w:rsidRDefault="00CD770A" w:rsidP="005A14D8">
            <w:pPr>
              <w:rPr>
                <w:lang w:val="uk-UA"/>
              </w:rPr>
            </w:pPr>
            <w:r w:rsidRPr="00BE1D4A">
              <w:rPr>
                <w:lang w:val="uk-UA"/>
              </w:rPr>
              <w:t xml:space="preserve">8 children </w:t>
            </w:r>
          </w:p>
        </w:tc>
        <w:tc>
          <w:tcPr>
            <w:tcW w:w="709" w:type="dxa"/>
          </w:tcPr>
          <w:p w14:paraId="65EF11D1" w14:textId="77777777" w:rsidR="00CD770A" w:rsidRPr="00BE1D4A" w:rsidRDefault="00CD770A" w:rsidP="005A14D8">
            <w:pPr>
              <w:rPr>
                <w:lang w:val="uk-UA"/>
              </w:rPr>
            </w:pPr>
            <w:r w:rsidRPr="00BE1D4A">
              <w:rPr>
                <w:lang w:val="uk-UA"/>
              </w:rPr>
              <w:t>8</w:t>
            </w:r>
          </w:p>
        </w:tc>
      </w:tr>
      <w:tr w:rsidR="00CD770A" w:rsidRPr="00BE1D4A" w14:paraId="4462287B" w14:textId="77777777" w:rsidTr="637DE64A">
        <w:tc>
          <w:tcPr>
            <w:tcW w:w="8642" w:type="dxa"/>
          </w:tcPr>
          <w:p w14:paraId="41ADB3CC" w14:textId="77777777" w:rsidR="00CD770A" w:rsidRPr="00BE1D4A" w:rsidRDefault="00CD770A" w:rsidP="005A14D8">
            <w:pPr>
              <w:rPr>
                <w:lang w:val="uk-UA"/>
              </w:rPr>
            </w:pPr>
            <w:r w:rsidRPr="00BE1D4A">
              <w:rPr>
                <w:lang w:val="uk-UA"/>
              </w:rPr>
              <w:t xml:space="preserve">9 children </w:t>
            </w:r>
          </w:p>
        </w:tc>
        <w:tc>
          <w:tcPr>
            <w:tcW w:w="709" w:type="dxa"/>
          </w:tcPr>
          <w:p w14:paraId="3FD75EF1" w14:textId="77777777" w:rsidR="00CD770A" w:rsidRPr="00BE1D4A" w:rsidRDefault="00CD770A" w:rsidP="005A14D8">
            <w:pPr>
              <w:rPr>
                <w:lang w:val="uk-UA"/>
              </w:rPr>
            </w:pPr>
            <w:r w:rsidRPr="00BE1D4A">
              <w:rPr>
                <w:lang w:val="uk-UA"/>
              </w:rPr>
              <w:t>9</w:t>
            </w:r>
          </w:p>
        </w:tc>
      </w:tr>
      <w:tr w:rsidR="00CD770A" w:rsidRPr="00BE1D4A" w14:paraId="24984C91" w14:textId="77777777" w:rsidTr="637DE64A">
        <w:tc>
          <w:tcPr>
            <w:tcW w:w="8642" w:type="dxa"/>
          </w:tcPr>
          <w:p w14:paraId="04B7C3DD" w14:textId="77777777" w:rsidR="00CD770A" w:rsidRPr="00BE1D4A" w:rsidRDefault="00CD770A" w:rsidP="005A14D8">
            <w:pPr>
              <w:rPr>
                <w:lang w:val="uk-UA"/>
              </w:rPr>
            </w:pPr>
            <w:r w:rsidRPr="00BE1D4A">
              <w:rPr>
                <w:lang w:val="uk-UA"/>
              </w:rPr>
              <w:t xml:space="preserve">10 children </w:t>
            </w:r>
          </w:p>
        </w:tc>
        <w:tc>
          <w:tcPr>
            <w:tcW w:w="709" w:type="dxa"/>
          </w:tcPr>
          <w:p w14:paraId="18E1AC36" w14:textId="77777777" w:rsidR="00CD770A" w:rsidRPr="00BE1D4A" w:rsidRDefault="00CD770A" w:rsidP="005A14D8">
            <w:pPr>
              <w:rPr>
                <w:lang w:val="uk-UA"/>
              </w:rPr>
            </w:pPr>
            <w:r w:rsidRPr="00BE1D4A">
              <w:rPr>
                <w:lang w:val="uk-UA"/>
              </w:rPr>
              <w:t>10</w:t>
            </w:r>
          </w:p>
        </w:tc>
      </w:tr>
      <w:tr w:rsidR="00CD770A" w:rsidRPr="00BE1D4A" w14:paraId="2E3C3DE0" w14:textId="77777777" w:rsidTr="637DE64A">
        <w:tc>
          <w:tcPr>
            <w:tcW w:w="8642" w:type="dxa"/>
          </w:tcPr>
          <w:p w14:paraId="01BE0BF4" w14:textId="77777777" w:rsidR="00CD770A" w:rsidRPr="00BE1D4A" w:rsidRDefault="00CD770A" w:rsidP="005A14D8">
            <w:pPr>
              <w:rPr>
                <w:lang w:val="uk-UA"/>
              </w:rPr>
            </w:pPr>
            <w:r w:rsidRPr="00BE1D4A">
              <w:rPr>
                <w:lang w:val="uk-UA"/>
              </w:rPr>
              <w:t xml:space="preserve">More than 10 children </w:t>
            </w:r>
            <w:r w:rsidRPr="00BE1D4A">
              <w:rPr>
                <w:i/>
                <w:iCs/>
                <w:lang w:val="uk-UA"/>
              </w:rPr>
              <w:t xml:space="preserve">(Please specify the number) </w:t>
            </w:r>
            <w:r w:rsidRPr="00BE1D4A">
              <w:rPr>
                <w:b/>
                <w:bCs/>
                <w:color w:val="00B0F0"/>
                <w:lang w:val="uk-UA"/>
              </w:rPr>
              <w:t>(BB)</w:t>
            </w:r>
          </w:p>
        </w:tc>
        <w:tc>
          <w:tcPr>
            <w:tcW w:w="709" w:type="dxa"/>
          </w:tcPr>
          <w:p w14:paraId="72DD48BC" w14:textId="77777777" w:rsidR="00CD770A" w:rsidRPr="00BE1D4A" w:rsidRDefault="00CD770A" w:rsidP="005A14D8">
            <w:pPr>
              <w:rPr>
                <w:lang w:val="uk-UA"/>
              </w:rPr>
            </w:pPr>
            <w:r w:rsidRPr="00BE1D4A">
              <w:rPr>
                <w:lang w:val="uk-UA"/>
              </w:rPr>
              <w:t>11</w:t>
            </w:r>
          </w:p>
        </w:tc>
      </w:tr>
    </w:tbl>
    <w:p w14:paraId="581E823B" w14:textId="77777777" w:rsidR="00CD770A" w:rsidRPr="00BE1D4A" w:rsidRDefault="00CD770A" w:rsidP="00CD770A">
      <w:pPr>
        <w:rPr>
          <w:b/>
          <w:bCs/>
          <w:color w:val="00B0F0"/>
          <w:lang w:val="uk-UA"/>
        </w:rPr>
      </w:pPr>
    </w:p>
    <w:p w14:paraId="2576F2B1" w14:textId="7EDBD060" w:rsidR="00CD770A" w:rsidRPr="00BE1D4A" w:rsidRDefault="00CD770A" w:rsidP="00CD770A">
      <w:pPr>
        <w:rPr>
          <w:b/>
          <w:bCs/>
          <w:color w:val="00B0F0"/>
          <w:lang w:val="uk-UA"/>
        </w:rPr>
      </w:pPr>
      <w:r w:rsidRPr="6FD2E594">
        <w:rPr>
          <w:b/>
          <w:bCs/>
          <w:color w:val="00B0F0"/>
          <w:lang w:val="uk-UA"/>
        </w:rPr>
        <w:t>Block (</w:t>
      </w:r>
      <w:r w:rsidR="7BFB3F93" w:rsidRPr="6FD2E594">
        <w:rPr>
          <w:b/>
          <w:bCs/>
          <w:color w:val="00B0F0"/>
          <w:lang w:val="uk-UA"/>
        </w:rPr>
        <w:t>B2-B3</w:t>
      </w:r>
      <w:r w:rsidRPr="6FD2E594">
        <w:rPr>
          <w:b/>
          <w:bCs/>
          <w:color w:val="00B0F0"/>
          <w:lang w:val="uk-UA"/>
        </w:rPr>
        <w:t xml:space="preserve">) is asked as many times as there are children in B1. Questions B2 and B3 are asked separately for each child. For example, this block is first asked for child 1, then for child 2, child 3, and so on. </w:t>
      </w:r>
    </w:p>
    <w:p w14:paraId="5F49414C" w14:textId="77777777" w:rsidR="00CD770A" w:rsidRPr="00BE1D4A" w:rsidRDefault="00CD770A" w:rsidP="00CD770A">
      <w:pPr>
        <w:rPr>
          <w:b/>
          <w:bCs/>
          <w:color w:val="00B0F0"/>
          <w:lang w:val="uk-UA"/>
        </w:rPr>
      </w:pPr>
    </w:p>
    <w:tbl>
      <w:tblPr>
        <w:tblStyle w:val="TableGrid"/>
        <w:tblW w:w="9351" w:type="dxa"/>
        <w:tblLook w:val="04A0" w:firstRow="1" w:lastRow="0" w:firstColumn="1" w:lastColumn="0" w:noHBand="0" w:noVBand="1"/>
      </w:tblPr>
      <w:tblGrid>
        <w:gridCol w:w="701"/>
        <w:gridCol w:w="5750"/>
        <w:gridCol w:w="2900"/>
      </w:tblGrid>
      <w:tr w:rsidR="00CD770A" w:rsidRPr="00BE1D4A" w14:paraId="1002F11E" w14:textId="77777777" w:rsidTr="637DE64A">
        <w:trPr>
          <w:trHeight w:val="300"/>
        </w:trPr>
        <w:tc>
          <w:tcPr>
            <w:tcW w:w="701" w:type="dxa"/>
          </w:tcPr>
          <w:p w14:paraId="185AE803" w14:textId="77777777" w:rsidR="00CD770A" w:rsidRPr="00BE1D4A" w:rsidRDefault="00CD770A" w:rsidP="005A14D8">
            <w:pPr>
              <w:rPr>
                <w:b/>
                <w:bCs/>
                <w:color w:val="00B0F0"/>
                <w:lang w:val="uk-UA"/>
              </w:rPr>
            </w:pPr>
            <w:r w:rsidRPr="00BE1D4A">
              <w:rPr>
                <w:b/>
                <w:bCs/>
                <w:color w:val="00B0F0"/>
                <w:lang w:val="uk-UA"/>
              </w:rPr>
              <w:t>OV</w:t>
            </w:r>
          </w:p>
        </w:tc>
        <w:tc>
          <w:tcPr>
            <w:tcW w:w="5750" w:type="dxa"/>
          </w:tcPr>
          <w:p w14:paraId="7283880A" w14:textId="77777777" w:rsidR="00CD770A" w:rsidRPr="00BE1D4A" w:rsidRDefault="00CD770A" w:rsidP="005A14D8">
            <w:pPr>
              <w:rPr>
                <w:b/>
                <w:bCs/>
                <w:lang w:val="uk-UA"/>
              </w:rPr>
            </w:pPr>
            <w:r w:rsidRPr="00BE1D4A">
              <w:rPr>
                <w:b/>
                <w:bCs/>
                <w:lang w:val="uk-UA"/>
              </w:rPr>
              <w:t>B2.  Please specify the ages of the children traveling with you</w:t>
            </w:r>
          </w:p>
          <w:p w14:paraId="3B06D661" w14:textId="7A1486FE" w:rsidR="00CD770A" w:rsidRPr="00BE1D4A" w:rsidRDefault="6A81FD93" w:rsidP="005A14D8">
            <w:pPr>
              <w:rPr>
                <w:b/>
                <w:bCs/>
                <w:lang w:val="uk-UA"/>
              </w:rPr>
            </w:pPr>
            <w:r w:rsidRPr="637DE64A">
              <w:rPr>
                <w:i/>
                <w:iCs/>
                <w:lang w:val="uk-UA"/>
              </w:rPr>
              <w:t xml:space="preserve">Note: Please </w:t>
            </w:r>
            <w:r w:rsidRPr="00DA5146">
              <w:rPr>
                <w:i/>
                <w:iCs/>
                <w:lang w:val="uk-UA"/>
              </w:rPr>
              <w:t xml:space="preserve">include </w:t>
            </w:r>
            <w:r w:rsidRPr="00DA5146">
              <w:rPr>
                <w:i/>
                <w:iCs/>
                <w:u w:val="single"/>
                <w:lang w:val="uk-UA"/>
              </w:rPr>
              <w:t xml:space="preserve">only minor children. Please include </w:t>
            </w:r>
            <w:r w:rsidRPr="637DE64A">
              <w:rPr>
                <w:i/>
                <w:iCs/>
                <w:u w:val="single"/>
                <w:lang w:val="uk-UA"/>
              </w:rPr>
              <w:t>only your biological children or children in your care</w:t>
            </w:r>
            <w:r w:rsidRPr="637DE64A">
              <w:rPr>
                <w:i/>
                <w:iCs/>
                <w:lang w:val="uk-UA"/>
              </w:rPr>
              <w:t>. Do not include the children of your relatives/friends/acquaintances who traveled with you and their parents/guardians. Also, do not include your grandchildren if they traveled with at least one of their parents</w:t>
            </w:r>
          </w:p>
        </w:tc>
        <w:tc>
          <w:tcPr>
            <w:tcW w:w="2900" w:type="dxa"/>
          </w:tcPr>
          <w:p w14:paraId="105B0CB3" w14:textId="77777777" w:rsidR="00CD770A" w:rsidRPr="00BE1D4A" w:rsidRDefault="00CD770A" w:rsidP="005A14D8">
            <w:pPr>
              <w:rPr>
                <w:lang w:val="uk-UA"/>
              </w:rPr>
            </w:pPr>
            <w:r w:rsidRPr="00BE1D4A">
              <w:rPr>
                <w:lang w:val="uk-UA"/>
              </w:rPr>
              <w:t xml:space="preserve">Child’s age </w:t>
            </w:r>
          </w:p>
        </w:tc>
      </w:tr>
      <w:tr w:rsidR="00CD770A" w:rsidRPr="00BE1D4A" w14:paraId="10F52DF9" w14:textId="77777777" w:rsidTr="637DE64A">
        <w:trPr>
          <w:trHeight w:val="300"/>
        </w:trPr>
        <w:tc>
          <w:tcPr>
            <w:tcW w:w="701" w:type="dxa"/>
          </w:tcPr>
          <w:p w14:paraId="5BE8C751" w14:textId="77777777" w:rsidR="00CD770A" w:rsidRPr="00BE1D4A" w:rsidRDefault="00CD770A" w:rsidP="005A14D8">
            <w:pPr>
              <w:rPr>
                <w:lang w:val="uk-UA"/>
              </w:rPr>
            </w:pPr>
            <w:r w:rsidRPr="00BE1D4A">
              <w:rPr>
                <w:lang w:val="uk-UA"/>
              </w:rPr>
              <w:t>1</w:t>
            </w:r>
          </w:p>
        </w:tc>
        <w:tc>
          <w:tcPr>
            <w:tcW w:w="5750" w:type="dxa"/>
          </w:tcPr>
          <w:p w14:paraId="0C3349D7" w14:textId="77777777" w:rsidR="00CD770A" w:rsidRPr="00BE1D4A" w:rsidRDefault="00CD770A" w:rsidP="005A14D8">
            <w:pPr>
              <w:rPr>
                <w:lang w:val="uk-UA"/>
              </w:rPr>
            </w:pPr>
            <w:r w:rsidRPr="00BE1D4A">
              <w:rPr>
                <w:lang w:val="uk-UA"/>
              </w:rPr>
              <w:t>Child 1</w:t>
            </w:r>
          </w:p>
        </w:tc>
        <w:tc>
          <w:tcPr>
            <w:tcW w:w="2900" w:type="dxa"/>
          </w:tcPr>
          <w:p w14:paraId="26A487A9" w14:textId="77777777" w:rsidR="00CD770A" w:rsidRPr="00BE1D4A" w:rsidRDefault="00CD770A" w:rsidP="005A14D8">
            <w:pPr>
              <w:rPr>
                <w:color w:val="00B0F0"/>
                <w:lang w:val="uk-UA"/>
              </w:rPr>
            </w:pPr>
            <w:r w:rsidRPr="00BE1D4A">
              <w:rPr>
                <w:color w:val="00B0F0"/>
                <w:lang w:val="uk-UA"/>
              </w:rPr>
              <w:t xml:space="preserve">Number of </w:t>
            </w:r>
          </w:p>
        </w:tc>
      </w:tr>
      <w:tr w:rsidR="00CD770A" w:rsidRPr="00BE1D4A" w14:paraId="5B941A21" w14:textId="77777777" w:rsidTr="637DE64A">
        <w:trPr>
          <w:trHeight w:val="300"/>
        </w:trPr>
        <w:tc>
          <w:tcPr>
            <w:tcW w:w="701" w:type="dxa"/>
          </w:tcPr>
          <w:p w14:paraId="28F15930" w14:textId="77777777" w:rsidR="00CD770A" w:rsidRPr="00BE1D4A" w:rsidRDefault="00CD770A" w:rsidP="005A14D8">
            <w:pPr>
              <w:rPr>
                <w:lang w:val="uk-UA"/>
              </w:rPr>
            </w:pPr>
            <w:r w:rsidRPr="00BE1D4A">
              <w:rPr>
                <w:lang w:val="uk-UA"/>
              </w:rPr>
              <w:t>2</w:t>
            </w:r>
          </w:p>
        </w:tc>
        <w:tc>
          <w:tcPr>
            <w:tcW w:w="5750" w:type="dxa"/>
          </w:tcPr>
          <w:p w14:paraId="4DF754F6" w14:textId="77777777" w:rsidR="00CD770A" w:rsidRPr="00BE1D4A" w:rsidRDefault="00CD770A" w:rsidP="005A14D8">
            <w:pPr>
              <w:rPr>
                <w:lang w:val="uk-UA"/>
              </w:rPr>
            </w:pPr>
            <w:r w:rsidRPr="00BE1D4A">
              <w:rPr>
                <w:lang w:val="uk-UA"/>
              </w:rPr>
              <w:t xml:space="preserve">child 2  </w:t>
            </w:r>
          </w:p>
        </w:tc>
        <w:tc>
          <w:tcPr>
            <w:tcW w:w="2900" w:type="dxa"/>
          </w:tcPr>
          <w:p w14:paraId="248348FF" w14:textId="77777777" w:rsidR="00CD770A" w:rsidRPr="00BE1D4A" w:rsidRDefault="00CD770A" w:rsidP="005A14D8">
            <w:pPr>
              <w:rPr>
                <w:color w:val="00B0F0"/>
                <w:lang w:val="uk-UA"/>
              </w:rPr>
            </w:pPr>
            <w:r w:rsidRPr="00BE1D4A">
              <w:rPr>
                <w:color w:val="00B0F0"/>
                <w:lang w:val="uk-UA"/>
              </w:rPr>
              <w:t xml:space="preserve">Number of units </w:t>
            </w:r>
          </w:p>
        </w:tc>
      </w:tr>
      <w:tr w:rsidR="00CD770A" w:rsidRPr="00BE1D4A" w14:paraId="46DAC7DB" w14:textId="77777777" w:rsidTr="637DE64A">
        <w:trPr>
          <w:trHeight w:val="300"/>
        </w:trPr>
        <w:tc>
          <w:tcPr>
            <w:tcW w:w="701" w:type="dxa"/>
          </w:tcPr>
          <w:p w14:paraId="5BBB465E" w14:textId="77777777" w:rsidR="00CD770A" w:rsidRPr="00BE1D4A" w:rsidRDefault="00CD770A" w:rsidP="005A14D8">
            <w:pPr>
              <w:rPr>
                <w:lang w:val="uk-UA"/>
              </w:rPr>
            </w:pPr>
            <w:r w:rsidRPr="00BE1D4A">
              <w:rPr>
                <w:lang w:val="uk-UA"/>
              </w:rPr>
              <w:t>3</w:t>
            </w:r>
          </w:p>
        </w:tc>
        <w:tc>
          <w:tcPr>
            <w:tcW w:w="5750" w:type="dxa"/>
          </w:tcPr>
          <w:p w14:paraId="3A8770F2" w14:textId="77777777" w:rsidR="00CD770A" w:rsidRPr="00BE1D4A" w:rsidRDefault="00CD770A" w:rsidP="005A14D8">
            <w:pPr>
              <w:rPr>
                <w:lang w:val="uk-UA"/>
              </w:rPr>
            </w:pPr>
            <w:r w:rsidRPr="00BE1D4A">
              <w:rPr>
                <w:lang w:val="uk-UA"/>
              </w:rPr>
              <w:t>child 3</w:t>
            </w:r>
          </w:p>
        </w:tc>
        <w:tc>
          <w:tcPr>
            <w:tcW w:w="2900" w:type="dxa"/>
          </w:tcPr>
          <w:p w14:paraId="7904C3DC" w14:textId="77777777" w:rsidR="00CD770A" w:rsidRPr="00BE1D4A" w:rsidRDefault="00CD770A" w:rsidP="005A14D8">
            <w:pPr>
              <w:rPr>
                <w:color w:val="00B0F0"/>
                <w:lang w:val="uk-UA"/>
              </w:rPr>
            </w:pPr>
            <w:r w:rsidRPr="00BE1D4A">
              <w:rPr>
                <w:color w:val="00B0F0"/>
                <w:lang w:val="uk-UA"/>
              </w:rPr>
              <w:t xml:space="preserve">Number of children  </w:t>
            </w:r>
          </w:p>
        </w:tc>
      </w:tr>
      <w:tr w:rsidR="00CD770A" w:rsidRPr="00BE1D4A" w14:paraId="79F44D6F" w14:textId="77777777" w:rsidTr="637DE64A">
        <w:trPr>
          <w:trHeight w:val="300"/>
        </w:trPr>
        <w:tc>
          <w:tcPr>
            <w:tcW w:w="701" w:type="dxa"/>
          </w:tcPr>
          <w:p w14:paraId="5231FCFE" w14:textId="77777777" w:rsidR="00CD770A" w:rsidRPr="00BE1D4A" w:rsidRDefault="00CD770A" w:rsidP="005A14D8">
            <w:pPr>
              <w:rPr>
                <w:lang w:val="uk-UA"/>
              </w:rPr>
            </w:pPr>
            <w:r w:rsidRPr="00BE1D4A">
              <w:rPr>
                <w:lang w:val="uk-UA"/>
              </w:rPr>
              <w:t>4</w:t>
            </w:r>
          </w:p>
        </w:tc>
        <w:tc>
          <w:tcPr>
            <w:tcW w:w="5750" w:type="dxa"/>
          </w:tcPr>
          <w:p w14:paraId="62C36D58" w14:textId="77777777" w:rsidR="00CD770A" w:rsidRPr="00BE1D4A" w:rsidRDefault="00CD770A" w:rsidP="005A14D8">
            <w:pPr>
              <w:rPr>
                <w:lang w:val="uk-UA"/>
              </w:rPr>
            </w:pPr>
            <w:r w:rsidRPr="00BE1D4A">
              <w:rPr>
                <w:lang w:val="uk-UA"/>
              </w:rPr>
              <w:t xml:space="preserve">child 4 </w:t>
            </w:r>
          </w:p>
        </w:tc>
        <w:tc>
          <w:tcPr>
            <w:tcW w:w="2900" w:type="dxa"/>
          </w:tcPr>
          <w:p w14:paraId="7E46B756" w14:textId="77777777" w:rsidR="00CD770A" w:rsidRPr="00BE1D4A" w:rsidRDefault="00CD770A" w:rsidP="005A14D8">
            <w:pPr>
              <w:rPr>
                <w:color w:val="00B0F0"/>
                <w:lang w:val="uk-UA"/>
              </w:rPr>
            </w:pPr>
            <w:r w:rsidRPr="00BE1D4A">
              <w:rPr>
                <w:color w:val="00B0F0"/>
                <w:lang w:val="uk-UA"/>
              </w:rPr>
              <w:t xml:space="preserve">Number of children </w:t>
            </w:r>
          </w:p>
        </w:tc>
      </w:tr>
      <w:tr w:rsidR="00CD770A" w:rsidRPr="00BE1D4A" w14:paraId="47BCB8E6" w14:textId="77777777" w:rsidTr="637DE64A">
        <w:trPr>
          <w:trHeight w:val="300"/>
        </w:trPr>
        <w:tc>
          <w:tcPr>
            <w:tcW w:w="701" w:type="dxa"/>
          </w:tcPr>
          <w:p w14:paraId="2C4B8A72" w14:textId="77777777" w:rsidR="00CD770A" w:rsidRPr="00BE1D4A" w:rsidRDefault="00CD770A" w:rsidP="005A14D8">
            <w:pPr>
              <w:rPr>
                <w:lang w:val="uk-UA"/>
              </w:rPr>
            </w:pPr>
            <w:r w:rsidRPr="00BE1D4A">
              <w:rPr>
                <w:lang w:val="uk-UA"/>
              </w:rPr>
              <w:t>5</w:t>
            </w:r>
          </w:p>
        </w:tc>
        <w:tc>
          <w:tcPr>
            <w:tcW w:w="5750" w:type="dxa"/>
          </w:tcPr>
          <w:p w14:paraId="690AF946" w14:textId="77777777" w:rsidR="00CD770A" w:rsidRPr="00BE1D4A" w:rsidRDefault="00CD770A" w:rsidP="005A14D8">
            <w:pPr>
              <w:rPr>
                <w:lang w:val="uk-UA"/>
              </w:rPr>
            </w:pPr>
            <w:r w:rsidRPr="00BE1D4A">
              <w:rPr>
                <w:lang w:val="uk-UA"/>
              </w:rPr>
              <w:t>child 5</w:t>
            </w:r>
          </w:p>
        </w:tc>
        <w:tc>
          <w:tcPr>
            <w:tcW w:w="2900" w:type="dxa"/>
          </w:tcPr>
          <w:p w14:paraId="6509E5AB" w14:textId="77777777" w:rsidR="00CD770A" w:rsidRPr="00BE1D4A" w:rsidRDefault="00CD770A" w:rsidP="005A14D8">
            <w:pPr>
              <w:rPr>
                <w:color w:val="00B0F0"/>
                <w:lang w:val="uk-UA"/>
              </w:rPr>
            </w:pPr>
            <w:r w:rsidRPr="00BE1D4A">
              <w:rPr>
                <w:color w:val="00B0F0"/>
                <w:lang w:val="uk-UA"/>
              </w:rPr>
              <w:t xml:space="preserve">Num.  </w:t>
            </w:r>
          </w:p>
        </w:tc>
      </w:tr>
      <w:tr w:rsidR="00CD770A" w:rsidRPr="00BE1D4A" w14:paraId="54C15651" w14:textId="77777777" w:rsidTr="637DE64A">
        <w:trPr>
          <w:trHeight w:val="300"/>
        </w:trPr>
        <w:tc>
          <w:tcPr>
            <w:tcW w:w="701" w:type="dxa"/>
          </w:tcPr>
          <w:p w14:paraId="2E0E18FC" w14:textId="77777777" w:rsidR="00CD770A" w:rsidRPr="00BE1D4A" w:rsidRDefault="00CD770A" w:rsidP="005A14D8">
            <w:pPr>
              <w:rPr>
                <w:lang w:val="uk-UA"/>
              </w:rPr>
            </w:pPr>
            <w:r w:rsidRPr="00BE1D4A">
              <w:rPr>
                <w:lang w:val="uk-UA"/>
              </w:rPr>
              <w:t>6</w:t>
            </w:r>
          </w:p>
        </w:tc>
        <w:tc>
          <w:tcPr>
            <w:tcW w:w="5750" w:type="dxa"/>
          </w:tcPr>
          <w:p w14:paraId="6DE155AF" w14:textId="77777777" w:rsidR="00CD770A" w:rsidRPr="00BE1D4A" w:rsidRDefault="00CD770A" w:rsidP="005A14D8">
            <w:pPr>
              <w:rPr>
                <w:lang w:val="uk-UA"/>
              </w:rPr>
            </w:pPr>
            <w:r w:rsidRPr="00BE1D4A">
              <w:rPr>
                <w:lang w:val="uk-UA"/>
              </w:rPr>
              <w:t>child 6</w:t>
            </w:r>
          </w:p>
        </w:tc>
        <w:tc>
          <w:tcPr>
            <w:tcW w:w="2900" w:type="dxa"/>
          </w:tcPr>
          <w:p w14:paraId="78A1081E" w14:textId="77777777" w:rsidR="00CD770A" w:rsidRPr="00BE1D4A" w:rsidRDefault="00CD770A" w:rsidP="005A14D8">
            <w:pPr>
              <w:rPr>
                <w:color w:val="00B0F0"/>
                <w:lang w:val="uk-UA"/>
              </w:rPr>
            </w:pPr>
            <w:r w:rsidRPr="00BE1D4A">
              <w:rPr>
                <w:color w:val="00B0F0"/>
                <w:lang w:val="uk-UA"/>
              </w:rPr>
              <w:t xml:space="preserve">Number of </w:t>
            </w:r>
          </w:p>
        </w:tc>
      </w:tr>
      <w:tr w:rsidR="00CD770A" w:rsidRPr="00BE1D4A" w14:paraId="3984CE79" w14:textId="77777777" w:rsidTr="637DE64A">
        <w:trPr>
          <w:trHeight w:val="300"/>
        </w:trPr>
        <w:tc>
          <w:tcPr>
            <w:tcW w:w="701" w:type="dxa"/>
          </w:tcPr>
          <w:p w14:paraId="18193F2A" w14:textId="77777777" w:rsidR="00CD770A" w:rsidRPr="00BE1D4A" w:rsidRDefault="00CD770A" w:rsidP="005A14D8">
            <w:pPr>
              <w:rPr>
                <w:lang w:val="uk-UA"/>
              </w:rPr>
            </w:pPr>
            <w:r w:rsidRPr="00BE1D4A">
              <w:rPr>
                <w:lang w:val="uk-UA"/>
              </w:rPr>
              <w:t>7</w:t>
            </w:r>
          </w:p>
        </w:tc>
        <w:tc>
          <w:tcPr>
            <w:tcW w:w="5750" w:type="dxa"/>
          </w:tcPr>
          <w:p w14:paraId="1B98EAA7" w14:textId="77777777" w:rsidR="00CD770A" w:rsidRPr="00BE1D4A" w:rsidRDefault="00CD770A" w:rsidP="005A14D8">
            <w:pPr>
              <w:rPr>
                <w:lang w:val="uk-UA"/>
              </w:rPr>
            </w:pPr>
            <w:r w:rsidRPr="00BE1D4A">
              <w:rPr>
                <w:lang w:val="uk-UA"/>
              </w:rPr>
              <w:t>child 7</w:t>
            </w:r>
          </w:p>
        </w:tc>
        <w:tc>
          <w:tcPr>
            <w:tcW w:w="2900" w:type="dxa"/>
          </w:tcPr>
          <w:p w14:paraId="546ECB94" w14:textId="77777777" w:rsidR="00CD770A" w:rsidRPr="00BE1D4A" w:rsidRDefault="00CD770A" w:rsidP="005A14D8">
            <w:pPr>
              <w:rPr>
                <w:color w:val="00B0F0"/>
                <w:lang w:val="uk-UA"/>
              </w:rPr>
            </w:pPr>
            <w:r w:rsidRPr="00BE1D4A">
              <w:rPr>
                <w:color w:val="00B0F0"/>
                <w:lang w:val="uk-UA"/>
              </w:rPr>
              <w:t xml:space="preserve">Num.  </w:t>
            </w:r>
          </w:p>
        </w:tc>
      </w:tr>
      <w:tr w:rsidR="00CD770A" w:rsidRPr="00BE1D4A" w14:paraId="627B260F" w14:textId="77777777" w:rsidTr="637DE64A">
        <w:trPr>
          <w:trHeight w:val="300"/>
        </w:trPr>
        <w:tc>
          <w:tcPr>
            <w:tcW w:w="701" w:type="dxa"/>
          </w:tcPr>
          <w:p w14:paraId="36F1CC67" w14:textId="77777777" w:rsidR="00CD770A" w:rsidRPr="00BE1D4A" w:rsidRDefault="00CD770A" w:rsidP="005A14D8">
            <w:pPr>
              <w:rPr>
                <w:lang w:val="uk-UA"/>
              </w:rPr>
            </w:pPr>
            <w:r w:rsidRPr="00BE1D4A">
              <w:rPr>
                <w:lang w:val="uk-UA"/>
              </w:rPr>
              <w:t>8</w:t>
            </w:r>
          </w:p>
        </w:tc>
        <w:tc>
          <w:tcPr>
            <w:tcW w:w="5750" w:type="dxa"/>
          </w:tcPr>
          <w:p w14:paraId="753B5A17" w14:textId="77777777" w:rsidR="00CD770A" w:rsidRPr="00BE1D4A" w:rsidRDefault="00CD770A" w:rsidP="005A14D8">
            <w:pPr>
              <w:rPr>
                <w:lang w:val="uk-UA"/>
              </w:rPr>
            </w:pPr>
            <w:r w:rsidRPr="00BE1D4A">
              <w:rPr>
                <w:lang w:val="uk-UA"/>
              </w:rPr>
              <w:t>child 8</w:t>
            </w:r>
          </w:p>
        </w:tc>
        <w:tc>
          <w:tcPr>
            <w:tcW w:w="2900" w:type="dxa"/>
          </w:tcPr>
          <w:p w14:paraId="00FC19EC" w14:textId="77777777" w:rsidR="00CD770A" w:rsidRPr="00BE1D4A" w:rsidRDefault="00CD770A" w:rsidP="005A14D8">
            <w:pPr>
              <w:rPr>
                <w:color w:val="00B0F0"/>
                <w:lang w:val="uk-UA"/>
              </w:rPr>
            </w:pPr>
            <w:r w:rsidRPr="00BE1D4A">
              <w:rPr>
                <w:color w:val="00B0F0"/>
                <w:lang w:val="uk-UA"/>
              </w:rPr>
              <w:t xml:space="preserve">Number of </w:t>
            </w:r>
          </w:p>
        </w:tc>
      </w:tr>
      <w:tr w:rsidR="00CD770A" w:rsidRPr="00BE1D4A" w14:paraId="5FD1D551" w14:textId="77777777" w:rsidTr="637DE64A">
        <w:trPr>
          <w:trHeight w:val="300"/>
        </w:trPr>
        <w:tc>
          <w:tcPr>
            <w:tcW w:w="701" w:type="dxa"/>
          </w:tcPr>
          <w:p w14:paraId="296FF78D" w14:textId="77777777" w:rsidR="00CD770A" w:rsidRPr="00BE1D4A" w:rsidRDefault="00CD770A" w:rsidP="005A14D8">
            <w:pPr>
              <w:rPr>
                <w:lang w:val="uk-UA"/>
              </w:rPr>
            </w:pPr>
            <w:r w:rsidRPr="00BE1D4A">
              <w:rPr>
                <w:lang w:val="uk-UA"/>
              </w:rPr>
              <w:t>9</w:t>
            </w:r>
          </w:p>
        </w:tc>
        <w:tc>
          <w:tcPr>
            <w:tcW w:w="5750" w:type="dxa"/>
          </w:tcPr>
          <w:p w14:paraId="4778A2F4" w14:textId="77777777" w:rsidR="00CD770A" w:rsidRPr="00BE1D4A" w:rsidRDefault="00CD770A" w:rsidP="005A14D8">
            <w:pPr>
              <w:rPr>
                <w:lang w:val="uk-UA"/>
              </w:rPr>
            </w:pPr>
            <w:r w:rsidRPr="00BE1D4A">
              <w:rPr>
                <w:lang w:val="uk-UA"/>
              </w:rPr>
              <w:t>child 9</w:t>
            </w:r>
          </w:p>
        </w:tc>
        <w:tc>
          <w:tcPr>
            <w:tcW w:w="2900" w:type="dxa"/>
          </w:tcPr>
          <w:p w14:paraId="7A105676" w14:textId="77777777" w:rsidR="00CD770A" w:rsidRPr="00BE1D4A" w:rsidRDefault="00CD770A" w:rsidP="005A14D8">
            <w:pPr>
              <w:rPr>
                <w:color w:val="00B0F0"/>
                <w:lang w:val="uk-UA"/>
              </w:rPr>
            </w:pPr>
            <w:r w:rsidRPr="00BE1D4A">
              <w:rPr>
                <w:color w:val="00B0F0"/>
                <w:lang w:val="uk-UA"/>
              </w:rPr>
              <w:t xml:space="preserve">Number of </w:t>
            </w:r>
          </w:p>
        </w:tc>
      </w:tr>
      <w:tr w:rsidR="00CD770A" w:rsidRPr="00BE1D4A" w14:paraId="7DC708D3" w14:textId="77777777" w:rsidTr="637DE64A">
        <w:trPr>
          <w:trHeight w:val="300"/>
        </w:trPr>
        <w:tc>
          <w:tcPr>
            <w:tcW w:w="701" w:type="dxa"/>
          </w:tcPr>
          <w:p w14:paraId="0FF1665C" w14:textId="77777777" w:rsidR="00CD770A" w:rsidRPr="00BE1D4A" w:rsidRDefault="00CD770A" w:rsidP="005A14D8">
            <w:pPr>
              <w:rPr>
                <w:lang w:val="uk-UA"/>
              </w:rPr>
            </w:pPr>
            <w:r w:rsidRPr="00BE1D4A">
              <w:rPr>
                <w:lang w:val="uk-UA"/>
              </w:rPr>
              <w:t>10</w:t>
            </w:r>
          </w:p>
        </w:tc>
        <w:tc>
          <w:tcPr>
            <w:tcW w:w="5750" w:type="dxa"/>
          </w:tcPr>
          <w:p w14:paraId="3AF09A69" w14:textId="77777777" w:rsidR="00CD770A" w:rsidRPr="00BE1D4A" w:rsidRDefault="00CD770A" w:rsidP="005A14D8">
            <w:pPr>
              <w:rPr>
                <w:lang w:val="uk-UA"/>
              </w:rPr>
            </w:pPr>
            <w:r w:rsidRPr="00BE1D4A">
              <w:rPr>
                <w:lang w:val="uk-UA"/>
              </w:rPr>
              <w:t>child 10</w:t>
            </w:r>
          </w:p>
        </w:tc>
        <w:tc>
          <w:tcPr>
            <w:tcW w:w="2900" w:type="dxa"/>
          </w:tcPr>
          <w:p w14:paraId="3B607075" w14:textId="77777777" w:rsidR="00CD770A" w:rsidRPr="00CC31A2" w:rsidRDefault="00CD770A" w:rsidP="005A14D8">
            <w:pPr>
              <w:rPr>
                <w:color w:val="00B0F0"/>
              </w:rPr>
            </w:pPr>
            <w:r w:rsidRPr="00BE1D4A">
              <w:rPr>
                <w:color w:val="00B0F0"/>
                <w:lang w:val="uk-UA"/>
              </w:rPr>
              <w:t xml:space="preserve">Number of units </w:t>
            </w:r>
          </w:p>
        </w:tc>
      </w:tr>
    </w:tbl>
    <w:p w14:paraId="57AA7C10" w14:textId="77777777" w:rsidR="00CD770A" w:rsidRDefault="00CD770A" w:rsidP="00CD770A">
      <w:pPr>
        <w:rPr>
          <w:b/>
          <w:bCs/>
          <w:color w:val="00B0F0"/>
          <w:lang w:val="uk-UA"/>
        </w:rPr>
      </w:pPr>
    </w:p>
    <w:tbl>
      <w:tblPr>
        <w:tblStyle w:val="TableGrid"/>
        <w:tblW w:w="9351" w:type="dxa"/>
        <w:tblLook w:val="04A0" w:firstRow="1" w:lastRow="0" w:firstColumn="1" w:lastColumn="0" w:noHBand="0" w:noVBand="1"/>
      </w:tblPr>
      <w:tblGrid>
        <w:gridCol w:w="701"/>
        <w:gridCol w:w="5750"/>
        <w:gridCol w:w="2900"/>
      </w:tblGrid>
      <w:tr w:rsidR="00CD770A" w:rsidRPr="00BE1D4A" w14:paraId="523BB676" w14:textId="77777777" w:rsidTr="34FF7C85">
        <w:trPr>
          <w:trHeight w:val="300"/>
        </w:trPr>
        <w:tc>
          <w:tcPr>
            <w:tcW w:w="701" w:type="dxa"/>
          </w:tcPr>
          <w:p w14:paraId="426663EE" w14:textId="77777777" w:rsidR="00CD770A" w:rsidRPr="00BE1D4A" w:rsidRDefault="00CD770A" w:rsidP="005A14D8">
            <w:pPr>
              <w:rPr>
                <w:b/>
                <w:bCs/>
                <w:color w:val="00B0F0"/>
                <w:lang w:val="uk-UA"/>
              </w:rPr>
            </w:pPr>
            <w:r w:rsidRPr="00BE1D4A">
              <w:rPr>
                <w:b/>
                <w:bCs/>
                <w:color w:val="00B0F0"/>
                <w:lang w:val="uk-UA"/>
              </w:rPr>
              <w:t>OV</w:t>
            </w:r>
          </w:p>
        </w:tc>
        <w:tc>
          <w:tcPr>
            <w:tcW w:w="5750" w:type="dxa"/>
          </w:tcPr>
          <w:p w14:paraId="6D146D70" w14:textId="77777777" w:rsidR="00CD770A" w:rsidRPr="00BE1D4A" w:rsidRDefault="00CD770A" w:rsidP="005A14D8">
            <w:pPr>
              <w:rPr>
                <w:b/>
                <w:bCs/>
                <w:lang w:val="uk-UA"/>
              </w:rPr>
            </w:pPr>
            <w:r>
              <w:rPr>
                <w:b/>
                <w:bCs/>
                <w:lang w:val="uk-UA"/>
              </w:rPr>
              <w:t>B3</w:t>
            </w:r>
            <w:r w:rsidRPr="00BE1D4A">
              <w:rPr>
                <w:b/>
                <w:bCs/>
                <w:lang w:val="uk-UA"/>
              </w:rPr>
              <w:t xml:space="preserve">.  Please indicate </w:t>
            </w:r>
            <w:r>
              <w:rPr>
                <w:b/>
                <w:bCs/>
                <w:lang w:val="uk-UA"/>
              </w:rPr>
              <w:t xml:space="preserve">the gender </w:t>
            </w:r>
            <w:r w:rsidRPr="00BE1D4A">
              <w:rPr>
                <w:b/>
                <w:bCs/>
                <w:lang w:val="uk-UA"/>
              </w:rPr>
              <w:t>of the children who traveled with you</w:t>
            </w:r>
          </w:p>
          <w:p w14:paraId="43B74292" w14:textId="318CD70F" w:rsidR="00CD770A" w:rsidRPr="00BE1D4A" w:rsidRDefault="6A81FD93" w:rsidP="005A14D8">
            <w:pPr>
              <w:rPr>
                <w:b/>
                <w:bCs/>
                <w:lang w:val="uk-UA"/>
              </w:rPr>
            </w:pPr>
            <w:r w:rsidRPr="637DE64A">
              <w:rPr>
                <w:i/>
                <w:iCs/>
                <w:lang w:val="uk-UA"/>
              </w:rPr>
              <w:t xml:space="preserve">Note: Please </w:t>
            </w:r>
            <w:r w:rsidRPr="00DA5146">
              <w:rPr>
                <w:i/>
                <w:iCs/>
                <w:lang w:val="uk-UA"/>
              </w:rPr>
              <w:t xml:space="preserve">include </w:t>
            </w:r>
            <w:r w:rsidRPr="00DA5146">
              <w:rPr>
                <w:i/>
                <w:iCs/>
                <w:u w:val="single"/>
                <w:lang w:val="uk-UA"/>
              </w:rPr>
              <w:t xml:space="preserve">only minor children. Please include only your biological children or children </w:t>
            </w:r>
            <w:r w:rsidRPr="637DE64A">
              <w:rPr>
                <w:i/>
                <w:iCs/>
                <w:u w:val="single"/>
                <w:lang w:val="uk-UA"/>
              </w:rPr>
              <w:t>in your care</w:t>
            </w:r>
            <w:r w:rsidRPr="637DE64A">
              <w:rPr>
                <w:i/>
                <w:iCs/>
                <w:lang w:val="uk-UA"/>
              </w:rPr>
              <w:t xml:space="preserve"> . Do not include the children of your relatives/friends/acquaintances who traveled with you and their parents/guardians. Also, do not include your </w:t>
            </w:r>
            <w:r w:rsidRPr="637DE64A">
              <w:rPr>
                <w:i/>
                <w:iCs/>
                <w:lang w:val="uk-UA"/>
              </w:rPr>
              <w:lastRenderedPageBreak/>
              <w:t>grandchildren if they traveled with at least one of their parents</w:t>
            </w:r>
          </w:p>
        </w:tc>
        <w:tc>
          <w:tcPr>
            <w:tcW w:w="2900" w:type="dxa"/>
          </w:tcPr>
          <w:p w14:paraId="6881AFA2" w14:textId="77777777" w:rsidR="00CD770A" w:rsidRPr="00BE1D4A" w:rsidRDefault="00CD770A" w:rsidP="005A14D8">
            <w:pPr>
              <w:rPr>
                <w:lang w:val="uk-UA"/>
              </w:rPr>
            </w:pPr>
            <w:r w:rsidRPr="00BE1D4A">
              <w:rPr>
                <w:lang w:val="uk-UA"/>
              </w:rPr>
              <w:lastRenderedPageBreak/>
              <w:t xml:space="preserve">Child's </w:t>
            </w:r>
            <w:r>
              <w:rPr>
                <w:lang w:val="uk-UA"/>
              </w:rPr>
              <w:t>Gender</w:t>
            </w:r>
            <w:r w:rsidRPr="00BE1D4A">
              <w:rPr>
                <w:lang w:val="uk-UA"/>
              </w:rPr>
              <w:t xml:space="preserve"> </w:t>
            </w:r>
          </w:p>
        </w:tc>
      </w:tr>
      <w:tr w:rsidR="00CD770A" w:rsidRPr="00BE1D4A" w14:paraId="243D59EE" w14:textId="77777777" w:rsidTr="34FF7C85">
        <w:trPr>
          <w:trHeight w:val="300"/>
        </w:trPr>
        <w:tc>
          <w:tcPr>
            <w:tcW w:w="701" w:type="dxa"/>
          </w:tcPr>
          <w:p w14:paraId="57D3BA30" w14:textId="77777777" w:rsidR="00CD770A" w:rsidRPr="00BE1D4A" w:rsidRDefault="00CD770A" w:rsidP="005A14D8">
            <w:pPr>
              <w:rPr>
                <w:lang w:val="uk-UA"/>
              </w:rPr>
            </w:pPr>
            <w:r w:rsidRPr="00BE1D4A">
              <w:rPr>
                <w:lang w:val="uk-UA"/>
              </w:rPr>
              <w:t>1</w:t>
            </w:r>
          </w:p>
        </w:tc>
        <w:tc>
          <w:tcPr>
            <w:tcW w:w="5750" w:type="dxa"/>
          </w:tcPr>
          <w:p w14:paraId="709A9DCC" w14:textId="77777777" w:rsidR="00CD770A" w:rsidRPr="00BE1D4A" w:rsidRDefault="00CD770A" w:rsidP="005A14D8">
            <w:pPr>
              <w:rPr>
                <w:lang w:val="uk-UA"/>
              </w:rPr>
            </w:pPr>
            <w:r w:rsidRPr="00BE1D4A">
              <w:rPr>
                <w:lang w:val="uk-UA"/>
              </w:rPr>
              <w:t>Child 1</w:t>
            </w:r>
          </w:p>
        </w:tc>
        <w:tc>
          <w:tcPr>
            <w:tcW w:w="2900" w:type="dxa"/>
          </w:tcPr>
          <w:p w14:paraId="76A49D8E" w14:textId="77777777" w:rsidR="00CD770A" w:rsidRPr="00BE1D4A" w:rsidRDefault="00CD770A" w:rsidP="005A14D8">
            <w:pPr>
              <w:rPr>
                <w:color w:val="00B0F0"/>
                <w:lang w:val="uk-UA"/>
              </w:rPr>
            </w:pPr>
            <w:r w:rsidRPr="003475AC">
              <w:rPr>
                <w:lang w:val="uk-UA"/>
              </w:rPr>
              <w:t>1 = Female, 2 = Male</w:t>
            </w:r>
          </w:p>
        </w:tc>
      </w:tr>
      <w:tr w:rsidR="00CD770A" w:rsidRPr="00BE1D4A" w14:paraId="7C177CD4" w14:textId="77777777" w:rsidTr="34FF7C85">
        <w:trPr>
          <w:trHeight w:val="300"/>
        </w:trPr>
        <w:tc>
          <w:tcPr>
            <w:tcW w:w="701" w:type="dxa"/>
          </w:tcPr>
          <w:p w14:paraId="60AFD75A" w14:textId="77777777" w:rsidR="00CD770A" w:rsidRPr="00BE1D4A" w:rsidRDefault="00CD770A" w:rsidP="005A14D8">
            <w:pPr>
              <w:rPr>
                <w:lang w:val="uk-UA"/>
              </w:rPr>
            </w:pPr>
            <w:r w:rsidRPr="00BE1D4A">
              <w:rPr>
                <w:lang w:val="uk-UA"/>
              </w:rPr>
              <w:t>2</w:t>
            </w:r>
          </w:p>
        </w:tc>
        <w:tc>
          <w:tcPr>
            <w:tcW w:w="5750" w:type="dxa"/>
          </w:tcPr>
          <w:p w14:paraId="54E57402" w14:textId="77777777" w:rsidR="00CD770A" w:rsidRPr="00BE1D4A" w:rsidRDefault="00CD770A" w:rsidP="005A14D8">
            <w:pPr>
              <w:rPr>
                <w:lang w:val="uk-UA"/>
              </w:rPr>
            </w:pPr>
            <w:r w:rsidRPr="00BE1D4A">
              <w:rPr>
                <w:lang w:val="uk-UA"/>
              </w:rPr>
              <w:t xml:space="preserve">Child 2  </w:t>
            </w:r>
          </w:p>
        </w:tc>
        <w:tc>
          <w:tcPr>
            <w:tcW w:w="2900" w:type="dxa"/>
          </w:tcPr>
          <w:p w14:paraId="01A0422E" w14:textId="77777777" w:rsidR="00CD770A" w:rsidRPr="00BE1D4A" w:rsidRDefault="00CD770A" w:rsidP="005A14D8">
            <w:pPr>
              <w:rPr>
                <w:color w:val="00B0F0"/>
                <w:lang w:val="uk-UA"/>
              </w:rPr>
            </w:pPr>
            <w:r w:rsidRPr="003475AC">
              <w:rPr>
                <w:lang w:val="uk-UA"/>
              </w:rPr>
              <w:t>1 = Female, 2 = Male</w:t>
            </w:r>
          </w:p>
        </w:tc>
      </w:tr>
      <w:tr w:rsidR="00CD770A" w:rsidRPr="00BE1D4A" w14:paraId="2CF650C7" w14:textId="77777777" w:rsidTr="34FF7C85">
        <w:trPr>
          <w:trHeight w:val="300"/>
        </w:trPr>
        <w:tc>
          <w:tcPr>
            <w:tcW w:w="701" w:type="dxa"/>
          </w:tcPr>
          <w:p w14:paraId="2C1CD1F8" w14:textId="77777777" w:rsidR="00CD770A" w:rsidRPr="00BE1D4A" w:rsidRDefault="00CD770A" w:rsidP="005A14D8">
            <w:pPr>
              <w:rPr>
                <w:lang w:val="uk-UA"/>
              </w:rPr>
            </w:pPr>
            <w:r w:rsidRPr="00BE1D4A">
              <w:rPr>
                <w:lang w:val="uk-UA"/>
              </w:rPr>
              <w:t>3</w:t>
            </w:r>
          </w:p>
        </w:tc>
        <w:tc>
          <w:tcPr>
            <w:tcW w:w="5750" w:type="dxa"/>
          </w:tcPr>
          <w:p w14:paraId="68AFED56" w14:textId="77777777" w:rsidR="00CD770A" w:rsidRPr="00BE1D4A" w:rsidRDefault="00CD770A" w:rsidP="005A14D8">
            <w:pPr>
              <w:rPr>
                <w:lang w:val="uk-UA"/>
              </w:rPr>
            </w:pPr>
            <w:r w:rsidRPr="00BE1D4A">
              <w:rPr>
                <w:lang w:val="uk-UA"/>
              </w:rPr>
              <w:t>Child 3</w:t>
            </w:r>
          </w:p>
        </w:tc>
        <w:tc>
          <w:tcPr>
            <w:tcW w:w="2900" w:type="dxa"/>
          </w:tcPr>
          <w:p w14:paraId="4030D8B4" w14:textId="77777777" w:rsidR="00CD770A" w:rsidRPr="00BE1D4A" w:rsidRDefault="00CD770A" w:rsidP="005A14D8">
            <w:pPr>
              <w:rPr>
                <w:color w:val="00B0F0"/>
                <w:lang w:val="uk-UA"/>
              </w:rPr>
            </w:pPr>
            <w:r w:rsidRPr="003475AC">
              <w:rPr>
                <w:lang w:val="uk-UA"/>
              </w:rPr>
              <w:t>1 = Female, 2 = Male</w:t>
            </w:r>
          </w:p>
        </w:tc>
      </w:tr>
      <w:tr w:rsidR="00CD770A" w:rsidRPr="00BE1D4A" w14:paraId="650AC3AC" w14:textId="77777777" w:rsidTr="34FF7C85">
        <w:trPr>
          <w:trHeight w:val="300"/>
        </w:trPr>
        <w:tc>
          <w:tcPr>
            <w:tcW w:w="701" w:type="dxa"/>
          </w:tcPr>
          <w:p w14:paraId="00859E8A" w14:textId="77777777" w:rsidR="00CD770A" w:rsidRPr="00BE1D4A" w:rsidRDefault="00CD770A" w:rsidP="005A14D8">
            <w:pPr>
              <w:rPr>
                <w:lang w:val="uk-UA"/>
              </w:rPr>
            </w:pPr>
            <w:r w:rsidRPr="00BE1D4A">
              <w:rPr>
                <w:lang w:val="uk-UA"/>
              </w:rPr>
              <w:t>4</w:t>
            </w:r>
          </w:p>
        </w:tc>
        <w:tc>
          <w:tcPr>
            <w:tcW w:w="5750" w:type="dxa"/>
          </w:tcPr>
          <w:p w14:paraId="211FC91C" w14:textId="77777777" w:rsidR="00CD770A" w:rsidRPr="00BE1D4A" w:rsidRDefault="00CD770A" w:rsidP="005A14D8">
            <w:pPr>
              <w:rPr>
                <w:lang w:val="uk-UA"/>
              </w:rPr>
            </w:pPr>
            <w:r w:rsidRPr="00BE1D4A">
              <w:rPr>
                <w:lang w:val="uk-UA"/>
              </w:rPr>
              <w:t xml:space="preserve">Child 4 </w:t>
            </w:r>
          </w:p>
        </w:tc>
        <w:tc>
          <w:tcPr>
            <w:tcW w:w="2900" w:type="dxa"/>
          </w:tcPr>
          <w:p w14:paraId="5B72FAC2" w14:textId="77777777" w:rsidR="00CD770A" w:rsidRPr="003475AC" w:rsidRDefault="00CD770A" w:rsidP="005A14D8">
            <w:pPr>
              <w:rPr>
                <w:lang w:val="uk-UA"/>
              </w:rPr>
            </w:pPr>
            <w:r w:rsidRPr="003475AC">
              <w:rPr>
                <w:lang w:val="uk-UA"/>
              </w:rPr>
              <w:t>1 = Female, 2 = Male</w:t>
            </w:r>
          </w:p>
        </w:tc>
      </w:tr>
      <w:tr w:rsidR="00CD770A" w:rsidRPr="00BE1D4A" w14:paraId="16DE94F7" w14:textId="77777777" w:rsidTr="34FF7C85">
        <w:trPr>
          <w:trHeight w:val="300"/>
        </w:trPr>
        <w:tc>
          <w:tcPr>
            <w:tcW w:w="701" w:type="dxa"/>
          </w:tcPr>
          <w:p w14:paraId="690181E3" w14:textId="77777777" w:rsidR="00CD770A" w:rsidRPr="00BE1D4A" w:rsidRDefault="00CD770A" w:rsidP="005A14D8">
            <w:pPr>
              <w:rPr>
                <w:lang w:val="uk-UA"/>
              </w:rPr>
            </w:pPr>
            <w:r w:rsidRPr="00BE1D4A">
              <w:rPr>
                <w:lang w:val="uk-UA"/>
              </w:rPr>
              <w:t>5</w:t>
            </w:r>
          </w:p>
        </w:tc>
        <w:tc>
          <w:tcPr>
            <w:tcW w:w="5750" w:type="dxa"/>
          </w:tcPr>
          <w:p w14:paraId="79E0CA96" w14:textId="77777777" w:rsidR="00CD770A" w:rsidRPr="00BE1D4A" w:rsidRDefault="00CD770A" w:rsidP="005A14D8">
            <w:pPr>
              <w:rPr>
                <w:lang w:val="uk-UA"/>
              </w:rPr>
            </w:pPr>
            <w:r w:rsidRPr="00BE1D4A">
              <w:rPr>
                <w:lang w:val="uk-UA"/>
              </w:rPr>
              <w:t>Child 5</w:t>
            </w:r>
          </w:p>
        </w:tc>
        <w:tc>
          <w:tcPr>
            <w:tcW w:w="2900" w:type="dxa"/>
          </w:tcPr>
          <w:p w14:paraId="3FC8D6A0" w14:textId="77777777" w:rsidR="00CD770A" w:rsidRPr="003475AC" w:rsidRDefault="00CD770A" w:rsidP="005A14D8">
            <w:pPr>
              <w:rPr>
                <w:lang w:val="uk-UA"/>
              </w:rPr>
            </w:pPr>
            <w:r w:rsidRPr="003475AC">
              <w:rPr>
                <w:lang w:val="uk-UA"/>
              </w:rPr>
              <w:t>1 = Female, 2 = Male</w:t>
            </w:r>
          </w:p>
        </w:tc>
      </w:tr>
      <w:tr w:rsidR="00CD770A" w:rsidRPr="00BE1D4A" w14:paraId="444860FB" w14:textId="77777777" w:rsidTr="34FF7C85">
        <w:trPr>
          <w:trHeight w:val="300"/>
        </w:trPr>
        <w:tc>
          <w:tcPr>
            <w:tcW w:w="701" w:type="dxa"/>
          </w:tcPr>
          <w:p w14:paraId="74057D3A" w14:textId="77777777" w:rsidR="00CD770A" w:rsidRPr="00BE1D4A" w:rsidRDefault="00CD770A" w:rsidP="005A14D8">
            <w:pPr>
              <w:rPr>
                <w:lang w:val="uk-UA"/>
              </w:rPr>
            </w:pPr>
            <w:r w:rsidRPr="00BE1D4A">
              <w:rPr>
                <w:lang w:val="uk-UA"/>
              </w:rPr>
              <w:t>6</w:t>
            </w:r>
          </w:p>
        </w:tc>
        <w:tc>
          <w:tcPr>
            <w:tcW w:w="5750" w:type="dxa"/>
          </w:tcPr>
          <w:p w14:paraId="11A20E70" w14:textId="77777777" w:rsidR="00CD770A" w:rsidRPr="00BE1D4A" w:rsidRDefault="00CD770A" w:rsidP="005A14D8">
            <w:pPr>
              <w:rPr>
                <w:lang w:val="uk-UA"/>
              </w:rPr>
            </w:pPr>
            <w:r w:rsidRPr="00BE1D4A">
              <w:rPr>
                <w:lang w:val="uk-UA"/>
              </w:rPr>
              <w:t>Child 6</w:t>
            </w:r>
          </w:p>
        </w:tc>
        <w:tc>
          <w:tcPr>
            <w:tcW w:w="2900" w:type="dxa"/>
          </w:tcPr>
          <w:p w14:paraId="1110959D" w14:textId="77777777" w:rsidR="00CD770A" w:rsidRPr="003475AC" w:rsidRDefault="00CD770A" w:rsidP="005A14D8">
            <w:pPr>
              <w:rPr>
                <w:lang w:val="uk-UA"/>
              </w:rPr>
            </w:pPr>
            <w:r w:rsidRPr="003475AC">
              <w:rPr>
                <w:lang w:val="uk-UA"/>
              </w:rPr>
              <w:t>1 = Female, 2 = Male</w:t>
            </w:r>
          </w:p>
        </w:tc>
      </w:tr>
      <w:tr w:rsidR="00CD770A" w:rsidRPr="00BE1D4A" w14:paraId="59F62395" w14:textId="77777777" w:rsidTr="34FF7C85">
        <w:trPr>
          <w:trHeight w:val="300"/>
        </w:trPr>
        <w:tc>
          <w:tcPr>
            <w:tcW w:w="701" w:type="dxa"/>
          </w:tcPr>
          <w:p w14:paraId="27BD58D3" w14:textId="77777777" w:rsidR="00CD770A" w:rsidRPr="00BE1D4A" w:rsidRDefault="00CD770A" w:rsidP="005A14D8">
            <w:pPr>
              <w:rPr>
                <w:lang w:val="uk-UA"/>
              </w:rPr>
            </w:pPr>
            <w:r w:rsidRPr="00BE1D4A">
              <w:rPr>
                <w:lang w:val="uk-UA"/>
              </w:rPr>
              <w:t>7</w:t>
            </w:r>
          </w:p>
        </w:tc>
        <w:tc>
          <w:tcPr>
            <w:tcW w:w="5750" w:type="dxa"/>
          </w:tcPr>
          <w:p w14:paraId="26054FC0" w14:textId="77777777" w:rsidR="00CD770A" w:rsidRPr="00BE1D4A" w:rsidRDefault="00CD770A" w:rsidP="005A14D8">
            <w:pPr>
              <w:rPr>
                <w:lang w:val="uk-UA"/>
              </w:rPr>
            </w:pPr>
            <w:r w:rsidRPr="00BE1D4A">
              <w:rPr>
                <w:lang w:val="uk-UA"/>
              </w:rPr>
              <w:t>Child 7</w:t>
            </w:r>
          </w:p>
        </w:tc>
        <w:tc>
          <w:tcPr>
            <w:tcW w:w="2900" w:type="dxa"/>
          </w:tcPr>
          <w:p w14:paraId="34D13BF6" w14:textId="77777777" w:rsidR="00CD770A" w:rsidRPr="003475AC" w:rsidRDefault="00CD770A" w:rsidP="005A14D8">
            <w:pPr>
              <w:rPr>
                <w:lang w:val="uk-UA"/>
              </w:rPr>
            </w:pPr>
            <w:r w:rsidRPr="003475AC">
              <w:rPr>
                <w:lang w:val="uk-UA"/>
              </w:rPr>
              <w:t>1 = Female, 2 = Male</w:t>
            </w:r>
          </w:p>
        </w:tc>
      </w:tr>
      <w:tr w:rsidR="00CD770A" w:rsidRPr="00BE1D4A" w14:paraId="0CCB610E" w14:textId="77777777" w:rsidTr="34FF7C85">
        <w:trPr>
          <w:trHeight w:val="300"/>
        </w:trPr>
        <w:tc>
          <w:tcPr>
            <w:tcW w:w="701" w:type="dxa"/>
          </w:tcPr>
          <w:p w14:paraId="52BFF574" w14:textId="77777777" w:rsidR="00CD770A" w:rsidRPr="00BE1D4A" w:rsidRDefault="00CD770A" w:rsidP="005A14D8">
            <w:pPr>
              <w:rPr>
                <w:lang w:val="uk-UA"/>
              </w:rPr>
            </w:pPr>
            <w:r w:rsidRPr="00BE1D4A">
              <w:rPr>
                <w:lang w:val="uk-UA"/>
              </w:rPr>
              <w:t>8</w:t>
            </w:r>
          </w:p>
        </w:tc>
        <w:tc>
          <w:tcPr>
            <w:tcW w:w="5750" w:type="dxa"/>
          </w:tcPr>
          <w:p w14:paraId="29383351" w14:textId="77777777" w:rsidR="00CD770A" w:rsidRPr="00BE1D4A" w:rsidRDefault="00CD770A" w:rsidP="005A14D8">
            <w:pPr>
              <w:rPr>
                <w:lang w:val="uk-UA"/>
              </w:rPr>
            </w:pPr>
            <w:r w:rsidRPr="00BE1D4A">
              <w:rPr>
                <w:lang w:val="uk-UA"/>
              </w:rPr>
              <w:t>Child 8</w:t>
            </w:r>
          </w:p>
        </w:tc>
        <w:tc>
          <w:tcPr>
            <w:tcW w:w="2900" w:type="dxa"/>
          </w:tcPr>
          <w:p w14:paraId="6C156B89" w14:textId="77777777" w:rsidR="00CD770A" w:rsidRPr="003475AC" w:rsidRDefault="00CD770A" w:rsidP="005A14D8">
            <w:pPr>
              <w:rPr>
                <w:lang w:val="uk-UA"/>
              </w:rPr>
            </w:pPr>
            <w:r w:rsidRPr="003475AC">
              <w:rPr>
                <w:lang w:val="uk-UA"/>
              </w:rPr>
              <w:t>1 = Female, 2 = Male</w:t>
            </w:r>
          </w:p>
        </w:tc>
      </w:tr>
      <w:tr w:rsidR="00CD770A" w:rsidRPr="00BE1D4A" w14:paraId="10D4D894" w14:textId="77777777" w:rsidTr="34FF7C85">
        <w:trPr>
          <w:trHeight w:val="300"/>
        </w:trPr>
        <w:tc>
          <w:tcPr>
            <w:tcW w:w="701" w:type="dxa"/>
          </w:tcPr>
          <w:p w14:paraId="71571A58" w14:textId="77777777" w:rsidR="00CD770A" w:rsidRPr="00BE1D4A" w:rsidRDefault="00CD770A" w:rsidP="005A14D8">
            <w:pPr>
              <w:rPr>
                <w:lang w:val="uk-UA"/>
              </w:rPr>
            </w:pPr>
            <w:r w:rsidRPr="00BE1D4A">
              <w:rPr>
                <w:lang w:val="uk-UA"/>
              </w:rPr>
              <w:t>9</w:t>
            </w:r>
          </w:p>
        </w:tc>
        <w:tc>
          <w:tcPr>
            <w:tcW w:w="5750" w:type="dxa"/>
          </w:tcPr>
          <w:p w14:paraId="359A8E04" w14:textId="77777777" w:rsidR="00CD770A" w:rsidRPr="00BE1D4A" w:rsidRDefault="00CD770A" w:rsidP="005A14D8">
            <w:pPr>
              <w:rPr>
                <w:lang w:val="uk-UA"/>
              </w:rPr>
            </w:pPr>
            <w:r w:rsidRPr="00BE1D4A">
              <w:rPr>
                <w:lang w:val="uk-UA"/>
              </w:rPr>
              <w:t>Child 9</w:t>
            </w:r>
          </w:p>
        </w:tc>
        <w:tc>
          <w:tcPr>
            <w:tcW w:w="2900" w:type="dxa"/>
          </w:tcPr>
          <w:p w14:paraId="05470699" w14:textId="77777777" w:rsidR="00CD770A" w:rsidRPr="003475AC" w:rsidRDefault="00CD770A" w:rsidP="005A14D8">
            <w:pPr>
              <w:rPr>
                <w:lang w:val="uk-UA"/>
              </w:rPr>
            </w:pPr>
            <w:r w:rsidRPr="003475AC">
              <w:rPr>
                <w:lang w:val="uk-UA"/>
              </w:rPr>
              <w:t>1 = Female, 2 = Male</w:t>
            </w:r>
          </w:p>
        </w:tc>
      </w:tr>
      <w:tr w:rsidR="00CD770A" w:rsidRPr="00BE1D4A" w14:paraId="188B3ACF" w14:textId="77777777" w:rsidTr="34FF7C85">
        <w:trPr>
          <w:trHeight w:val="300"/>
        </w:trPr>
        <w:tc>
          <w:tcPr>
            <w:tcW w:w="701" w:type="dxa"/>
          </w:tcPr>
          <w:p w14:paraId="508553B2" w14:textId="77777777" w:rsidR="00CD770A" w:rsidRPr="00BE1D4A" w:rsidRDefault="00CD770A" w:rsidP="005A14D8">
            <w:pPr>
              <w:rPr>
                <w:lang w:val="uk-UA"/>
              </w:rPr>
            </w:pPr>
            <w:r w:rsidRPr="00BE1D4A">
              <w:rPr>
                <w:lang w:val="uk-UA"/>
              </w:rPr>
              <w:t>10</w:t>
            </w:r>
          </w:p>
        </w:tc>
        <w:tc>
          <w:tcPr>
            <w:tcW w:w="5750" w:type="dxa"/>
          </w:tcPr>
          <w:p w14:paraId="25E8BAC4" w14:textId="77777777" w:rsidR="00CD770A" w:rsidRPr="00BE1D4A" w:rsidRDefault="00CD770A" w:rsidP="005A14D8">
            <w:pPr>
              <w:rPr>
                <w:lang w:val="uk-UA"/>
              </w:rPr>
            </w:pPr>
            <w:r w:rsidRPr="00BE1D4A">
              <w:rPr>
                <w:lang w:val="uk-UA"/>
              </w:rPr>
              <w:t>Child 10</w:t>
            </w:r>
          </w:p>
        </w:tc>
        <w:tc>
          <w:tcPr>
            <w:tcW w:w="2900" w:type="dxa"/>
          </w:tcPr>
          <w:p w14:paraId="6C51C8A4" w14:textId="77777777" w:rsidR="00CD770A" w:rsidRPr="003475AC" w:rsidRDefault="00CD770A" w:rsidP="005A14D8">
            <w:r w:rsidRPr="003475AC">
              <w:rPr>
                <w:lang w:val="uk-UA"/>
              </w:rPr>
              <w:t>1 = Female, 2 = Male</w:t>
            </w:r>
          </w:p>
        </w:tc>
      </w:tr>
    </w:tbl>
    <w:p w14:paraId="0C958763" w14:textId="77777777" w:rsidR="00CD770A" w:rsidRPr="00BE1D4A" w:rsidRDefault="00CD770A" w:rsidP="00CD770A">
      <w:pPr>
        <w:rPr>
          <w:b/>
          <w:bCs/>
          <w:color w:val="00B0F0"/>
          <w:lang w:val="uk-UA"/>
        </w:rPr>
      </w:pPr>
    </w:p>
    <w:tbl>
      <w:tblPr>
        <w:tblStyle w:val="TableGrid"/>
        <w:tblW w:w="9875" w:type="dxa"/>
        <w:tblLayout w:type="fixed"/>
        <w:tblLook w:val="04A0" w:firstRow="1" w:lastRow="0" w:firstColumn="1" w:lastColumn="0" w:noHBand="0" w:noVBand="1"/>
      </w:tblPr>
      <w:tblGrid>
        <w:gridCol w:w="603"/>
        <w:gridCol w:w="1538"/>
        <w:gridCol w:w="1120"/>
        <w:gridCol w:w="1514"/>
        <w:gridCol w:w="1053"/>
        <w:gridCol w:w="851"/>
        <w:gridCol w:w="711"/>
        <w:gridCol w:w="1159"/>
        <w:gridCol w:w="1326"/>
      </w:tblGrid>
      <w:tr w:rsidR="00CD770A" w:rsidRPr="00BE1D4A" w14:paraId="47F5985D" w14:textId="77777777" w:rsidTr="00CD5142">
        <w:trPr>
          <w:trHeight w:val="300"/>
        </w:trPr>
        <w:tc>
          <w:tcPr>
            <w:tcW w:w="603" w:type="dxa"/>
          </w:tcPr>
          <w:p w14:paraId="5F77A6A6" w14:textId="77777777" w:rsidR="00CD770A" w:rsidRPr="003475AC" w:rsidRDefault="00CD770A" w:rsidP="005A14D8">
            <w:pPr>
              <w:rPr>
                <w:b/>
                <w:bCs/>
                <w:color w:val="00B0F0"/>
                <w:lang w:val="uk-UA"/>
              </w:rPr>
            </w:pPr>
            <w:r w:rsidRPr="003475AC">
              <w:rPr>
                <w:b/>
                <w:bCs/>
                <w:color w:val="00B0F0"/>
                <w:lang w:val="uk-UA"/>
              </w:rPr>
              <w:t>MB</w:t>
            </w:r>
          </w:p>
        </w:tc>
        <w:tc>
          <w:tcPr>
            <w:tcW w:w="1538" w:type="dxa"/>
          </w:tcPr>
          <w:p w14:paraId="0C41054D" w14:textId="77777777" w:rsidR="00CD770A" w:rsidRPr="00DD7708" w:rsidRDefault="00CD770A" w:rsidP="005A14D8">
            <w:pPr>
              <w:rPr>
                <w:b/>
                <w:bCs/>
                <w:lang w:val="uk-UA"/>
              </w:rPr>
            </w:pPr>
            <w:r>
              <w:rPr>
                <w:b/>
                <w:bCs/>
                <w:lang w:val="uk-UA"/>
              </w:rPr>
              <w:t>B5</w:t>
            </w:r>
            <w:r w:rsidRPr="00BE1D4A">
              <w:rPr>
                <w:b/>
                <w:bCs/>
                <w:lang w:val="uk-UA"/>
              </w:rPr>
              <w:t xml:space="preserve">. </w:t>
            </w:r>
            <w:r>
              <w:rPr>
                <w:b/>
                <w:bCs/>
                <w:lang w:val="uk-UA"/>
              </w:rPr>
              <w:t xml:space="preserve">What kind of education are your children currently receiving? </w:t>
            </w:r>
            <w:r w:rsidRPr="00DD7708">
              <w:rPr>
                <w:i/>
                <w:iCs/>
                <w:lang w:val="uk-UA"/>
              </w:rPr>
              <w:t>If the child/children attend multiple institutions, please select all options that apply to this child</w:t>
            </w:r>
          </w:p>
        </w:tc>
        <w:tc>
          <w:tcPr>
            <w:tcW w:w="1120" w:type="dxa"/>
          </w:tcPr>
          <w:p w14:paraId="35750A07" w14:textId="77777777" w:rsidR="00CD770A" w:rsidRPr="00BE1D4A" w:rsidRDefault="00CD770A" w:rsidP="005A14D8">
            <w:pPr>
              <w:rPr>
                <w:b/>
                <w:bCs/>
                <w:color w:val="00B0F0"/>
                <w:lang w:val="uk-UA"/>
              </w:rPr>
            </w:pPr>
            <w:r w:rsidRPr="003475AC">
              <w:rPr>
                <w:b/>
                <w:bCs/>
                <w:lang w:val="uk-UA"/>
              </w:rPr>
              <w:t>Education at a school</w:t>
            </w:r>
            <w:r>
              <w:rPr>
                <w:b/>
                <w:bCs/>
                <w:lang w:val="uk-UA"/>
              </w:rPr>
              <w:t xml:space="preserve">, college, or technical school </w:t>
            </w:r>
            <w:r w:rsidRPr="003475AC">
              <w:rPr>
                <w:b/>
                <w:bCs/>
                <w:lang w:val="uk-UA"/>
              </w:rPr>
              <w:t xml:space="preserve">in </w:t>
            </w:r>
            <w:r w:rsidRPr="00BE1D4A">
              <w:rPr>
                <w:b/>
                <w:bCs/>
                <w:color w:val="00B0F0"/>
                <w:lang w:val="uk-UA"/>
              </w:rPr>
              <w:t>[</w:t>
            </w:r>
            <w:r>
              <w:rPr>
                <w:b/>
                <w:bCs/>
                <w:color w:val="00B0F0"/>
                <w:lang w:val="uk-UA"/>
              </w:rPr>
              <w:t>_filling_from_S5</w:t>
            </w:r>
            <w:r w:rsidRPr="00BE1D4A">
              <w:rPr>
                <w:b/>
                <w:bCs/>
                <w:color w:val="00B0F0"/>
                <w:lang w:val="uk-UA"/>
              </w:rPr>
              <w:t>]</w:t>
            </w:r>
          </w:p>
        </w:tc>
        <w:tc>
          <w:tcPr>
            <w:tcW w:w="1514" w:type="dxa"/>
          </w:tcPr>
          <w:p w14:paraId="660E8B14" w14:textId="77777777" w:rsidR="00CD770A" w:rsidRPr="00BE1D4A" w:rsidRDefault="00CD770A" w:rsidP="005A14D8">
            <w:pPr>
              <w:rPr>
                <w:lang w:val="uk-UA"/>
              </w:rPr>
            </w:pPr>
            <w:r>
              <w:rPr>
                <w:lang w:val="uk-UA"/>
              </w:rPr>
              <w:t>Distance learning at a school, college, or technical school in Ukraine</w:t>
            </w:r>
          </w:p>
        </w:tc>
        <w:tc>
          <w:tcPr>
            <w:tcW w:w="1053" w:type="dxa"/>
          </w:tcPr>
          <w:p w14:paraId="56FA649E" w14:textId="77777777" w:rsidR="00CD770A" w:rsidRDefault="00CD770A" w:rsidP="005A14D8">
            <w:pPr>
              <w:rPr>
                <w:lang w:val="uk-UA"/>
              </w:rPr>
            </w:pPr>
            <w:r>
              <w:rPr>
                <w:lang w:val="uk-UA"/>
              </w:rPr>
              <w:t>Preschool in the country of residence</w:t>
            </w:r>
          </w:p>
        </w:tc>
        <w:tc>
          <w:tcPr>
            <w:tcW w:w="851" w:type="dxa"/>
          </w:tcPr>
          <w:p w14:paraId="5EF2DFE2" w14:textId="77777777" w:rsidR="00CD770A" w:rsidRDefault="00CD770A" w:rsidP="005A14D8">
            <w:pPr>
              <w:rPr>
                <w:lang w:val="uk-UA"/>
              </w:rPr>
            </w:pPr>
            <w:r>
              <w:rPr>
                <w:lang w:val="uk-UA"/>
              </w:rPr>
              <w:t xml:space="preserve">University in </w:t>
            </w:r>
            <w:r w:rsidRPr="00BE1D4A">
              <w:rPr>
                <w:b/>
                <w:bCs/>
                <w:color w:val="00B0F0"/>
                <w:lang w:val="uk-UA"/>
              </w:rPr>
              <w:t>[</w:t>
            </w:r>
            <w:r>
              <w:rPr>
                <w:b/>
                <w:bCs/>
                <w:color w:val="00B0F0"/>
                <w:lang w:val="uk-UA"/>
              </w:rPr>
              <w:t>_filling_from_S5</w:t>
            </w:r>
            <w:r w:rsidRPr="00BE1D4A">
              <w:rPr>
                <w:b/>
                <w:bCs/>
                <w:color w:val="00B0F0"/>
                <w:lang w:val="uk-UA"/>
              </w:rPr>
              <w:t>]</w:t>
            </w:r>
          </w:p>
        </w:tc>
        <w:tc>
          <w:tcPr>
            <w:tcW w:w="711" w:type="dxa"/>
          </w:tcPr>
          <w:p w14:paraId="2683BCD1" w14:textId="77777777" w:rsidR="00CD770A" w:rsidRDefault="00CD770A" w:rsidP="005A14D8">
            <w:pPr>
              <w:rPr>
                <w:lang w:val="uk-UA"/>
              </w:rPr>
            </w:pPr>
            <w:r>
              <w:rPr>
                <w:lang w:val="uk-UA"/>
              </w:rPr>
              <w:t>University in Ukraine</w:t>
            </w:r>
          </w:p>
        </w:tc>
        <w:tc>
          <w:tcPr>
            <w:tcW w:w="1159" w:type="dxa"/>
            <w:shd w:val="clear" w:color="auto" w:fill="E2EFD9" w:themeFill="accent6" w:themeFillTint="33"/>
          </w:tcPr>
          <w:p w14:paraId="1A36C0D7" w14:textId="550DFE14" w:rsidR="19813394" w:rsidRDefault="19813394" w:rsidP="2F68CD4B">
            <w:pPr>
              <w:rPr>
                <w:lang w:val="uk-UA"/>
              </w:rPr>
            </w:pPr>
            <w:r w:rsidRPr="2F68CD4B">
              <w:rPr>
                <w:lang w:val="uk-UA"/>
              </w:rPr>
              <w:t xml:space="preserve">Other education </w:t>
            </w:r>
          </w:p>
        </w:tc>
        <w:tc>
          <w:tcPr>
            <w:tcW w:w="1326" w:type="dxa"/>
          </w:tcPr>
          <w:p w14:paraId="26EF5DFE" w14:textId="77777777" w:rsidR="00CD770A" w:rsidRDefault="00CD770A" w:rsidP="005A14D8">
            <w:pPr>
              <w:rPr>
                <w:lang w:val="uk-UA"/>
              </w:rPr>
            </w:pPr>
            <w:r w:rsidRPr="2F68CD4B">
              <w:rPr>
                <w:lang w:val="uk-UA"/>
              </w:rPr>
              <w:t>Not enrolled</w:t>
            </w:r>
          </w:p>
        </w:tc>
      </w:tr>
      <w:tr w:rsidR="00CD770A" w:rsidRPr="00BE1D4A" w14:paraId="2EEADC1E" w14:textId="77777777" w:rsidTr="00CD5142">
        <w:trPr>
          <w:trHeight w:val="300"/>
        </w:trPr>
        <w:tc>
          <w:tcPr>
            <w:tcW w:w="603" w:type="dxa"/>
          </w:tcPr>
          <w:p w14:paraId="33E2FF61" w14:textId="77777777" w:rsidR="00CD770A" w:rsidRDefault="00CD770A" w:rsidP="005A14D8">
            <w:pPr>
              <w:rPr>
                <w:lang w:val="uk-UA"/>
              </w:rPr>
            </w:pPr>
            <w:r>
              <w:rPr>
                <w:lang w:val="uk-UA"/>
              </w:rPr>
              <w:t>1</w:t>
            </w:r>
          </w:p>
        </w:tc>
        <w:tc>
          <w:tcPr>
            <w:tcW w:w="1538" w:type="dxa"/>
          </w:tcPr>
          <w:p w14:paraId="266BECAE" w14:textId="77777777" w:rsidR="00CD770A" w:rsidRPr="00BE1D4A" w:rsidRDefault="00CD770A" w:rsidP="005A14D8">
            <w:pPr>
              <w:rPr>
                <w:lang w:val="uk-UA"/>
              </w:rPr>
            </w:pPr>
            <w:r>
              <w:rPr>
                <w:lang w:val="uk-UA"/>
              </w:rPr>
              <w:t>Child 1</w:t>
            </w:r>
          </w:p>
        </w:tc>
        <w:tc>
          <w:tcPr>
            <w:tcW w:w="1120" w:type="dxa"/>
          </w:tcPr>
          <w:p w14:paraId="15638AC8" w14:textId="77777777" w:rsidR="00CD770A" w:rsidRPr="00BE1D4A" w:rsidRDefault="00CD770A" w:rsidP="005A14D8">
            <w:pPr>
              <w:rPr>
                <w:lang w:val="uk-UA"/>
              </w:rPr>
            </w:pPr>
            <w:r>
              <w:rPr>
                <w:lang w:val="uk-UA"/>
              </w:rPr>
              <w:t>1 = Yes, 2 = No</w:t>
            </w:r>
          </w:p>
        </w:tc>
        <w:tc>
          <w:tcPr>
            <w:tcW w:w="1514" w:type="dxa"/>
          </w:tcPr>
          <w:p w14:paraId="26CFDDA5" w14:textId="77777777" w:rsidR="00CD770A" w:rsidRPr="00BE1D4A" w:rsidRDefault="00CD770A" w:rsidP="005A14D8">
            <w:pPr>
              <w:rPr>
                <w:lang w:val="uk-UA"/>
              </w:rPr>
            </w:pPr>
            <w:r>
              <w:rPr>
                <w:lang w:val="uk-UA"/>
              </w:rPr>
              <w:t>1 = Yes, 2 = No</w:t>
            </w:r>
          </w:p>
        </w:tc>
        <w:tc>
          <w:tcPr>
            <w:tcW w:w="1053" w:type="dxa"/>
          </w:tcPr>
          <w:p w14:paraId="0F76C542" w14:textId="77777777" w:rsidR="00CD770A" w:rsidRPr="00BE1D4A" w:rsidRDefault="00CD770A" w:rsidP="005A14D8">
            <w:pPr>
              <w:rPr>
                <w:lang w:val="uk-UA"/>
              </w:rPr>
            </w:pPr>
            <w:r>
              <w:rPr>
                <w:lang w:val="uk-UA"/>
              </w:rPr>
              <w:t>1 = Yes, 2 = No</w:t>
            </w:r>
          </w:p>
        </w:tc>
        <w:tc>
          <w:tcPr>
            <w:tcW w:w="851" w:type="dxa"/>
          </w:tcPr>
          <w:p w14:paraId="5A7A1EEF" w14:textId="77777777" w:rsidR="00CD770A" w:rsidRDefault="00CD770A" w:rsidP="005A14D8">
            <w:pPr>
              <w:rPr>
                <w:lang w:val="uk-UA"/>
              </w:rPr>
            </w:pPr>
            <w:r>
              <w:rPr>
                <w:lang w:val="uk-UA"/>
              </w:rPr>
              <w:t>1 = Yes, 2 = No</w:t>
            </w:r>
          </w:p>
        </w:tc>
        <w:tc>
          <w:tcPr>
            <w:tcW w:w="711" w:type="dxa"/>
          </w:tcPr>
          <w:p w14:paraId="1A01AC3D" w14:textId="77777777" w:rsidR="00CD770A" w:rsidRDefault="00CD770A" w:rsidP="005A14D8">
            <w:pPr>
              <w:rPr>
                <w:lang w:val="uk-UA"/>
              </w:rPr>
            </w:pPr>
            <w:r>
              <w:rPr>
                <w:lang w:val="uk-UA"/>
              </w:rPr>
              <w:t>1 = Yes, 2 = No</w:t>
            </w:r>
          </w:p>
        </w:tc>
        <w:tc>
          <w:tcPr>
            <w:tcW w:w="1159" w:type="dxa"/>
            <w:shd w:val="clear" w:color="auto" w:fill="E2EFD9" w:themeFill="accent6" w:themeFillTint="33"/>
          </w:tcPr>
          <w:p w14:paraId="25CBEA5E" w14:textId="77777777" w:rsidR="2F68CD4B" w:rsidRDefault="2F68CD4B" w:rsidP="2F68CD4B">
            <w:pPr>
              <w:rPr>
                <w:lang w:val="uk-UA"/>
              </w:rPr>
            </w:pPr>
            <w:r w:rsidRPr="2F68CD4B">
              <w:rPr>
                <w:lang w:val="uk-UA"/>
              </w:rPr>
              <w:t>1 = Yes, 2 = No</w:t>
            </w:r>
          </w:p>
        </w:tc>
        <w:tc>
          <w:tcPr>
            <w:tcW w:w="1326" w:type="dxa"/>
          </w:tcPr>
          <w:p w14:paraId="4D396BD6" w14:textId="77777777" w:rsidR="00CD770A" w:rsidRDefault="00CD770A" w:rsidP="005A14D8">
            <w:pPr>
              <w:rPr>
                <w:lang w:val="uk-UA"/>
              </w:rPr>
            </w:pPr>
            <w:r>
              <w:rPr>
                <w:lang w:val="uk-UA"/>
              </w:rPr>
              <w:t>1 = Yes, 2 = No</w:t>
            </w:r>
          </w:p>
        </w:tc>
      </w:tr>
      <w:tr w:rsidR="00CD770A" w:rsidRPr="00BE1D4A" w14:paraId="464AAEBC" w14:textId="77777777" w:rsidTr="00CD5142">
        <w:trPr>
          <w:trHeight w:val="300"/>
        </w:trPr>
        <w:tc>
          <w:tcPr>
            <w:tcW w:w="603" w:type="dxa"/>
          </w:tcPr>
          <w:p w14:paraId="030B298B" w14:textId="77777777" w:rsidR="00CD770A" w:rsidRDefault="00CD770A" w:rsidP="005A14D8">
            <w:pPr>
              <w:rPr>
                <w:lang w:val="uk-UA"/>
              </w:rPr>
            </w:pPr>
            <w:r>
              <w:rPr>
                <w:lang w:val="uk-UA"/>
              </w:rPr>
              <w:t>2</w:t>
            </w:r>
          </w:p>
        </w:tc>
        <w:tc>
          <w:tcPr>
            <w:tcW w:w="1538" w:type="dxa"/>
          </w:tcPr>
          <w:p w14:paraId="5E456747" w14:textId="77777777" w:rsidR="00CD770A" w:rsidRPr="00BE1D4A" w:rsidRDefault="00CD770A" w:rsidP="005A14D8">
            <w:pPr>
              <w:rPr>
                <w:lang w:val="uk-UA"/>
              </w:rPr>
            </w:pPr>
            <w:r>
              <w:rPr>
                <w:lang w:val="uk-UA"/>
              </w:rPr>
              <w:t>Child 2</w:t>
            </w:r>
          </w:p>
        </w:tc>
        <w:tc>
          <w:tcPr>
            <w:tcW w:w="1120" w:type="dxa"/>
          </w:tcPr>
          <w:p w14:paraId="2797E7F6" w14:textId="77777777" w:rsidR="00CD770A" w:rsidRPr="00BE1D4A" w:rsidRDefault="00CD770A" w:rsidP="005A14D8">
            <w:pPr>
              <w:rPr>
                <w:lang w:val="uk-UA"/>
              </w:rPr>
            </w:pPr>
            <w:r>
              <w:rPr>
                <w:lang w:val="uk-UA"/>
              </w:rPr>
              <w:t>1 = Yes, 2 = No</w:t>
            </w:r>
          </w:p>
        </w:tc>
        <w:tc>
          <w:tcPr>
            <w:tcW w:w="1514" w:type="dxa"/>
          </w:tcPr>
          <w:p w14:paraId="09AA98B2" w14:textId="77777777" w:rsidR="00CD770A" w:rsidRPr="00BE1D4A" w:rsidRDefault="00CD770A" w:rsidP="005A14D8">
            <w:pPr>
              <w:rPr>
                <w:lang w:val="uk-UA"/>
              </w:rPr>
            </w:pPr>
            <w:r>
              <w:rPr>
                <w:lang w:val="uk-UA"/>
              </w:rPr>
              <w:t>1 = Yes, 2 = No</w:t>
            </w:r>
          </w:p>
        </w:tc>
        <w:tc>
          <w:tcPr>
            <w:tcW w:w="1053" w:type="dxa"/>
          </w:tcPr>
          <w:p w14:paraId="70B08D59" w14:textId="77777777" w:rsidR="00CD770A" w:rsidRPr="00BE1D4A" w:rsidRDefault="00CD770A" w:rsidP="005A14D8">
            <w:pPr>
              <w:rPr>
                <w:lang w:val="uk-UA"/>
              </w:rPr>
            </w:pPr>
            <w:r>
              <w:rPr>
                <w:lang w:val="uk-UA"/>
              </w:rPr>
              <w:t>1 = Yes, 2 = No</w:t>
            </w:r>
          </w:p>
        </w:tc>
        <w:tc>
          <w:tcPr>
            <w:tcW w:w="851" w:type="dxa"/>
          </w:tcPr>
          <w:p w14:paraId="402B8160" w14:textId="77777777" w:rsidR="00CD770A" w:rsidRDefault="00CD770A" w:rsidP="005A14D8">
            <w:pPr>
              <w:rPr>
                <w:lang w:val="uk-UA"/>
              </w:rPr>
            </w:pPr>
            <w:r>
              <w:rPr>
                <w:lang w:val="uk-UA"/>
              </w:rPr>
              <w:t>1 = Yes, 2 = No</w:t>
            </w:r>
          </w:p>
        </w:tc>
        <w:tc>
          <w:tcPr>
            <w:tcW w:w="711" w:type="dxa"/>
          </w:tcPr>
          <w:p w14:paraId="600F0508" w14:textId="77777777" w:rsidR="00CD770A" w:rsidRDefault="00CD770A" w:rsidP="005A14D8">
            <w:pPr>
              <w:rPr>
                <w:lang w:val="uk-UA"/>
              </w:rPr>
            </w:pPr>
            <w:r>
              <w:rPr>
                <w:lang w:val="uk-UA"/>
              </w:rPr>
              <w:t>1 = Yes, 2 = No</w:t>
            </w:r>
          </w:p>
        </w:tc>
        <w:tc>
          <w:tcPr>
            <w:tcW w:w="1159" w:type="dxa"/>
            <w:shd w:val="clear" w:color="auto" w:fill="E2EFD9" w:themeFill="accent6" w:themeFillTint="33"/>
          </w:tcPr>
          <w:p w14:paraId="48725DF0" w14:textId="77777777" w:rsidR="2F68CD4B" w:rsidRDefault="2F68CD4B" w:rsidP="2F68CD4B">
            <w:pPr>
              <w:rPr>
                <w:lang w:val="uk-UA"/>
              </w:rPr>
            </w:pPr>
            <w:r w:rsidRPr="2F68CD4B">
              <w:rPr>
                <w:lang w:val="uk-UA"/>
              </w:rPr>
              <w:t>1 = Yes, 2 = No</w:t>
            </w:r>
          </w:p>
        </w:tc>
        <w:tc>
          <w:tcPr>
            <w:tcW w:w="1326" w:type="dxa"/>
          </w:tcPr>
          <w:p w14:paraId="3B40F6D9" w14:textId="77777777" w:rsidR="00CD770A" w:rsidRDefault="00CD770A" w:rsidP="005A14D8">
            <w:pPr>
              <w:rPr>
                <w:lang w:val="uk-UA"/>
              </w:rPr>
            </w:pPr>
            <w:r>
              <w:rPr>
                <w:lang w:val="uk-UA"/>
              </w:rPr>
              <w:t>1 = Yes, 2 = No</w:t>
            </w:r>
          </w:p>
        </w:tc>
      </w:tr>
      <w:tr w:rsidR="00CD770A" w:rsidRPr="00BE1D4A" w14:paraId="3B54043C" w14:textId="77777777" w:rsidTr="00CD5142">
        <w:trPr>
          <w:trHeight w:val="300"/>
        </w:trPr>
        <w:tc>
          <w:tcPr>
            <w:tcW w:w="603" w:type="dxa"/>
          </w:tcPr>
          <w:p w14:paraId="3A1E3C36" w14:textId="77777777" w:rsidR="00CD770A" w:rsidRDefault="00CD770A" w:rsidP="005A14D8">
            <w:pPr>
              <w:rPr>
                <w:lang w:val="uk-UA"/>
              </w:rPr>
            </w:pPr>
            <w:r>
              <w:rPr>
                <w:lang w:val="uk-UA"/>
              </w:rPr>
              <w:t>3</w:t>
            </w:r>
          </w:p>
        </w:tc>
        <w:tc>
          <w:tcPr>
            <w:tcW w:w="1538" w:type="dxa"/>
          </w:tcPr>
          <w:p w14:paraId="34F8BC42" w14:textId="77777777" w:rsidR="00CD770A" w:rsidRPr="00BE1D4A" w:rsidRDefault="00CD770A" w:rsidP="005A14D8">
            <w:pPr>
              <w:rPr>
                <w:lang w:val="uk-UA"/>
              </w:rPr>
            </w:pPr>
            <w:r>
              <w:rPr>
                <w:lang w:val="uk-UA"/>
              </w:rPr>
              <w:t>Child 3</w:t>
            </w:r>
          </w:p>
        </w:tc>
        <w:tc>
          <w:tcPr>
            <w:tcW w:w="1120" w:type="dxa"/>
          </w:tcPr>
          <w:p w14:paraId="455B053F" w14:textId="77777777" w:rsidR="00CD770A" w:rsidRPr="00BE1D4A" w:rsidRDefault="00CD770A" w:rsidP="005A14D8">
            <w:pPr>
              <w:rPr>
                <w:lang w:val="uk-UA"/>
              </w:rPr>
            </w:pPr>
            <w:r>
              <w:rPr>
                <w:lang w:val="uk-UA"/>
              </w:rPr>
              <w:t>1 = Yes, 2 = No</w:t>
            </w:r>
          </w:p>
        </w:tc>
        <w:tc>
          <w:tcPr>
            <w:tcW w:w="1514" w:type="dxa"/>
          </w:tcPr>
          <w:p w14:paraId="4FE5107C" w14:textId="77777777" w:rsidR="00CD770A" w:rsidRPr="00BE1D4A" w:rsidRDefault="00CD770A" w:rsidP="005A14D8">
            <w:pPr>
              <w:rPr>
                <w:lang w:val="uk-UA"/>
              </w:rPr>
            </w:pPr>
            <w:r>
              <w:rPr>
                <w:lang w:val="uk-UA"/>
              </w:rPr>
              <w:t>1 = Yes, 2 = No</w:t>
            </w:r>
          </w:p>
        </w:tc>
        <w:tc>
          <w:tcPr>
            <w:tcW w:w="1053" w:type="dxa"/>
          </w:tcPr>
          <w:p w14:paraId="21B653A5" w14:textId="77777777" w:rsidR="00CD770A" w:rsidRPr="00BE1D4A" w:rsidRDefault="00CD770A" w:rsidP="005A14D8">
            <w:pPr>
              <w:rPr>
                <w:lang w:val="uk-UA"/>
              </w:rPr>
            </w:pPr>
            <w:r>
              <w:rPr>
                <w:lang w:val="uk-UA"/>
              </w:rPr>
              <w:t>1 = Yes, 2 = No</w:t>
            </w:r>
          </w:p>
        </w:tc>
        <w:tc>
          <w:tcPr>
            <w:tcW w:w="851" w:type="dxa"/>
          </w:tcPr>
          <w:p w14:paraId="6AB39850" w14:textId="77777777" w:rsidR="00CD770A" w:rsidRDefault="00CD770A" w:rsidP="005A14D8">
            <w:pPr>
              <w:rPr>
                <w:lang w:val="uk-UA"/>
              </w:rPr>
            </w:pPr>
            <w:r>
              <w:rPr>
                <w:lang w:val="uk-UA"/>
              </w:rPr>
              <w:t>1 = Yes, 2 = No</w:t>
            </w:r>
          </w:p>
        </w:tc>
        <w:tc>
          <w:tcPr>
            <w:tcW w:w="711" w:type="dxa"/>
          </w:tcPr>
          <w:p w14:paraId="06E717D2" w14:textId="77777777" w:rsidR="00CD770A" w:rsidRDefault="00CD770A" w:rsidP="005A14D8">
            <w:pPr>
              <w:rPr>
                <w:lang w:val="uk-UA"/>
              </w:rPr>
            </w:pPr>
            <w:r>
              <w:rPr>
                <w:lang w:val="uk-UA"/>
              </w:rPr>
              <w:t>1 = Yes, 2 = No</w:t>
            </w:r>
          </w:p>
        </w:tc>
        <w:tc>
          <w:tcPr>
            <w:tcW w:w="1159" w:type="dxa"/>
            <w:shd w:val="clear" w:color="auto" w:fill="E2EFD9" w:themeFill="accent6" w:themeFillTint="33"/>
          </w:tcPr>
          <w:p w14:paraId="452CE720" w14:textId="77777777" w:rsidR="2F68CD4B" w:rsidRDefault="2F68CD4B" w:rsidP="2F68CD4B">
            <w:pPr>
              <w:rPr>
                <w:lang w:val="uk-UA"/>
              </w:rPr>
            </w:pPr>
            <w:r w:rsidRPr="2F68CD4B">
              <w:rPr>
                <w:lang w:val="uk-UA"/>
              </w:rPr>
              <w:t>1 = Yes, 2 = No</w:t>
            </w:r>
          </w:p>
        </w:tc>
        <w:tc>
          <w:tcPr>
            <w:tcW w:w="1326" w:type="dxa"/>
          </w:tcPr>
          <w:p w14:paraId="6A899633" w14:textId="77777777" w:rsidR="00CD770A" w:rsidRDefault="00CD770A" w:rsidP="005A14D8">
            <w:pPr>
              <w:rPr>
                <w:lang w:val="uk-UA"/>
              </w:rPr>
            </w:pPr>
            <w:r>
              <w:rPr>
                <w:lang w:val="uk-UA"/>
              </w:rPr>
              <w:t>1 = Yes, 2 = No</w:t>
            </w:r>
          </w:p>
        </w:tc>
      </w:tr>
      <w:tr w:rsidR="00CD770A" w:rsidRPr="00BE1D4A" w14:paraId="45A93C7E" w14:textId="77777777" w:rsidTr="00CD5142">
        <w:trPr>
          <w:trHeight w:val="300"/>
        </w:trPr>
        <w:tc>
          <w:tcPr>
            <w:tcW w:w="603" w:type="dxa"/>
          </w:tcPr>
          <w:p w14:paraId="2133463E" w14:textId="77777777" w:rsidR="00CD770A" w:rsidRDefault="00CD770A" w:rsidP="005A14D8">
            <w:pPr>
              <w:rPr>
                <w:lang w:val="uk-UA"/>
              </w:rPr>
            </w:pPr>
            <w:r>
              <w:rPr>
                <w:lang w:val="uk-UA"/>
              </w:rPr>
              <w:t>4</w:t>
            </w:r>
          </w:p>
        </w:tc>
        <w:tc>
          <w:tcPr>
            <w:tcW w:w="1538" w:type="dxa"/>
          </w:tcPr>
          <w:p w14:paraId="471A8733" w14:textId="77777777" w:rsidR="00CD770A" w:rsidRPr="00BE1D4A" w:rsidRDefault="00CD770A" w:rsidP="005A14D8">
            <w:pPr>
              <w:rPr>
                <w:lang w:val="uk-UA"/>
              </w:rPr>
            </w:pPr>
            <w:r>
              <w:rPr>
                <w:lang w:val="uk-UA"/>
              </w:rPr>
              <w:t>Child 4</w:t>
            </w:r>
          </w:p>
        </w:tc>
        <w:tc>
          <w:tcPr>
            <w:tcW w:w="1120" w:type="dxa"/>
          </w:tcPr>
          <w:p w14:paraId="5FC17EBA" w14:textId="77777777" w:rsidR="00CD770A" w:rsidRPr="00BE1D4A" w:rsidRDefault="00CD770A" w:rsidP="005A14D8">
            <w:pPr>
              <w:rPr>
                <w:lang w:val="uk-UA"/>
              </w:rPr>
            </w:pPr>
            <w:r>
              <w:rPr>
                <w:lang w:val="uk-UA"/>
              </w:rPr>
              <w:t>1 = Yes, 2 = No</w:t>
            </w:r>
          </w:p>
        </w:tc>
        <w:tc>
          <w:tcPr>
            <w:tcW w:w="1514" w:type="dxa"/>
          </w:tcPr>
          <w:p w14:paraId="1D277F30" w14:textId="77777777" w:rsidR="00CD770A" w:rsidRPr="00BE1D4A" w:rsidRDefault="00CD770A" w:rsidP="005A14D8">
            <w:pPr>
              <w:rPr>
                <w:lang w:val="uk-UA"/>
              </w:rPr>
            </w:pPr>
            <w:r>
              <w:rPr>
                <w:lang w:val="uk-UA"/>
              </w:rPr>
              <w:t>1 = Yes, 2 = No</w:t>
            </w:r>
          </w:p>
        </w:tc>
        <w:tc>
          <w:tcPr>
            <w:tcW w:w="1053" w:type="dxa"/>
          </w:tcPr>
          <w:p w14:paraId="0F471135" w14:textId="77777777" w:rsidR="00CD770A" w:rsidRPr="00BE1D4A" w:rsidRDefault="00CD770A" w:rsidP="005A14D8">
            <w:pPr>
              <w:rPr>
                <w:lang w:val="uk-UA"/>
              </w:rPr>
            </w:pPr>
            <w:r>
              <w:rPr>
                <w:lang w:val="uk-UA"/>
              </w:rPr>
              <w:t>1 = Yes, 2 = No</w:t>
            </w:r>
          </w:p>
        </w:tc>
        <w:tc>
          <w:tcPr>
            <w:tcW w:w="851" w:type="dxa"/>
          </w:tcPr>
          <w:p w14:paraId="346BDDA5" w14:textId="77777777" w:rsidR="00CD770A" w:rsidRDefault="00CD770A" w:rsidP="005A14D8">
            <w:pPr>
              <w:rPr>
                <w:lang w:val="uk-UA"/>
              </w:rPr>
            </w:pPr>
            <w:r>
              <w:rPr>
                <w:lang w:val="uk-UA"/>
              </w:rPr>
              <w:t>1 = Yes, 2 = No</w:t>
            </w:r>
          </w:p>
        </w:tc>
        <w:tc>
          <w:tcPr>
            <w:tcW w:w="711" w:type="dxa"/>
          </w:tcPr>
          <w:p w14:paraId="2922D00B" w14:textId="77777777" w:rsidR="00CD770A" w:rsidRDefault="00CD770A" w:rsidP="005A14D8">
            <w:pPr>
              <w:rPr>
                <w:lang w:val="uk-UA"/>
              </w:rPr>
            </w:pPr>
            <w:r>
              <w:rPr>
                <w:lang w:val="uk-UA"/>
              </w:rPr>
              <w:t>1 = Yes, 2 = No</w:t>
            </w:r>
          </w:p>
        </w:tc>
        <w:tc>
          <w:tcPr>
            <w:tcW w:w="1159" w:type="dxa"/>
            <w:shd w:val="clear" w:color="auto" w:fill="E2EFD9" w:themeFill="accent6" w:themeFillTint="33"/>
          </w:tcPr>
          <w:p w14:paraId="39CE79D3" w14:textId="77777777" w:rsidR="2F68CD4B" w:rsidRDefault="2F68CD4B" w:rsidP="2F68CD4B">
            <w:pPr>
              <w:rPr>
                <w:lang w:val="uk-UA"/>
              </w:rPr>
            </w:pPr>
            <w:r w:rsidRPr="2F68CD4B">
              <w:rPr>
                <w:lang w:val="uk-UA"/>
              </w:rPr>
              <w:t>1 = Yes, 2 = No</w:t>
            </w:r>
          </w:p>
        </w:tc>
        <w:tc>
          <w:tcPr>
            <w:tcW w:w="1326" w:type="dxa"/>
          </w:tcPr>
          <w:p w14:paraId="37940C50" w14:textId="77777777" w:rsidR="00CD770A" w:rsidRDefault="00CD770A" w:rsidP="005A14D8">
            <w:pPr>
              <w:rPr>
                <w:lang w:val="uk-UA"/>
              </w:rPr>
            </w:pPr>
            <w:r>
              <w:rPr>
                <w:lang w:val="uk-UA"/>
              </w:rPr>
              <w:t>1 = Yes, 2 = No</w:t>
            </w:r>
          </w:p>
        </w:tc>
      </w:tr>
      <w:tr w:rsidR="00CD770A" w:rsidRPr="00BE1D4A" w14:paraId="6208AB53" w14:textId="77777777" w:rsidTr="00CD5142">
        <w:trPr>
          <w:trHeight w:val="300"/>
        </w:trPr>
        <w:tc>
          <w:tcPr>
            <w:tcW w:w="603" w:type="dxa"/>
          </w:tcPr>
          <w:p w14:paraId="0882890A" w14:textId="77777777" w:rsidR="00CD770A" w:rsidRPr="00A1484A" w:rsidRDefault="00CD770A" w:rsidP="005A14D8">
            <w:r>
              <w:rPr>
                <w:lang w:val="uk-UA"/>
              </w:rPr>
              <w:lastRenderedPageBreak/>
              <w:t>5</w:t>
            </w:r>
          </w:p>
        </w:tc>
        <w:tc>
          <w:tcPr>
            <w:tcW w:w="1538" w:type="dxa"/>
          </w:tcPr>
          <w:p w14:paraId="12D00141" w14:textId="77777777" w:rsidR="00CD770A" w:rsidRPr="00BE1D4A" w:rsidRDefault="00CD770A" w:rsidP="005A14D8">
            <w:pPr>
              <w:rPr>
                <w:lang w:val="uk-UA"/>
              </w:rPr>
            </w:pPr>
            <w:r>
              <w:rPr>
                <w:lang w:val="uk-UA"/>
              </w:rPr>
              <w:t xml:space="preserve">Child 5 </w:t>
            </w:r>
          </w:p>
        </w:tc>
        <w:tc>
          <w:tcPr>
            <w:tcW w:w="1120" w:type="dxa"/>
          </w:tcPr>
          <w:p w14:paraId="50CCCC11" w14:textId="77777777" w:rsidR="00CD770A" w:rsidRPr="00BE1D4A" w:rsidRDefault="00CD770A" w:rsidP="005A14D8">
            <w:pPr>
              <w:rPr>
                <w:lang w:val="uk-UA"/>
              </w:rPr>
            </w:pPr>
            <w:r>
              <w:rPr>
                <w:lang w:val="uk-UA"/>
              </w:rPr>
              <w:t>1 = Yes, 2 = No</w:t>
            </w:r>
          </w:p>
        </w:tc>
        <w:tc>
          <w:tcPr>
            <w:tcW w:w="1514" w:type="dxa"/>
          </w:tcPr>
          <w:p w14:paraId="5BBD7D85" w14:textId="77777777" w:rsidR="00CD770A" w:rsidRPr="00BE1D4A" w:rsidRDefault="00CD770A" w:rsidP="005A14D8">
            <w:pPr>
              <w:rPr>
                <w:lang w:val="uk-UA"/>
              </w:rPr>
            </w:pPr>
            <w:r>
              <w:rPr>
                <w:lang w:val="uk-UA"/>
              </w:rPr>
              <w:t>1 = Yes, 2 = No</w:t>
            </w:r>
          </w:p>
        </w:tc>
        <w:tc>
          <w:tcPr>
            <w:tcW w:w="1053" w:type="dxa"/>
          </w:tcPr>
          <w:p w14:paraId="0F852CE3" w14:textId="77777777" w:rsidR="00CD770A" w:rsidRPr="00BE1D4A" w:rsidRDefault="00CD770A" w:rsidP="005A14D8">
            <w:pPr>
              <w:rPr>
                <w:lang w:val="uk-UA"/>
              </w:rPr>
            </w:pPr>
            <w:r>
              <w:rPr>
                <w:lang w:val="uk-UA"/>
              </w:rPr>
              <w:t>1 = Yes, 2 = No</w:t>
            </w:r>
          </w:p>
        </w:tc>
        <w:tc>
          <w:tcPr>
            <w:tcW w:w="851" w:type="dxa"/>
          </w:tcPr>
          <w:p w14:paraId="0317C494" w14:textId="77777777" w:rsidR="00CD770A" w:rsidRDefault="00CD770A" w:rsidP="005A14D8">
            <w:pPr>
              <w:rPr>
                <w:lang w:val="uk-UA"/>
              </w:rPr>
            </w:pPr>
            <w:r>
              <w:rPr>
                <w:lang w:val="uk-UA"/>
              </w:rPr>
              <w:t>1 = Yes, 2 = No</w:t>
            </w:r>
          </w:p>
        </w:tc>
        <w:tc>
          <w:tcPr>
            <w:tcW w:w="711" w:type="dxa"/>
          </w:tcPr>
          <w:p w14:paraId="41DD1983" w14:textId="77777777" w:rsidR="00CD770A" w:rsidRDefault="00CD770A" w:rsidP="005A14D8">
            <w:pPr>
              <w:rPr>
                <w:lang w:val="uk-UA"/>
              </w:rPr>
            </w:pPr>
            <w:r>
              <w:rPr>
                <w:lang w:val="uk-UA"/>
              </w:rPr>
              <w:t>1 = Yes, 2 = No</w:t>
            </w:r>
          </w:p>
        </w:tc>
        <w:tc>
          <w:tcPr>
            <w:tcW w:w="1159" w:type="dxa"/>
            <w:shd w:val="clear" w:color="auto" w:fill="E2EFD9" w:themeFill="accent6" w:themeFillTint="33"/>
          </w:tcPr>
          <w:p w14:paraId="7E753E94" w14:textId="77777777" w:rsidR="2F68CD4B" w:rsidRDefault="2F68CD4B" w:rsidP="2F68CD4B">
            <w:pPr>
              <w:rPr>
                <w:lang w:val="uk-UA"/>
              </w:rPr>
            </w:pPr>
            <w:r w:rsidRPr="2F68CD4B">
              <w:rPr>
                <w:lang w:val="uk-UA"/>
              </w:rPr>
              <w:t>1 = Yes, 2 = No</w:t>
            </w:r>
          </w:p>
        </w:tc>
        <w:tc>
          <w:tcPr>
            <w:tcW w:w="1326" w:type="dxa"/>
          </w:tcPr>
          <w:p w14:paraId="5A2895D3" w14:textId="77777777" w:rsidR="00CD770A" w:rsidRDefault="00CD770A" w:rsidP="005A14D8">
            <w:pPr>
              <w:rPr>
                <w:lang w:val="uk-UA"/>
              </w:rPr>
            </w:pPr>
            <w:r>
              <w:rPr>
                <w:lang w:val="uk-UA"/>
              </w:rPr>
              <w:t>1 = Yes, 2 = No</w:t>
            </w:r>
          </w:p>
        </w:tc>
      </w:tr>
      <w:tr w:rsidR="00CD770A" w:rsidRPr="00BE1D4A" w14:paraId="35FB7169" w14:textId="77777777" w:rsidTr="00CD5142">
        <w:trPr>
          <w:trHeight w:val="300"/>
        </w:trPr>
        <w:tc>
          <w:tcPr>
            <w:tcW w:w="603" w:type="dxa"/>
          </w:tcPr>
          <w:p w14:paraId="01A169AB" w14:textId="77777777" w:rsidR="00CD770A" w:rsidRDefault="00CD770A" w:rsidP="005A14D8">
            <w:pPr>
              <w:rPr>
                <w:lang w:val="uk-UA"/>
              </w:rPr>
            </w:pPr>
            <w:r>
              <w:rPr>
                <w:lang w:val="uk-UA"/>
              </w:rPr>
              <w:t>6</w:t>
            </w:r>
          </w:p>
        </w:tc>
        <w:tc>
          <w:tcPr>
            <w:tcW w:w="1538" w:type="dxa"/>
          </w:tcPr>
          <w:p w14:paraId="285F88C8" w14:textId="77777777" w:rsidR="00CD770A" w:rsidRPr="00A1484A" w:rsidRDefault="00CD770A" w:rsidP="005A14D8">
            <w:pPr>
              <w:rPr>
                <w:lang w:val="uk-UA"/>
              </w:rPr>
            </w:pPr>
            <w:r>
              <w:rPr>
                <w:lang w:val="uk-UA"/>
              </w:rPr>
              <w:t>Child 6</w:t>
            </w:r>
          </w:p>
        </w:tc>
        <w:tc>
          <w:tcPr>
            <w:tcW w:w="1120" w:type="dxa"/>
          </w:tcPr>
          <w:p w14:paraId="740F3B51" w14:textId="77777777" w:rsidR="00CD770A" w:rsidRPr="00BE1D4A" w:rsidRDefault="00CD770A" w:rsidP="005A14D8">
            <w:pPr>
              <w:rPr>
                <w:lang w:val="uk-UA"/>
              </w:rPr>
            </w:pPr>
            <w:r>
              <w:rPr>
                <w:lang w:val="uk-UA"/>
              </w:rPr>
              <w:t>1 = Yes, 2 = No</w:t>
            </w:r>
          </w:p>
        </w:tc>
        <w:tc>
          <w:tcPr>
            <w:tcW w:w="1514" w:type="dxa"/>
          </w:tcPr>
          <w:p w14:paraId="076395E4" w14:textId="77777777" w:rsidR="00CD770A" w:rsidRPr="00BE1D4A" w:rsidRDefault="00CD770A" w:rsidP="005A14D8">
            <w:pPr>
              <w:rPr>
                <w:lang w:val="uk-UA"/>
              </w:rPr>
            </w:pPr>
            <w:r>
              <w:rPr>
                <w:lang w:val="uk-UA"/>
              </w:rPr>
              <w:t>1 = Yes, 2 = No</w:t>
            </w:r>
          </w:p>
        </w:tc>
        <w:tc>
          <w:tcPr>
            <w:tcW w:w="1053" w:type="dxa"/>
          </w:tcPr>
          <w:p w14:paraId="127A06A6" w14:textId="77777777" w:rsidR="00CD770A" w:rsidRPr="00BE1D4A" w:rsidRDefault="00CD770A" w:rsidP="005A14D8">
            <w:pPr>
              <w:rPr>
                <w:lang w:val="uk-UA"/>
              </w:rPr>
            </w:pPr>
            <w:r>
              <w:rPr>
                <w:lang w:val="uk-UA"/>
              </w:rPr>
              <w:t>1 = Yes, 2 = No</w:t>
            </w:r>
          </w:p>
        </w:tc>
        <w:tc>
          <w:tcPr>
            <w:tcW w:w="851" w:type="dxa"/>
          </w:tcPr>
          <w:p w14:paraId="6E5DD855" w14:textId="77777777" w:rsidR="00CD770A" w:rsidRDefault="00CD770A" w:rsidP="005A14D8">
            <w:pPr>
              <w:rPr>
                <w:lang w:val="uk-UA"/>
              </w:rPr>
            </w:pPr>
            <w:r>
              <w:rPr>
                <w:lang w:val="uk-UA"/>
              </w:rPr>
              <w:t>1 = Yes, 2 = No</w:t>
            </w:r>
          </w:p>
        </w:tc>
        <w:tc>
          <w:tcPr>
            <w:tcW w:w="711" w:type="dxa"/>
          </w:tcPr>
          <w:p w14:paraId="21412067" w14:textId="77777777" w:rsidR="00CD770A" w:rsidRDefault="00CD770A" w:rsidP="005A14D8">
            <w:pPr>
              <w:rPr>
                <w:lang w:val="uk-UA"/>
              </w:rPr>
            </w:pPr>
            <w:r>
              <w:rPr>
                <w:lang w:val="uk-UA"/>
              </w:rPr>
              <w:t>1 = Yes, 2 = No</w:t>
            </w:r>
          </w:p>
        </w:tc>
        <w:tc>
          <w:tcPr>
            <w:tcW w:w="1159" w:type="dxa"/>
            <w:shd w:val="clear" w:color="auto" w:fill="E2EFD9" w:themeFill="accent6" w:themeFillTint="33"/>
          </w:tcPr>
          <w:p w14:paraId="0B1A05F3" w14:textId="77777777" w:rsidR="2F68CD4B" w:rsidRDefault="2F68CD4B" w:rsidP="2F68CD4B">
            <w:pPr>
              <w:rPr>
                <w:lang w:val="uk-UA"/>
              </w:rPr>
            </w:pPr>
            <w:r w:rsidRPr="2F68CD4B">
              <w:rPr>
                <w:lang w:val="uk-UA"/>
              </w:rPr>
              <w:t>1 = Yes, 2 = No</w:t>
            </w:r>
          </w:p>
        </w:tc>
        <w:tc>
          <w:tcPr>
            <w:tcW w:w="1326" w:type="dxa"/>
          </w:tcPr>
          <w:p w14:paraId="5A84DC11" w14:textId="77777777" w:rsidR="00CD770A" w:rsidRDefault="00CD770A" w:rsidP="005A14D8">
            <w:pPr>
              <w:rPr>
                <w:lang w:val="uk-UA"/>
              </w:rPr>
            </w:pPr>
            <w:r>
              <w:rPr>
                <w:lang w:val="uk-UA"/>
              </w:rPr>
              <w:t>1 = Yes, 2 = No</w:t>
            </w:r>
          </w:p>
        </w:tc>
      </w:tr>
      <w:tr w:rsidR="00CD770A" w:rsidRPr="00BE1D4A" w14:paraId="6DB51A90" w14:textId="77777777" w:rsidTr="00CD5142">
        <w:trPr>
          <w:trHeight w:val="300"/>
        </w:trPr>
        <w:tc>
          <w:tcPr>
            <w:tcW w:w="603" w:type="dxa"/>
          </w:tcPr>
          <w:p w14:paraId="0A3A9EF1" w14:textId="77777777" w:rsidR="00CD770A" w:rsidRDefault="00CD770A" w:rsidP="005A14D8">
            <w:pPr>
              <w:rPr>
                <w:lang w:val="uk-UA"/>
              </w:rPr>
            </w:pPr>
            <w:r>
              <w:rPr>
                <w:lang w:val="uk-UA"/>
              </w:rPr>
              <w:t>7</w:t>
            </w:r>
          </w:p>
        </w:tc>
        <w:tc>
          <w:tcPr>
            <w:tcW w:w="1538" w:type="dxa"/>
          </w:tcPr>
          <w:p w14:paraId="05F03635" w14:textId="77777777" w:rsidR="00CD770A" w:rsidRDefault="00CD770A" w:rsidP="005A14D8">
            <w:pPr>
              <w:rPr>
                <w:lang w:val="uk-UA"/>
              </w:rPr>
            </w:pPr>
            <w:r>
              <w:rPr>
                <w:lang w:val="uk-UA"/>
              </w:rPr>
              <w:t>Child 7</w:t>
            </w:r>
          </w:p>
        </w:tc>
        <w:tc>
          <w:tcPr>
            <w:tcW w:w="1120" w:type="dxa"/>
          </w:tcPr>
          <w:p w14:paraId="6B5C3AA3" w14:textId="77777777" w:rsidR="00CD770A" w:rsidRPr="00BE1D4A" w:rsidRDefault="00CD770A" w:rsidP="005A14D8">
            <w:pPr>
              <w:rPr>
                <w:lang w:val="uk-UA"/>
              </w:rPr>
            </w:pPr>
            <w:r>
              <w:rPr>
                <w:lang w:val="uk-UA"/>
              </w:rPr>
              <w:t>1 = Yes, 2 = No</w:t>
            </w:r>
          </w:p>
        </w:tc>
        <w:tc>
          <w:tcPr>
            <w:tcW w:w="1514" w:type="dxa"/>
          </w:tcPr>
          <w:p w14:paraId="4C425F92" w14:textId="77777777" w:rsidR="00CD770A" w:rsidRPr="00BE1D4A" w:rsidRDefault="00CD770A" w:rsidP="005A14D8">
            <w:pPr>
              <w:rPr>
                <w:lang w:val="uk-UA"/>
              </w:rPr>
            </w:pPr>
            <w:r>
              <w:rPr>
                <w:lang w:val="uk-UA"/>
              </w:rPr>
              <w:t>1 = Yes, 2 = No</w:t>
            </w:r>
          </w:p>
        </w:tc>
        <w:tc>
          <w:tcPr>
            <w:tcW w:w="1053" w:type="dxa"/>
          </w:tcPr>
          <w:p w14:paraId="295954A8" w14:textId="77777777" w:rsidR="00CD770A" w:rsidRPr="00BE1D4A" w:rsidRDefault="00CD770A" w:rsidP="005A14D8">
            <w:pPr>
              <w:rPr>
                <w:lang w:val="uk-UA"/>
              </w:rPr>
            </w:pPr>
            <w:r>
              <w:rPr>
                <w:lang w:val="uk-UA"/>
              </w:rPr>
              <w:t>1 = Yes, 2 = No</w:t>
            </w:r>
          </w:p>
        </w:tc>
        <w:tc>
          <w:tcPr>
            <w:tcW w:w="851" w:type="dxa"/>
          </w:tcPr>
          <w:p w14:paraId="63118B18" w14:textId="77777777" w:rsidR="00CD770A" w:rsidRDefault="00CD770A" w:rsidP="005A14D8">
            <w:pPr>
              <w:rPr>
                <w:lang w:val="uk-UA"/>
              </w:rPr>
            </w:pPr>
            <w:r>
              <w:rPr>
                <w:lang w:val="uk-UA"/>
              </w:rPr>
              <w:t>1 = Yes, 2 = No</w:t>
            </w:r>
          </w:p>
        </w:tc>
        <w:tc>
          <w:tcPr>
            <w:tcW w:w="711" w:type="dxa"/>
          </w:tcPr>
          <w:p w14:paraId="3311FE4C" w14:textId="77777777" w:rsidR="00CD770A" w:rsidRDefault="00CD770A" w:rsidP="005A14D8">
            <w:pPr>
              <w:rPr>
                <w:lang w:val="uk-UA"/>
              </w:rPr>
            </w:pPr>
            <w:r>
              <w:rPr>
                <w:lang w:val="uk-UA"/>
              </w:rPr>
              <w:t>1 = Yes, 2 = No</w:t>
            </w:r>
          </w:p>
        </w:tc>
        <w:tc>
          <w:tcPr>
            <w:tcW w:w="1159" w:type="dxa"/>
            <w:shd w:val="clear" w:color="auto" w:fill="E2EFD9" w:themeFill="accent6" w:themeFillTint="33"/>
          </w:tcPr>
          <w:p w14:paraId="43529C8A" w14:textId="77777777" w:rsidR="2F68CD4B" w:rsidRDefault="2F68CD4B" w:rsidP="2F68CD4B">
            <w:pPr>
              <w:rPr>
                <w:lang w:val="uk-UA"/>
              </w:rPr>
            </w:pPr>
            <w:r w:rsidRPr="2F68CD4B">
              <w:rPr>
                <w:lang w:val="uk-UA"/>
              </w:rPr>
              <w:t>1 = Yes, 2 = No</w:t>
            </w:r>
          </w:p>
        </w:tc>
        <w:tc>
          <w:tcPr>
            <w:tcW w:w="1326" w:type="dxa"/>
          </w:tcPr>
          <w:p w14:paraId="545576A2" w14:textId="77777777" w:rsidR="00CD770A" w:rsidRDefault="00CD770A" w:rsidP="005A14D8">
            <w:pPr>
              <w:rPr>
                <w:lang w:val="uk-UA"/>
              </w:rPr>
            </w:pPr>
            <w:r>
              <w:rPr>
                <w:lang w:val="uk-UA"/>
              </w:rPr>
              <w:t>1 = Yes, 2 = No</w:t>
            </w:r>
          </w:p>
        </w:tc>
      </w:tr>
      <w:tr w:rsidR="00CD770A" w:rsidRPr="00BE1D4A" w14:paraId="479743CD" w14:textId="77777777" w:rsidTr="00CD5142">
        <w:trPr>
          <w:trHeight w:val="300"/>
        </w:trPr>
        <w:tc>
          <w:tcPr>
            <w:tcW w:w="603" w:type="dxa"/>
          </w:tcPr>
          <w:p w14:paraId="57C8EDDD" w14:textId="77777777" w:rsidR="00CD770A" w:rsidRDefault="00CD770A" w:rsidP="005A14D8">
            <w:pPr>
              <w:rPr>
                <w:lang w:val="uk-UA"/>
              </w:rPr>
            </w:pPr>
            <w:r>
              <w:rPr>
                <w:lang w:val="uk-UA"/>
              </w:rPr>
              <w:t>8</w:t>
            </w:r>
          </w:p>
        </w:tc>
        <w:tc>
          <w:tcPr>
            <w:tcW w:w="1538" w:type="dxa"/>
          </w:tcPr>
          <w:p w14:paraId="525A1252" w14:textId="77777777" w:rsidR="00CD770A" w:rsidRDefault="00CD770A" w:rsidP="005A14D8">
            <w:pPr>
              <w:rPr>
                <w:lang w:val="uk-UA"/>
              </w:rPr>
            </w:pPr>
            <w:r>
              <w:rPr>
                <w:lang w:val="uk-UA"/>
              </w:rPr>
              <w:t>Child 8</w:t>
            </w:r>
          </w:p>
        </w:tc>
        <w:tc>
          <w:tcPr>
            <w:tcW w:w="1120" w:type="dxa"/>
          </w:tcPr>
          <w:p w14:paraId="647DC83A" w14:textId="77777777" w:rsidR="00CD770A" w:rsidRPr="00BE1D4A" w:rsidRDefault="00CD770A" w:rsidP="005A14D8">
            <w:pPr>
              <w:rPr>
                <w:lang w:val="uk-UA"/>
              </w:rPr>
            </w:pPr>
            <w:r>
              <w:rPr>
                <w:lang w:val="uk-UA"/>
              </w:rPr>
              <w:t>1 = Yes, 2 = No</w:t>
            </w:r>
          </w:p>
        </w:tc>
        <w:tc>
          <w:tcPr>
            <w:tcW w:w="1514" w:type="dxa"/>
          </w:tcPr>
          <w:p w14:paraId="48773D40" w14:textId="77777777" w:rsidR="00CD770A" w:rsidRPr="00BE1D4A" w:rsidRDefault="00CD770A" w:rsidP="005A14D8">
            <w:pPr>
              <w:rPr>
                <w:lang w:val="uk-UA"/>
              </w:rPr>
            </w:pPr>
            <w:r>
              <w:rPr>
                <w:lang w:val="uk-UA"/>
              </w:rPr>
              <w:t>1 = Yes, 2 = No</w:t>
            </w:r>
          </w:p>
        </w:tc>
        <w:tc>
          <w:tcPr>
            <w:tcW w:w="1053" w:type="dxa"/>
          </w:tcPr>
          <w:p w14:paraId="21759479" w14:textId="77777777" w:rsidR="00CD770A" w:rsidRPr="00BE1D4A" w:rsidRDefault="00CD770A" w:rsidP="005A14D8">
            <w:pPr>
              <w:rPr>
                <w:lang w:val="uk-UA"/>
              </w:rPr>
            </w:pPr>
            <w:r>
              <w:rPr>
                <w:lang w:val="uk-UA"/>
              </w:rPr>
              <w:t>1 = Yes, 2 = No</w:t>
            </w:r>
          </w:p>
        </w:tc>
        <w:tc>
          <w:tcPr>
            <w:tcW w:w="851" w:type="dxa"/>
          </w:tcPr>
          <w:p w14:paraId="36CD9FBA" w14:textId="77777777" w:rsidR="00CD770A" w:rsidRDefault="00CD770A" w:rsidP="005A14D8">
            <w:pPr>
              <w:rPr>
                <w:lang w:val="uk-UA"/>
              </w:rPr>
            </w:pPr>
            <w:r>
              <w:rPr>
                <w:lang w:val="uk-UA"/>
              </w:rPr>
              <w:t>1 = Yes, 2 = No</w:t>
            </w:r>
          </w:p>
        </w:tc>
        <w:tc>
          <w:tcPr>
            <w:tcW w:w="711" w:type="dxa"/>
          </w:tcPr>
          <w:p w14:paraId="09757E23" w14:textId="77777777" w:rsidR="00CD770A" w:rsidRDefault="00CD770A" w:rsidP="005A14D8">
            <w:pPr>
              <w:rPr>
                <w:lang w:val="uk-UA"/>
              </w:rPr>
            </w:pPr>
            <w:r>
              <w:rPr>
                <w:lang w:val="uk-UA"/>
              </w:rPr>
              <w:t>1 = Yes, 2 = No</w:t>
            </w:r>
          </w:p>
        </w:tc>
        <w:tc>
          <w:tcPr>
            <w:tcW w:w="1159" w:type="dxa"/>
            <w:shd w:val="clear" w:color="auto" w:fill="E2EFD9" w:themeFill="accent6" w:themeFillTint="33"/>
          </w:tcPr>
          <w:p w14:paraId="37B4A9C5" w14:textId="77777777" w:rsidR="2F68CD4B" w:rsidRDefault="2F68CD4B" w:rsidP="2F68CD4B">
            <w:pPr>
              <w:rPr>
                <w:lang w:val="uk-UA"/>
              </w:rPr>
            </w:pPr>
            <w:r w:rsidRPr="2F68CD4B">
              <w:rPr>
                <w:lang w:val="uk-UA"/>
              </w:rPr>
              <w:t>1 = Yes, 2 = No</w:t>
            </w:r>
          </w:p>
        </w:tc>
        <w:tc>
          <w:tcPr>
            <w:tcW w:w="1326" w:type="dxa"/>
          </w:tcPr>
          <w:p w14:paraId="7B74B6D7" w14:textId="77777777" w:rsidR="00CD770A" w:rsidRDefault="00CD770A" w:rsidP="005A14D8">
            <w:pPr>
              <w:rPr>
                <w:lang w:val="uk-UA"/>
              </w:rPr>
            </w:pPr>
            <w:r>
              <w:rPr>
                <w:lang w:val="uk-UA"/>
              </w:rPr>
              <w:t>1 = Yes, 2 = No</w:t>
            </w:r>
          </w:p>
        </w:tc>
      </w:tr>
      <w:tr w:rsidR="00CD770A" w:rsidRPr="00BE1D4A" w14:paraId="70216806" w14:textId="77777777" w:rsidTr="00CD5142">
        <w:trPr>
          <w:trHeight w:val="300"/>
        </w:trPr>
        <w:tc>
          <w:tcPr>
            <w:tcW w:w="603" w:type="dxa"/>
          </w:tcPr>
          <w:p w14:paraId="1110E651" w14:textId="77777777" w:rsidR="00CD770A" w:rsidRDefault="00CD770A" w:rsidP="005A14D8">
            <w:pPr>
              <w:rPr>
                <w:lang w:val="uk-UA"/>
              </w:rPr>
            </w:pPr>
            <w:r>
              <w:rPr>
                <w:lang w:val="uk-UA"/>
              </w:rPr>
              <w:t>9</w:t>
            </w:r>
          </w:p>
        </w:tc>
        <w:tc>
          <w:tcPr>
            <w:tcW w:w="1538" w:type="dxa"/>
          </w:tcPr>
          <w:p w14:paraId="506078E8" w14:textId="77777777" w:rsidR="00CD770A" w:rsidRDefault="00CD770A" w:rsidP="005A14D8">
            <w:pPr>
              <w:rPr>
                <w:lang w:val="uk-UA"/>
              </w:rPr>
            </w:pPr>
            <w:r>
              <w:rPr>
                <w:lang w:val="uk-UA"/>
              </w:rPr>
              <w:t>Child 9</w:t>
            </w:r>
          </w:p>
        </w:tc>
        <w:tc>
          <w:tcPr>
            <w:tcW w:w="1120" w:type="dxa"/>
          </w:tcPr>
          <w:p w14:paraId="200B4110" w14:textId="77777777" w:rsidR="00CD770A" w:rsidRPr="00BE1D4A" w:rsidRDefault="00CD770A" w:rsidP="005A14D8">
            <w:pPr>
              <w:rPr>
                <w:lang w:val="uk-UA"/>
              </w:rPr>
            </w:pPr>
            <w:r>
              <w:rPr>
                <w:lang w:val="uk-UA"/>
              </w:rPr>
              <w:t>1 = Yes, 2 = No</w:t>
            </w:r>
          </w:p>
        </w:tc>
        <w:tc>
          <w:tcPr>
            <w:tcW w:w="1514" w:type="dxa"/>
          </w:tcPr>
          <w:p w14:paraId="6ACBC20D" w14:textId="77777777" w:rsidR="00CD770A" w:rsidRPr="00BE1D4A" w:rsidRDefault="00CD770A" w:rsidP="005A14D8">
            <w:pPr>
              <w:rPr>
                <w:lang w:val="uk-UA"/>
              </w:rPr>
            </w:pPr>
            <w:r>
              <w:rPr>
                <w:lang w:val="uk-UA"/>
              </w:rPr>
              <w:t>1 = Yes, 2 = No</w:t>
            </w:r>
          </w:p>
        </w:tc>
        <w:tc>
          <w:tcPr>
            <w:tcW w:w="1053" w:type="dxa"/>
          </w:tcPr>
          <w:p w14:paraId="25E05241" w14:textId="77777777" w:rsidR="00CD770A" w:rsidRPr="00BE1D4A" w:rsidRDefault="00CD770A" w:rsidP="005A14D8">
            <w:pPr>
              <w:rPr>
                <w:lang w:val="uk-UA"/>
              </w:rPr>
            </w:pPr>
            <w:r>
              <w:rPr>
                <w:lang w:val="uk-UA"/>
              </w:rPr>
              <w:t>1 = Yes, 2 = No</w:t>
            </w:r>
          </w:p>
        </w:tc>
        <w:tc>
          <w:tcPr>
            <w:tcW w:w="851" w:type="dxa"/>
          </w:tcPr>
          <w:p w14:paraId="29C03FE3" w14:textId="77777777" w:rsidR="00CD770A" w:rsidRDefault="00CD770A" w:rsidP="005A14D8">
            <w:pPr>
              <w:rPr>
                <w:lang w:val="uk-UA"/>
              </w:rPr>
            </w:pPr>
            <w:r>
              <w:rPr>
                <w:lang w:val="uk-UA"/>
              </w:rPr>
              <w:t>1 = Yes, 2 = No</w:t>
            </w:r>
          </w:p>
        </w:tc>
        <w:tc>
          <w:tcPr>
            <w:tcW w:w="711" w:type="dxa"/>
          </w:tcPr>
          <w:p w14:paraId="4F5FAAC0" w14:textId="77777777" w:rsidR="00CD770A" w:rsidRDefault="00CD770A" w:rsidP="005A14D8">
            <w:pPr>
              <w:rPr>
                <w:lang w:val="uk-UA"/>
              </w:rPr>
            </w:pPr>
            <w:r>
              <w:rPr>
                <w:lang w:val="uk-UA"/>
              </w:rPr>
              <w:t>1 = Yes, 2 = No</w:t>
            </w:r>
          </w:p>
        </w:tc>
        <w:tc>
          <w:tcPr>
            <w:tcW w:w="1159" w:type="dxa"/>
            <w:shd w:val="clear" w:color="auto" w:fill="E2EFD9" w:themeFill="accent6" w:themeFillTint="33"/>
          </w:tcPr>
          <w:p w14:paraId="2EDDAAB6" w14:textId="77777777" w:rsidR="2F68CD4B" w:rsidRDefault="2F68CD4B" w:rsidP="2F68CD4B">
            <w:pPr>
              <w:rPr>
                <w:lang w:val="uk-UA"/>
              </w:rPr>
            </w:pPr>
            <w:r w:rsidRPr="2F68CD4B">
              <w:rPr>
                <w:lang w:val="uk-UA"/>
              </w:rPr>
              <w:t>1 = Yes, 2 = No</w:t>
            </w:r>
          </w:p>
        </w:tc>
        <w:tc>
          <w:tcPr>
            <w:tcW w:w="1326" w:type="dxa"/>
          </w:tcPr>
          <w:p w14:paraId="242665F0" w14:textId="77777777" w:rsidR="00CD770A" w:rsidRDefault="00CD770A" w:rsidP="005A14D8">
            <w:pPr>
              <w:rPr>
                <w:lang w:val="uk-UA"/>
              </w:rPr>
            </w:pPr>
            <w:r>
              <w:rPr>
                <w:lang w:val="uk-UA"/>
              </w:rPr>
              <w:t>1 = Yes, 2 = No</w:t>
            </w:r>
          </w:p>
        </w:tc>
      </w:tr>
      <w:tr w:rsidR="00CD770A" w:rsidRPr="00BE1D4A" w14:paraId="2E5D7E0D" w14:textId="77777777" w:rsidTr="00CD5142">
        <w:trPr>
          <w:trHeight w:val="300"/>
        </w:trPr>
        <w:tc>
          <w:tcPr>
            <w:tcW w:w="603" w:type="dxa"/>
          </w:tcPr>
          <w:p w14:paraId="4CA0A517" w14:textId="77777777" w:rsidR="00CD770A" w:rsidRDefault="00CD770A" w:rsidP="005A14D8">
            <w:pPr>
              <w:rPr>
                <w:lang w:val="uk-UA"/>
              </w:rPr>
            </w:pPr>
            <w:r>
              <w:rPr>
                <w:lang w:val="uk-UA"/>
              </w:rPr>
              <w:t>10</w:t>
            </w:r>
          </w:p>
        </w:tc>
        <w:tc>
          <w:tcPr>
            <w:tcW w:w="1538" w:type="dxa"/>
          </w:tcPr>
          <w:p w14:paraId="49EA4762" w14:textId="77777777" w:rsidR="00CD770A" w:rsidRDefault="00CD770A" w:rsidP="005A14D8">
            <w:pPr>
              <w:rPr>
                <w:lang w:val="uk-UA"/>
              </w:rPr>
            </w:pPr>
            <w:r>
              <w:rPr>
                <w:lang w:val="uk-UA"/>
              </w:rPr>
              <w:t>Child 10</w:t>
            </w:r>
          </w:p>
        </w:tc>
        <w:tc>
          <w:tcPr>
            <w:tcW w:w="1120" w:type="dxa"/>
          </w:tcPr>
          <w:p w14:paraId="3BC16740" w14:textId="77777777" w:rsidR="00CD770A" w:rsidRPr="00BE1D4A" w:rsidRDefault="00CD770A" w:rsidP="005A14D8">
            <w:pPr>
              <w:rPr>
                <w:lang w:val="uk-UA"/>
              </w:rPr>
            </w:pPr>
            <w:r>
              <w:rPr>
                <w:lang w:val="uk-UA"/>
              </w:rPr>
              <w:t>1 = Yes, 2 = No</w:t>
            </w:r>
          </w:p>
        </w:tc>
        <w:tc>
          <w:tcPr>
            <w:tcW w:w="1514" w:type="dxa"/>
          </w:tcPr>
          <w:p w14:paraId="05A2C444" w14:textId="77777777" w:rsidR="00CD770A" w:rsidRPr="00BE1D4A" w:rsidRDefault="00CD770A" w:rsidP="005A14D8">
            <w:pPr>
              <w:rPr>
                <w:lang w:val="uk-UA"/>
              </w:rPr>
            </w:pPr>
            <w:r>
              <w:rPr>
                <w:lang w:val="uk-UA"/>
              </w:rPr>
              <w:t>1 = Yes, 2 = No</w:t>
            </w:r>
          </w:p>
        </w:tc>
        <w:tc>
          <w:tcPr>
            <w:tcW w:w="1053" w:type="dxa"/>
          </w:tcPr>
          <w:p w14:paraId="50501927" w14:textId="77777777" w:rsidR="00CD770A" w:rsidRPr="00BE1D4A" w:rsidRDefault="00CD770A" w:rsidP="005A14D8">
            <w:pPr>
              <w:rPr>
                <w:lang w:val="uk-UA"/>
              </w:rPr>
            </w:pPr>
            <w:r>
              <w:rPr>
                <w:lang w:val="uk-UA"/>
              </w:rPr>
              <w:t>1 = Yes, 2 = No</w:t>
            </w:r>
          </w:p>
        </w:tc>
        <w:tc>
          <w:tcPr>
            <w:tcW w:w="851" w:type="dxa"/>
          </w:tcPr>
          <w:p w14:paraId="2BE1CCB4" w14:textId="77777777" w:rsidR="00CD770A" w:rsidRDefault="00CD770A" w:rsidP="005A14D8">
            <w:pPr>
              <w:rPr>
                <w:lang w:val="uk-UA"/>
              </w:rPr>
            </w:pPr>
            <w:r>
              <w:rPr>
                <w:lang w:val="uk-UA"/>
              </w:rPr>
              <w:t>1 = Yes, 2 = No</w:t>
            </w:r>
          </w:p>
        </w:tc>
        <w:tc>
          <w:tcPr>
            <w:tcW w:w="711" w:type="dxa"/>
          </w:tcPr>
          <w:p w14:paraId="1076DF93" w14:textId="77777777" w:rsidR="00CD770A" w:rsidRDefault="00CD770A" w:rsidP="005A14D8">
            <w:pPr>
              <w:rPr>
                <w:lang w:val="uk-UA"/>
              </w:rPr>
            </w:pPr>
            <w:r>
              <w:rPr>
                <w:lang w:val="uk-UA"/>
              </w:rPr>
              <w:t>1 = Yes, 2 = No</w:t>
            </w:r>
          </w:p>
        </w:tc>
        <w:tc>
          <w:tcPr>
            <w:tcW w:w="1159" w:type="dxa"/>
            <w:shd w:val="clear" w:color="auto" w:fill="E2EFD9" w:themeFill="accent6" w:themeFillTint="33"/>
          </w:tcPr>
          <w:p w14:paraId="785FF092" w14:textId="77777777" w:rsidR="2F68CD4B" w:rsidRDefault="2F68CD4B" w:rsidP="2F68CD4B">
            <w:pPr>
              <w:rPr>
                <w:lang w:val="uk-UA"/>
              </w:rPr>
            </w:pPr>
            <w:r w:rsidRPr="2F68CD4B">
              <w:rPr>
                <w:lang w:val="uk-UA"/>
              </w:rPr>
              <w:t>1 = Yes, 2 = No</w:t>
            </w:r>
          </w:p>
        </w:tc>
        <w:tc>
          <w:tcPr>
            <w:tcW w:w="1326" w:type="dxa"/>
          </w:tcPr>
          <w:p w14:paraId="3B6BB723" w14:textId="77777777" w:rsidR="00CD770A" w:rsidRDefault="00CD770A" w:rsidP="005A14D8">
            <w:pPr>
              <w:rPr>
                <w:lang w:val="uk-UA"/>
              </w:rPr>
            </w:pPr>
            <w:r>
              <w:rPr>
                <w:lang w:val="uk-UA"/>
              </w:rPr>
              <w:t>1 = Yes, 2 = No</w:t>
            </w:r>
          </w:p>
        </w:tc>
      </w:tr>
    </w:tbl>
    <w:p w14:paraId="23E80E1A" w14:textId="77777777" w:rsidR="00CD770A" w:rsidRDefault="00CD770A" w:rsidP="00CD770A">
      <w:pPr>
        <w:rPr>
          <w:lang w:val="uk-UA"/>
        </w:rPr>
      </w:pPr>
    </w:p>
    <w:p w14:paraId="21E78F25" w14:textId="3EDD5CBC" w:rsidR="00CD770A" w:rsidRPr="00BE1D4A" w:rsidRDefault="00CD770A" w:rsidP="00CD770A">
      <w:pPr>
        <w:rPr>
          <w:lang w:val="uk-UA"/>
        </w:rPr>
      </w:pPr>
    </w:p>
    <w:p w14:paraId="4B6B519D" w14:textId="77777777" w:rsidR="00CD770A" w:rsidRPr="00BE1D4A" w:rsidRDefault="50D8B487" w:rsidP="00CD770A">
      <w:pPr>
        <w:widowControl w:val="0"/>
        <w:shd w:val="clear" w:color="auto" w:fill="00B0F0"/>
        <w:adjustRightInd w:val="0"/>
        <w:jc w:val="center"/>
        <w:rPr>
          <w:rFonts w:ascii="Arial" w:hAnsi="Arial" w:cs="Arial"/>
          <w:b/>
          <w:bCs/>
          <w:lang w:val="uk-UA"/>
        </w:rPr>
      </w:pPr>
      <w:r w:rsidRPr="25B890FF">
        <w:rPr>
          <w:rFonts w:ascii="Arial" w:hAnsi="Arial" w:cs="Arial"/>
          <w:b/>
          <w:bCs/>
          <w:color w:val="FFFFFF" w:themeColor="background1"/>
          <w:lang w:val="uk-UA"/>
        </w:rPr>
        <w:t>B. INTEGRATION IN [</w:t>
      </w:r>
      <w:r w:rsidRPr="25B890FF">
        <w:rPr>
          <w:rFonts w:ascii="Arial" w:hAnsi="Arial" w:cs="Arial"/>
          <w:b/>
          <w:bCs/>
          <w:color w:val="FFFFFF" w:themeColor="background1"/>
        </w:rPr>
        <w:t xml:space="preserve">_filling_from_S5 </w:t>
      </w:r>
      <w:r w:rsidRPr="25B890FF">
        <w:rPr>
          <w:rFonts w:ascii="Arial" w:hAnsi="Arial" w:cs="Arial"/>
          <w:b/>
          <w:bCs/>
          <w:color w:val="FFFFFF" w:themeColor="background1"/>
          <w:lang w:val="uk-UA"/>
        </w:rPr>
        <w:t xml:space="preserve">]  </w:t>
      </w:r>
    </w:p>
    <w:p w14:paraId="55B68626" w14:textId="641609BC" w:rsidR="00CD770A" w:rsidDel="003E478C" w:rsidRDefault="00CD770A" w:rsidP="00CD770A">
      <w:pPr>
        <w:rPr>
          <w:sz w:val="20"/>
          <w:szCs w:val="20"/>
          <w:lang w:val="uk-UA"/>
        </w:rPr>
      </w:pPr>
    </w:p>
    <w:p w14:paraId="4A8A600F" w14:textId="7DE70E74" w:rsidR="6FD2E594" w:rsidRDefault="6FD2E594"/>
    <w:tbl>
      <w:tblPr>
        <w:tblStyle w:val="TableGrid"/>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firstRow="1" w:lastRow="0" w:firstColumn="1" w:lastColumn="0" w:noHBand="0" w:noVBand="1"/>
      </w:tblPr>
      <w:tblGrid>
        <w:gridCol w:w="8205"/>
        <w:gridCol w:w="1125"/>
      </w:tblGrid>
      <w:tr w:rsidR="3C54EA84" w14:paraId="5D8A997C" w14:textId="77777777" w:rsidTr="70000499">
        <w:trPr>
          <w:trHeight w:val="300"/>
        </w:trPr>
        <w:tc>
          <w:tcPr>
            <w:tcW w:w="8205" w:type="dxa"/>
            <w:tcMar>
              <w:left w:w="105" w:type="dxa"/>
              <w:right w:w="105" w:type="dxa"/>
            </w:tcMar>
          </w:tcPr>
          <w:p w14:paraId="24652E89" w14:textId="50C6D6F6" w:rsidR="3C54EA84" w:rsidRPr="00142CF7" w:rsidRDefault="0E4E0B4E" w:rsidP="637DE64A">
            <w:pPr>
              <w:rPr>
                <w:color w:val="000000" w:themeColor="text1"/>
                <w:lang w:val="ru-RU"/>
              </w:rPr>
            </w:pPr>
            <w:r w:rsidRPr="70000499">
              <w:rPr>
                <w:b/>
                <w:bCs/>
                <w:color w:val="000000" w:themeColor="text1"/>
                <w:lang w:val="ru-RU"/>
              </w:rPr>
              <w:t xml:space="preserve">B3. What is your level of language proficiency </w:t>
            </w:r>
            <w:r w:rsidRPr="70000499">
              <w:rPr>
                <w:b/>
                <w:bCs/>
                <w:color w:val="00B0F0"/>
                <w:lang w:val="ru-RU"/>
              </w:rPr>
              <w:t>[_filling_from_S5 ]</w:t>
            </w:r>
            <w:r w:rsidRPr="70000499">
              <w:rPr>
                <w:b/>
                <w:bCs/>
                <w:color w:val="000000" w:themeColor="text1"/>
                <w:lang w:val="ru-RU"/>
              </w:rPr>
              <w:t xml:space="preserve">?  </w:t>
            </w:r>
          </w:p>
        </w:tc>
        <w:tc>
          <w:tcPr>
            <w:tcW w:w="1125" w:type="dxa"/>
            <w:tcMar>
              <w:left w:w="105" w:type="dxa"/>
              <w:right w:w="105" w:type="dxa"/>
            </w:tcMar>
          </w:tcPr>
          <w:p w14:paraId="1A82AF5F" w14:textId="399EAECD" w:rsidR="3C54EA84" w:rsidRDefault="3C54EA84" w:rsidP="3C54EA84">
            <w:pPr>
              <w:rPr>
                <w:color w:val="00B0F0"/>
              </w:rPr>
            </w:pPr>
            <w:r w:rsidRPr="3C54EA84">
              <w:rPr>
                <w:b/>
                <w:bCs/>
                <w:color w:val="00B0F0"/>
                <w:lang w:val="uk-UA"/>
              </w:rPr>
              <w:t>OV</w:t>
            </w:r>
          </w:p>
        </w:tc>
      </w:tr>
      <w:tr w:rsidR="3C54EA84" w14:paraId="7F63ECCE" w14:textId="77777777" w:rsidTr="70000499">
        <w:trPr>
          <w:trHeight w:val="300"/>
        </w:trPr>
        <w:tc>
          <w:tcPr>
            <w:tcW w:w="8205" w:type="dxa"/>
            <w:tcMar>
              <w:left w:w="105" w:type="dxa"/>
              <w:right w:w="105" w:type="dxa"/>
            </w:tcMar>
          </w:tcPr>
          <w:p w14:paraId="20BD0F14" w14:textId="6FF90C67" w:rsidR="3C54EA84" w:rsidRDefault="3C54EA84" w:rsidP="3C54EA84">
            <w:pPr>
              <w:rPr>
                <w:color w:val="000000" w:themeColor="text1"/>
              </w:rPr>
            </w:pPr>
            <w:r w:rsidRPr="3C54EA84">
              <w:rPr>
                <w:color w:val="000000" w:themeColor="text1"/>
                <w:lang w:val="uk-UA"/>
              </w:rPr>
              <w:t>I don’t know at all</w:t>
            </w:r>
          </w:p>
        </w:tc>
        <w:tc>
          <w:tcPr>
            <w:tcW w:w="1125" w:type="dxa"/>
            <w:tcMar>
              <w:left w:w="105" w:type="dxa"/>
              <w:right w:w="105" w:type="dxa"/>
            </w:tcMar>
          </w:tcPr>
          <w:p w14:paraId="10F3BACC" w14:textId="1E729A37" w:rsidR="3C54EA84" w:rsidRDefault="3C54EA84" w:rsidP="3C54EA84">
            <w:pPr>
              <w:rPr>
                <w:color w:val="000000" w:themeColor="text1"/>
              </w:rPr>
            </w:pPr>
            <w:r w:rsidRPr="3C54EA84">
              <w:rPr>
                <w:color w:val="000000" w:themeColor="text1"/>
                <w:lang w:val="uk-UA"/>
              </w:rPr>
              <w:t>1</w:t>
            </w:r>
          </w:p>
        </w:tc>
      </w:tr>
      <w:tr w:rsidR="3C54EA84" w14:paraId="04D6A84D" w14:textId="77777777" w:rsidTr="70000499">
        <w:trPr>
          <w:trHeight w:val="300"/>
        </w:trPr>
        <w:tc>
          <w:tcPr>
            <w:tcW w:w="8205" w:type="dxa"/>
            <w:tcMar>
              <w:left w:w="105" w:type="dxa"/>
              <w:right w:w="105" w:type="dxa"/>
            </w:tcMar>
          </w:tcPr>
          <w:p w14:paraId="3AF8602E" w14:textId="3BFAA45E" w:rsidR="3C54EA84" w:rsidRPr="00142CF7" w:rsidRDefault="3C54EA84" w:rsidP="3C54EA84">
            <w:pPr>
              <w:rPr>
                <w:color w:val="000000" w:themeColor="text1"/>
                <w:lang w:val="ru-RU"/>
              </w:rPr>
            </w:pPr>
            <w:r w:rsidRPr="3C54EA84">
              <w:rPr>
                <w:color w:val="000000" w:themeColor="text1"/>
                <w:lang w:val="uk-UA"/>
              </w:rPr>
              <w:t>I know only at a basic level (e.g., asking in a store, answering simple questions) (level A1)</w:t>
            </w:r>
          </w:p>
        </w:tc>
        <w:tc>
          <w:tcPr>
            <w:tcW w:w="1125" w:type="dxa"/>
            <w:tcMar>
              <w:left w:w="105" w:type="dxa"/>
              <w:right w:w="105" w:type="dxa"/>
            </w:tcMar>
          </w:tcPr>
          <w:p w14:paraId="19B2D55B" w14:textId="151B96AF" w:rsidR="3C54EA84" w:rsidRDefault="3C54EA84" w:rsidP="3C54EA84">
            <w:pPr>
              <w:rPr>
                <w:color w:val="000000" w:themeColor="text1"/>
              </w:rPr>
            </w:pPr>
            <w:r w:rsidRPr="3C54EA84">
              <w:rPr>
                <w:color w:val="000000" w:themeColor="text1"/>
                <w:lang w:val="uk-UA"/>
              </w:rPr>
              <w:t>2</w:t>
            </w:r>
          </w:p>
        </w:tc>
      </w:tr>
      <w:tr w:rsidR="3C54EA84" w14:paraId="5580795C" w14:textId="77777777" w:rsidTr="70000499">
        <w:trPr>
          <w:trHeight w:val="300"/>
        </w:trPr>
        <w:tc>
          <w:tcPr>
            <w:tcW w:w="8205" w:type="dxa"/>
            <w:tcMar>
              <w:left w:w="105" w:type="dxa"/>
              <w:right w:w="105" w:type="dxa"/>
            </w:tcMar>
          </w:tcPr>
          <w:p w14:paraId="4131341F" w14:textId="628A6077" w:rsidR="3C54EA84" w:rsidRPr="00142CF7" w:rsidRDefault="3C54EA84" w:rsidP="3C54EA84">
            <w:pPr>
              <w:rPr>
                <w:color w:val="000000" w:themeColor="text1"/>
                <w:lang w:val="ru-RU"/>
              </w:rPr>
            </w:pPr>
            <w:r w:rsidRPr="3C54EA84">
              <w:rPr>
                <w:color w:val="000000" w:themeColor="text1"/>
                <w:lang w:val="uk-UA"/>
              </w:rPr>
              <w:t xml:space="preserve"> I have everyday-level knowledge and can hold a conversation on simple topics (level A2)</w:t>
            </w:r>
          </w:p>
        </w:tc>
        <w:tc>
          <w:tcPr>
            <w:tcW w:w="1125" w:type="dxa"/>
            <w:tcMar>
              <w:left w:w="105" w:type="dxa"/>
              <w:right w:w="105" w:type="dxa"/>
            </w:tcMar>
          </w:tcPr>
          <w:p w14:paraId="4B4072B6" w14:textId="036D9D5E" w:rsidR="3C54EA84" w:rsidRDefault="3C54EA84" w:rsidP="3C54EA84">
            <w:pPr>
              <w:rPr>
                <w:color w:val="000000" w:themeColor="text1"/>
              </w:rPr>
            </w:pPr>
            <w:r w:rsidRPr="3C54EA84">
              <w:rPr>
                <w:color w:val="000000" w:themeColor="text1"/>
                <w:lang w:val="uk-UA"/>
              </w:rPr>
              <w:t>3</w:t>
            </w:r>
          </w:p>
        </w:tc>
      </w:tr>
      <w:tr w:rsidR="3C54EA84" w14:paraId="19117191" w14:textId="77777777" w:rsidTr="70000499">
        <w:trPr>
          <w:trHeight w:val="300"/>
        </w:trPr>
        <w:tc>
          <w:tcPr>
            <w:tcW w:w="8205" w:type="dxa"/>
            <w:tcMar>
              <w:left w:w="105" w:type="dxa"/>
              <w:right w:w="105" w:type="dxa"/>
            </w:tcMar>
          </w:tcPr>
          <w:p w14:paraId="42C43032" w14:textId="287E7E77" w:rsidR="3C54EA84" w:rsidRPr="00142CF7" w:rsidRDefault="3C54EA84" w:rsidP="3C54EA84">
            <w:pPr>
              <w:rPr>
                <w:color w:val="000000" w:themeColor="text1"/>
                <w:lang w:val="ru-RU"/>
              </w:rPr>
            </w:pPr>
            <w:r w:rsidRPr="3C54EA84">
              <w:rPr>
                <w:color w:val="000000" w:themeColor="text1"/>
                <w:lang w:val="uk-UA"/>
              </w:rPr>
              <w:t xml:space="preserve"> I have sufficient knowledge to hold a conversation on most everyday topics and handle most situations in the host country (Level B1)</w:t>
            </w:r>
          </w:p>
        </w:tc>
        <w:tc>
          <w:tcPr>
            <w:tcW w:w="1125" w:type="dxa"/>
            <w:tcMar>
              <w:left w:w="105" w:type="dxa"/>
              <w:right w:w="105" w:type="dxa"/>
            </w:tcMar>
          </w:tcPr>
          <w:p w14:paraId="086340A9" w14:textId="1CEA711E" w:rsidR="3C54EA84" w:rsidRDefault="3C54EA84" w:rsidP="3C54EA84">
            <w:pPr>
              <w:rPr>
                <w:color w:val="000000" w:themeColor="text1"/>
              </w:rPr>
            </w:pPr>
            <w:r w:rsidRPr="3C54EA84">
              <w:rPr>
                <w:color w:val="000000" w:themeColor="text1"/>
                <w:lang w:val="uk-UA"/>
              </w:rPr>
              <w:t>4</w:t>
            </w:r>
          </w:p>
        </w:tc>
      </w:tr>
      <w:tr w:rsidR="3C54EA84" w14:paraId="4FFC8807" w14:textId="77777777" w:rsidTr="70000499">
        <w:trPr>
          <w:trHeight w:val="300"/>
        </w:trPr>
        <w:tc>
          <w:tcPr>
            <w:tcW w:w="8205" w:type="dxa"/>
            <w:tcMar>
              <w:left w:w="105" w:type="dxa"/>
              <w:right w:w="105" w:type="dxa"/>
            </w:tcMar>
          </w:tcPr>
          <w:p w14:paraId="5EA9716F" w14:textId="220ECA54" w:rsidR="3C54EA84" w:rsidRPr="00142CF7" w:rsidRDefault="3C54EA84" w:rsidP="3C54EA84">
            <w:pPr>
              <w:rPr>
                <w:color w:val="000000" w:themeColor="text1"/>
                <w:lang w:val="ru-RU"/>
              </w:rPr>
            </w:pPr>
            <w:r w:rsidRPr="3C54EA84">
              <w:rPr>
                <w:color w:val="000000" w:themeColor="text1"/>
                <w:lang w:val="uk-UA"/>
              </w:rPr>
              <w:t>I have sufficient knowledge to understand the main ideas of texts and discussions, including in my field of study, and to communicate on a wide range of topics (Level B2)</w:t>
            </w:r>
          </w:p>
        </w:tc>
        <w:tc>
          <w:tcPr>
            <w:tcW w:w="1125" w:type="dxa"/>
            <w:tcMar>
              <w:left w:w="105" w:type="dxa"/>
              <w:right w:w="105" w:type="dxa"/>
            </w:tcMar>
          </w:tcPr>
          <w:p w14:paraId="3AE2F0DF" w14:textId="36D54CB4" w:rsidR="3C54EA84" w:rsidRDefault="3C54EA84" w:rsidP="3C54EA84">
            <w:pPr>
              <w:rPr>
                <w:color w:val="000000" w:themeColor="text1"/>
              </w:rPr>
            </w:pPr>
            <w:r w:rsidRPr="3C54EA84">
              <w:rPr>
                <w:color w:val="000000" w:themeColor="text1"/>
                <w:lang w:val="uk-UA"/>
              </w:rPr>
              <w:t>5</w:t>
            </w:r>
          </w:p>
        </w:tc>
      </w:tr>
      <w:tr w:rsidR="3C54EA84" w14:paraId="1A54319A" w14:textId="77777777" w:rsidTr="70000499">
        <w:trPr>
          <w:trHeight w:val="300"/>
        </w:trPr>
        <w:tc>
          <w:tcPr>
            <w:tcW w:w="8205" w:type="dxa"/>
            <w:tcMar>
              <w:left w:w="105" w:type="dxa"/>
              <w:right w:w="105" w:type="dxa"/>
            </w:tcMar>
          </w:tcPr>
          <w:p w14:paraId="3842FDC0" w14:textId="59440A20" w:rsidR="3C54EA84" w:rsidRPr="00142CF7" w:rsidRDefault="3C54EA84" w:rsidP="3C54EA84">
            <w:pPr>
              <w:rPr>
                <w:color w:val="000000" w:themeColor="text1"/>
                <w:lang w:val="ru-RU"/>
              </w:rPr>
            </w:pPr>
            <w:r w:rsidRPr="3C54EA84">
              <w:rPr>
                <w:color w:val="000000" w:themeColor="text1"/>
                <w:lang w:val="uk-UA"/>
              </w:rPr>
              <w:t xml:space="preserve"> I have sufficient proficiency to understand a wide range of texts and communicate fluently, spontaneously, and without difficulty or errors (Level C1)</w:t>
            </w:r>
          </w:p>
        </w:tc>
        <w:tc>
          <w:tcPr>
            <w:tcW w:w="1125" w:type="dxa"/>
            <w:tcMar>
              <w:left w:w="105" w:type="dxa"/>
              <w:right w:w="105" w:type="dxa"/>
            </w:tcMar>
          </w:tcPr>
          <w:p w14:paraId="3E3C465A" w14:textId="57D12BF3" w:rsidR="3C54EA84" w:rsidRDefault="3C54EA84" w:rsidP="3C54EA84">
            <w:pPr>
              <w:rPr>
                <w:color w:val="000000" w:themeColor="text1"/>
              </w:rPr>
            </w:pPr>
            <w:r w:rsidRPr="3C54EA84">
              <w:rPr>
                <w:color w:val="000000" w:themeColor="text1"/>
                <w:lang w:val="uk-UA"/>
              </w:rPr>
              <w:t>6</w:t>
            </w:r>
          </w:p>
        </w:tc>
      </w:tr>
      <w:tr w:rsidR="3C54EA84" w14:paraId="336FC3CE" w14:textId="77777777" w:rsidTr="70000499">
        <w:trPr>
          <w:trHeight w:val="300"/>
        </w:trPr>
        <w:tc>
          <w:tcPr>
            <w:tcW w:w="8205" w:type="dxa"/>
            <w:tcMar>
              <w:left w:w="105" w:type="dxa"/>
              <w:right w:w="105" w:type="dxa"/>
            </w:tcMar>
          </w:tcPr>
          <w:p w14:paraId="5F9BB55A" w14:textId="1979C326" w:rsidR="3C54EA84" w:rsidRPr="00142CF7" w:rsidRDefault="3C54EA84" w:rsidP="3C54EA84">
            <w:pPr>
              <w:rPr>
                <w:color w:val="000000" w:themeColor="text1"/>
                <w:lang w:val="ru-RU"/>
              </w:rPr>
            </w:pPr>
            <w:r w:rsidRPr="3C54EA84">
              <w:rPr>
                <w:color w:val="000000" w:themeColor="text1"/>
                <w:lang w:val="uk-UA"/>
              </w:rPr>
              <w:t>I am fluent; I can understand everything I read and hear, and communicate and write fluently (Level C2)</w:t>
            </w:r>
          </w:p>
        </w:tc>
        <w:tc>
          <w:tcPr>
            <w:tcW w:w="1125" w:type="dxa"/>
            <w:tcMar>
              <w:left w:w="105" w:type="dxa"/>
              <w:right w:w="105" w:type="dxa"/>
            </w:tcMar>
          </w:tcPr>
          <w:p w14:paraId="2E16A945" w14:textId="6080554F" w:rsidR="3C54EA84" w:rsidRDefault="3C54EA84" w:rsidP="3C54EA84">
            <w:pPr>
              <w:rPr>
                <w:color w:val="000000" w:themeColor="text1"/>
              </w:rPr>
            </w:pPr>
            <w:r w:rsidRPr="3C54EA84">
              <w:rPr>
                <w:color w:val="000000" w:themeColor="text1"/>
                <w:lang w:val="uk-UA"/>
              </w:rPr>
              <w:t>7</w:t>
            </w:r>
          </w:p>
        </w:tc>
      </w:tr>
    </w:tbl>
    <w:p w14:paraId="5C277D8A" w14:textId="77777777" w:rsidR="00CD770A" w:rsidRDefault="00CD770A" w:rsidP="00CD770A">
      <w:pPr>
        <w:rPr>
          <w:sz w:val="20"/>
          <w:szCs w:val="20"/>
          <w:lang w:val="uk-UA"/>
        </w:rPr>
      </w:pPr>
    </w:p>
    <w:p w14:paraId="290C0C3D" w14:textId="29D239B3" w:rsidR="00CD770A" w:rsidDel="003E478C" w:rsidRDefault="00CD770A" w:rsidP="6FD2E594">
      <w:pPr>
        <w:rPr>
          <w:sz w:val="20"/>
          <w:szCs w:val="20"/>
          <w:lang w:val="uk-UA"/>
        </w:rPr>
      </w:pPr>
    </w:p>
    <w:tbl>
      <w:tblPr>
        <w:tblStyle w:val="TableGrid"/>
        <w:tblW w:w="0" w:type="auto"/>
        <w:tblLook w:val="04A0" w:firstRow="1" w:lastRow="0" w:firstColumn="1" w:lastColumn="0" w:noHBand="0" w:noVBand="1"/>
      </w:tblPr>
      <w:tblGrid>
        <w:gridCol w:w="8217"/>
        <w:gridCol w:w="1133"/>
      </w:tblGrid>
      <w:tr w:rsidR="00CD770A" w:rsidRPr="00BE1D4A" w14:paraId="383AAB40" w14:textId="77777777" w:rsidTr="6B0239D8">
        <w:tc>
          <w:tcPr>
            <w:tcW w:w="8217" w:type="dxa"/>
          </w:tcPr>
          <w:p w14:paraId="4E3E5700" w14:textId="77777777" w:rsidR="00CD770A" w:rsidRPr="00BE1D4A" w:rsidRDefault="00CD770A" w:rsidP="005A14D8">
            <w:pPr>
              <w:rPr>
                <w:b/>
                <w:bCs/>
                <w:lang w:val="uk-UA"/>
              </w:rPr>
            </w:pPr>
            <w:r w:rsidRPr="6FD2E594">
              <w:rPr>
                <w:b/>
                <w:bCs/>
                <w:lang w:val="uk-UA"/>
              </w:rPr>
              <w:lastRenderedPageBreak/>
              <w:t xml:space="preserve">B5. How would you generally assess the attitude of local residents toward you? </w:t>
            </w:r>
          </w:p>
        </w:tc>
        <w:tc>
          <w:tcPr>
            <w:tcW w:w="1133" w:type="dxa"/>
          </w:tcPr>
          <w:p w14:paraId="489C88D8" w14:textId="77777777" w:rsidR="00CD770A" w:rsidRPr="00BE1D4A" w:rsidRDefault="00CD770A" w:rsidP="005A14D8">
            <w:pPr>
              <w:rPr>
                <w:lang w:val="uk-UA"/>
              </w:rPr>
            </w:pPr>
            <w:r w:rsidRPr="00BE1D4A">
              <w:rPr>
                <w:b/>
                <w:bCs/>
                <w:color w:val="00B0F0"/>
                <w:lang w:val="uk-UA"/>
              </w:rPr>
              <w:t>OV</w:t>
            </w:r>
          </w:p>
        </w:tc>
      </w:tr>
      <w:tr w:rsidR="00CD770A" w:rsidRPr="00BE1D4A" w14:paraId="7332D2BF" w14:textId="77777777" w:rsidTr="6B0239D8">
        <w:tc>
          <w:tcPr>
            <w:tcW w:w="8217" w:type="dxa"/>
          </w:tcPr>
          <w:p w14:paraId="3DC8757D" w14:textId="77777777" w:rsidR="00CD770A" w:rsidRPr="00BE1D4A" w:rsidRDefault="00CD770A" w:rsidP="005A14D8">
            <w:pPr>
              <w:rPr>
                <w:lang w:val="uk-UA"/>
              </w:rPr>
            </w:pPr>
            <w:r w:rsidRPr="00BE1D4A">
              <w:rPr>
                <w:lang w:val="uk-UA"/>
              </w:rPr>
              <w:t xml:space="preserve">Positive  </w:t>
            </w:r>
          </w:p>
        </w:tc>
        <w:tc>
          <w:tcPr>
            <w:tcW w:w="1133" w:type="dxa"/>
          </w:tcPr>
          <w:p w14:paraId="4E5021F0" w14:textId="77777777" w:rsidR="00CD770A" w:rsidRPr="00BE1D4A" w:rsidRDefault="00CD770A" w:rsidP="005A14D8">
            <w:pPr>
              <w:rPr>
                <w:lang w:val="uk-UA"/>
              </w:rPr>
            </w:pPr>
            <w:r w:rsidRPr="00BE1D4A">
              <w:rPr>
                <w:lang w:val="uk-UA"/>
              </w:rPr>
              <w:t>1</w:t>
            </w:r>
          </w:p>
        </w:tc>
      </w:tr>
      <w:tr w:rsidR="00CD770A" w:rsidRPr="00BE1D4A" w14:paraId="3AB05675" w14:textId="77777777" w:rsidTr="6B0239D8">
        <w:tc>
          <w:tcPr>
            <w:tcW w:w="8217" w:type="dxa"/>
          </w:tcPr>
          <w:p w14:paraId="7FCBCC10" w14:textId="77777777" w:rsidR="00CD770A" w:rsidRPr="00BE1D4A" w:rsidRDefault="00CD770A" w:rsidP="005A14D8">
            <w:pPr>
              <w:rPr>
                <w:lang w:val="uk-UA"/>
              </w:rPr>
            </w:pPr>
            <w:r w:rsidRPr="00BE1D4A">
              <w:rPr>
                <w:lang w:val="uk-UA"/>
              </w:rPr>
              <w:t xml:space="preserve">Mostly positive </w:t>
            </w:r>
          </w:p>
        </w:tc>
        <w:tc>
          <w:tcPr>
            <w:tcW w:w="1133" w:type="dxa"/>
          </w:tcPr>
          <w:p w14:paraId="48608A8E" w14:textId="77777777" w:rsidR="00CD770A" w:rsidRPr="00BE1D4A" w:rsidRDefault="00CD770A" w:rsidP="005A14D8">
            <w:pPr>
              <w:rPr>
                <w:lang w:val="uk-UA"/>
              </w:rPr>
            </w:pPr>
            <w:r w:rsidRPr="00BE1D4A">
              <w:rPr>
                <w:lang w:val="uk-UA"/>
              </w:rPr>
              <w:t>2</w:t>
            </w:r>
          </w:p>
        </w:tc>
      </w:tr>
      <w:tr w:rsidR="00CD770A" w:rsidRPr="00BE1D4A" w14:paraId="24DA483C" w14:textId="77777777" w:rsidTr="6B0239D8">
        <w:tc>
          <w:tcPr>
            <w:tcW w:w="8217" w:type="dxa"/>
          </w:tcPr>
          <w:p w14:paraId="19F19D6C" w14:textId="77777777" w:rsidR="00CD770A" w:rsidRPr="00BE1D4A" w:rsidRDefault="00CD770A" w:rsidP="005A14D8">
            <w:pPr>
              <w:rPr>
                <w:lang w:val="uk-UA"/>
              </w:rPr>
            </w:pPr>
            <w:r w:rsidRPr="00BE1D4A">
              <w:rPr>
                <w:lang w:val="uk-UA"/>
              </w:rPr>
              <w:t xml:space="preserve">Neither positive nor negative </w:t>
            </w:r>
          </w:p>
        </w:tc>
        <w:tc>
          <w:tcPr>
            <w:tcW w:w="1133" w:type="dxa"/>
          </w:tcPr>
          <w:p w14:paraId="653106AF" w14:textId="77777777" w:rsidR="00CD770A" w:rsidRPr="00BE1D4A" w:rsidRDefault="00CD770A" w:rsidP="005A14D8">
            <w:pPr>
              <w:rPr>
                <w:lang w:val="uk-UA"/>
              </w:rPr>
            </w:pPr>
            <w:r w:rsidRPr="00BE1D4A">
              <w:rPr>
                <w:lang w:val="uk-UA"/>
              </w:rPr>
              <w:t>3</w:t>
            </w:r>
          </w:p>
        </w:tc>
      </w:tr>
      <w:tr w:rsidR="00CD770A" w:rsidRPr="00BE1D4A" w14:paraId="2009D520" w14:textId="77777777" w:rsidTr="6B0239D8">
        <w:tc>
          <w:tcPr>
            <w:tcW w:w="8217" w:type="dxa"/>
          </w:tcPr>
          <w:p w14:paraId="6511E569" w14:textId="77777777" w:rsidR="00CD770A" w:rsidRPr="00BE1D4A" w:rsidRDefault="00CD770A" w:rsidP="005A14D8">
            <w:pPr>
              <w:rPr>
                <w:lang w:val="uk-UA"/>
              </w:rPr>
            </w:pPr>
            <w:r w:rsidRPr="00BE1D4A">
              <w:rPr>
                <w:lang w:val="uk-UA"/>
              </w:rPr>
              <w:t xml:space="preserve">More negative  </w:t>
            </w:r>
          </w:p>
        </w:tc>
        <w:tc>
          <w:tcPr>
            <w:tcW w:w="1133" w:type="dxa"/>
          </w:tcPr>
          <w:p w14:paraId="7A9ACF26" w14:textId="77777777" w:rsidR="00CD770A" w:rsidRPr="00BE1D4A" w:rsidRDefault="00CD770A" w:rsidP="005A14D8">
            <w:pPr>
              <w:rPr>
                <w:lang w:val="uk-UA"/>
              </w:rPr>
            </w:pPr>
            <w:r w:rsidRPr="00BE1D4A">
              <w:rPr>
                <w:lang w:val="uk-UA"/>
              </w:rPr>
              <w:t>4</w:t>
            </w:r>
          </w:p>
        </w:tc>
      </w:tr>
      <w:tr w:rsidR="00CD770A" w:rsidRPr="00BE1D4A" w14:paraId="3D02438B" w14:textId="77777777" w:rsidTr="6B0239D8">
        <w:tc>
          <w:tcPr>
            <w:tcW w:w="8217" w:type="dxa"/>
          </w:tcPr>
          <w:p w14:paraId="3441EAE4" w14:textId="77777777" w:rsidR="00CD770A" w:rsidRPr="00BE1D4A" w:rsidRDefault="00CD770A" w:rsidP="005A14D8">
            <w:pPr>
              <w:rPr>
                <w:lang w:val="uk-UA"/>
              </w:rPr>
            </w:pPr>
            <w:r w:rsidRPr="00BE1D4A">
              <w:rPr>
                <w:lang w:val="uk-UA"/>
              </w:rPr>
              <w:t xml:space="preserve">Negatively   </w:t>
            </w:r>
          </w:p>
        </w:tc>
        <w:tc>
          <w:tcPr>
            <w:tcW w:w="1133" w:type="dxa"/>
          </w:tcPr>
          <w:p w14:paraId="5FDD047E" w14:textId="77777777" w:rsidR="00CD770A" w:rsidRPr="00BE1D4A" w:rsidRDefault="00CD770A" w:rsidP="005A14D8">
            <w:pPr>
              <w:rPr>
                <w:lang w:val="uk-UA"/>
              </w:rPr>
            </w:pPr>
            <w:r w:rsidRPr="00BE1D4A">
              <w:rPr>
                <w:lang w:val="uk-UA"/>
              </w:rPr>
              <w:t>5</w:t>
            </w:r>
          </w:p>
        </w:tc>
      </w:tr>
    </w:tbl>
    <w:p w14:paraId="77E81968" w14:textId="77777777" w:rsidR="00CD770A" w:rsidRDefault="00CD770A" w:rsidP="00CD770A">
      <w:pPr>
        <w:rPr>
          <w:sz w:val="20"/>
          <w:szCs w:val="20"/>
          <w:lang w:val="uk-UA"/>
        </w:rPr>
      </w:pPr>
    </w:p>
    <w:p w14:paraId="1E2392A2" w14:textId="77777777" w:rsidR="00CD770A" w:rsidRDefault="00CD770A" w:rsidP="00CD770A">
      <w:pPr>
        <w:rPr>
          <w:sz w:val="20"/>
          <w:szCs w:val="20"/>
          <w:lang w:val="uk-UA"/>
        </w:rPr>
      </w:pPr>
    </w:p>
    <w:tbl>
      <w:tblPr>
        <w:tblStyle w:val="TableGrid"/>
        <w:tblW w:w="0" w:type="auto"/>
        <w:tblLook w:val="04A0" w:firstRow="1" w:lastRow="0" w:firstColumn="1" w:lastColumn="0" w:noHBand="0" w:noVBand="1"/>
      </w:tblPr>
      <w:tblGrid>
        <w:gridCol w:w="8217"/>
        <w:gridCol w:w="1133"/>
      </w:tblGrid>
      <w:tr w:rsidR="00CD770A" w:rsidRPr="00BE1D4A" w14:paraId="34D37468" w14:textId="77777777" w:rsidTr="7C68DDE7">
        <w:tc>
          <w:tcPr>
            <w:tcW w:w="8217" w:type="dxa"/>
          </w:tcPr>
          <w:p w14:paraId="55BD2166" w14:textId="00CBBCF2" w:rsidR="00CD770A" w:rsidRPr="00BE1D4A" w:rsidRDefault="3597D7AB" w:rsidP="005A14D8">
            <w:pPr>
              <w:rPr>
                <w:b/>
                <w:bCs/>
                <w:lang w:val="uk-UA"/>
              </w:rPr>
            </w:pPr>
            <w:r w:rsidRPr="7C68DDE7">
              <w:rPr>
                <w:b/>
                <w:bCs/>
                <w:lang w:val="uk-UA"/>
              </w:rPr>
              <w:t>Q7. Do you have friends or close acquaintances among the local residents (non-Ukrainians)</w:t>
            </w:r>
            <w:r w:rsidR="74794C4C" w:rsidRPr="7C68DDE7">
              <w:rPr>
                <w:b/>
                <w:bCs/>
                <w:lang w:val="uk-UA"/>
              </w:rPr>
              <w:t xml:space="preserve">? </w:t>
            </w:r>
          </w:p>
        </w:tc>
        <w:tc>
          <w:tcPr>
            <w:tcW w:w="1133" w:type="dxa"/>
          </w:tcPr>
          <w:p w14:paraId="53B72A02" w14:textId="77777777" w:rsidR="00CD770A" w:rsidRPr="00BE1D4A" w:rsidRDefault="00CD770A" w:rsidP="005A14D8">
            <w:pPr>
              <w:rPr>
                <w:lang w:val="uk-UA"/>
              </w:rPr>
            </w:pPr>
            <w:r w:rsidRPr="2A40170C">
              <w:rPr>
                <w:b/>
                <w:bCs/>
                <w:color w:val="00B0F0"/>
                <w:lang w:val="uk-UA"/>
              </w:rPr>
              <w:t>MB</w:t>
            </w:r>
          </w:p>
        </w:tc>
      </w:tr>
      <w:tr w:rsidR="00CD770A" w:rsidRPr="00BE1D4A" w14:paraId="0C9C0E79" w14:textId="77777777" w:rsidTr="7C68DDE7">
        <w:tc>
          <w:tcPr>
            <w:tcW w:w="8217" w:type="dxa"/>
          </w:tcPr>
          <w:p w14:paraId="2F257FEA" w14:textId="77777777" w:rsidR="00CD770A" w:rsidRPr="00BE1D4A" w:rsidRDefault="00CD770A" w:rsidP="005A14D8">
            <w:pPr>
              <w:rPr>
                <w:lang w:val="uk-UA"/>
              </w:rPr>
            </w:pPr>
            <w:r>
              <w:rPr>
                <w:lang w:val="uk-UA"/>
              </w:rPr>
              <w:t>Yes, those I knew before I came here</w:t>
            </w:r>
          </w:p>
        </w:tc>
        <w:tc>
          <w:tcPr>
            <w:tcW w:w="1133" w:type="dxa"/>
          </w:tcPr>
          <w:p w14:paraId="4CA90E72" w14:textId="77777777" w:rsidR="00CD770A" w:rsidRPr="00BE1D4A" w:rsidRDefault="00CD770A" w:rsidP="005A14D8">
            <w:pPr>
              <w:rPr>
                <w:lang w:val="uk-UA"/>
              </w:rPr>
            </w:pPr>
            <w:r w:rsidRPr="00BE1D4A">
              <w:rPr>
                <w:lang w:val="uk-UA"/>
              </w:rPr>
              <w:t>1</w:t>
            </w:r>
          </w:p>
        </w:tc>
      </w:tr>
      <w:tr w:rsidR="00CD770A" w:rsidRPr="00BE1D4A" w14:paraId="6F91A6CF" w14:textId="77777777" w:rsidTr="7C68DDE7">
        <w:tc>
          <w:tcPr>
            <w:tcW w:w="8217" w:type="dxa"/>
          </w:tcPr>
          <w:p w14:paraId="59E3F060" w14:textId="77777777" w:rsidR="00CD770A" w:rsidRPr="00BE1D4A" w:rsidRDefault="00CD770A" w:rsidP="005A14D8">
            <w:pPr>
              <w:rPr>
                <w:lang w:val="uk-UA"/>
              </w:rPr>
            </w:pPr>
            <w:r>
              <w:rPr>
                <w:lang w:val="uk-UA"/>
              </w:rPr>
              <w:t>Yes, those I met here</w:t>
            </w:r>
          </w:p>
        </w:tc>
        <w:tc>
          <w:tcPr>
            <w:tcW w:w="1133" w:type="dxa"/>
          </w:tcPr>
          <w:p w14:paraId="18898A77" w14:textId="77777777" w:rsidR="00CD770A" w:rsidRPr="00BE1D4A" w:rsidRDefault="00CD770A" w:rsidP="005A14D8">
            <w:pPr>
              <w:rPr>
                <w:lang w:val="uk-UA"/>
              </w:rPr>
            </w:pPr>
            <w:r w:rsidRPr="00BE1D4A">
              <w:rPr>
                <w:lang w:val="uk-UA"/>
              </w:rPr>
              <w:t>2</w:t>
            </w:r>
          </w:p>
        </w:tc>
      </w:tr>
      <w:tr w:rsidR="00CD770A" w:rsidRPr="00BE1D4A" w14:paraId="55176E55" w14:textId="77777777" w:rsidTr="7C68DDE7">
        <w:tc>
          <w:tcPr>
            <w:tcW w:w="8217" w:type="dxa"/>
          </w:tcPr>
          <w:p w14:paraId="41B93A27" w14:textId="77777777" w:rsidR="00CD770A" w:rsidRPr="00BE1D4A" w:rsidRDefault="00CD770A" w:rsidP="005A14D8">
            <w:pPr>
              <w:rPr>
                <w:lang w:val="uk-UA"/>
              </w:rPr>
            </w:pPr>
            <w:r>
              <w:rPr>
                <w:lang w:val="uk-UA"/>
              </w:rPr>
              <w:t xml:space="preserve">No </w:t>
            </w:r>
            <w:r w:rsidRPr="00EE5017">
              <w:rPr>
                <w:color w:val="00B0F0"/>
                <w:lang w:val="uk-UA"/>
              </w:rPr>
              <w:t>OV</w:t>
            </w:r>
          </w:p>
        </w:tc>
        <w:tc>
          <w:tcPr>
            <w:tcW w:w="1133" w:type="dxa"/>
          </w:tcPr>
          <w:p w14:paraId="79F8B3D2" w14:textId="77777777" w:rsidR="00CD770A" w:rsidRPr="00BE1D4A" w:rsidRDefault="00CD770A" w:rsidP="005A14D8">
            <w:pPr>
              <w:rPr>
                <w:lang w:val="uk-UA"/>
              </w:rPr>
            </w:pPr>
            <w:r w:rsidRPr="00BE1D4A">
              <w:rPr>
                <w:lang w:val="uk-UA"/>
              </w:rPr>
              <w:t>3</w:t>
            </w:r>
          </w:p>
        </w:tc>
      </w:tr>
    </w:tbl>
    <w:p w14:paraId="7EF09435" w14:textId="77777777" w:rsidR="00CD770A" w:rsidRDefault="00CD770A" w:rsidP="00CD770A">
      <w:pPr>
        <w:rPr>
          <w:sz w:val="20"/>
          <w:szCs w:val="20"/>
          <w:lang w:val="uk-UA"/>
        </w:rPr>
      </w:pPr>
    </w:p>
    <w:tbl>
      <w:tblPr>
        <w:tblStyle w:val="TableGrid"/>
        <w:tblW w:w="0" w:type="auto"/>
        <w:tblLook w:val="04A0" w:firstRow="1" w:lastRow="0" w:firstColumn="1" w:lastColumn="0" w:noHBand="0" w:noVBand="1"/>
      </w:tblPr>
      <w:tblGrid>
        <w:gridCol w:w="8217"/>
        <w:gridCol w:w="1133"/>
      </w:tblGrid>
      <w:tr w:rsidR="2A40170C" w14:paraId="474DFA6E" w14:textId="77777777" w:rsidTr="7C68DDE7">
        <w:trPr>
          <w:trHeight w:val="300"/>
        </w:trPr>
        <w:tc>
          <w:tcPr>
            <w:tcW w:w="8217" w:type="dxa"/>
            <w:shd w:val="clear" w:color="auto" w:fill="E2EFD9" w:themeFill="accent6" w:themeFillTint="33"/>
          </w:tcPr>
          <w:p w14:paraId="38426FED" w14:textId="0AF16D97" w:rsidR="2A40170C" w:rsidRDefault="40452F73" w:rsidP="2A40170C">
            <w:pPr>
              <w:rPr>
                <w:b/>
                <w:bCs/>
                <w:lang w:val="uk-UA"/>
              </w:rPr>
            </w:pPr>
            <w:r w:rsidRPr="7C68DDE7">
              <w:rPr>
                <w:b/>
                <w:bCs/>
                <w:lang w:val="uk-UA"/>
              </w:rPr>
              <w:t>B7.</w:t>
            </w:r>
            <w:r w:rsidR="605601FF" w:rsidRPr="7C68DDE7">
              <w:rPr>
                <w:b/>
                <w:bCs/>
                <w:lang w:val="uk-UA"/>
              </w:rPr>
              <w:t xml:space="preserve">1 </w:t>
            </w:r>
            <w:r w:rsidRPr="7C68DDE7">
              <w:rPr>
                <w:b/>
                <w:bCs/>
                <w:lang w:val="uk-UA"/>
              </w:rPr>
              <w:t xml:space="preserve">Do you have any friends or close acquaintances among </w:t>
            </w:r>
            <w:r w:rsidR="45B5FA81" w:rsidRPr="7C68DDE7">
              <w:rPr>
                <w:b/>
                <w:bCs/>
                <w:lang w:val="uk-UA"/>
              </w:rPr>
              <w:t xml:space="preserve">migrants </w:t>
            </w:r>
            <w:r w:rsidR="404F4B0E" w:rsidRPr="7C68DDE7">
              <w:rPr>
                <w:b/>
                <w:bCs/>
                <w:lang w:val="uk-UA"/>
              </w:rPr>
              <w:t xml:space="preserve">where you currently live? </w:t>
            </w:r>
          </w:p>
        </w:tc>
        <w:tc>
          <w:tcPr>
            <w:tcW w:w="1133" w:type="dxa"/>
            <w:shd w:val="clear" w:color="auto" w:fill="E2EFD9" w:themeFill="accent6" w:themeFillTint="33"/>
          </w:tcPr>
          <w:p w14:paraId="1F5A480D" w14:textId="77777777" w:rsidR="2A40170C" w:rsidRDefault="2A40170C" w:rsidP="2A40170C">
            <w:pPr>
              <w:rPr>
                <w:lang w:val="uk-UA"/>
              </w:rPr>
            </w:pPr>
            <w:r w:rsidRPr="2A40170C">
              <w:rPr>
                <w:b/>
                <w:bCs/>
                <w:color w:val="00B0F0"/>
                <w:lang w:val="uk-UA"/>
              </w:rPr>
              <w:t>MV</w:t>
            </w:r>
          </w:p>
        </w:tc>
      </w:tr>
      <w:tr w:rsidR="2A40170C" w14:paraId="0DA1EE65" w14:textId="77777777" w:rsidTr="7C68DDE7">
        <w:trPr>
          <w:trHeight w:val="300"/>
        </w:trPr>
        <w:tc>
          <w:tcPr>
            <w:tcW w:w="8217" w:type="dxa"/>
            <w:shd w:val="clear" w:color="auto" w:fill="E2EFD9" w:themeFill="accent6" w:themeFillTint="33"/>
          </w:tcPr>
          <w:p w14:paraId="70410990" w14:textId="04C5DD49" w:rsidR="2A40170C" w:rsidRDefault="1DD38B0F" w:rsidP="2A40170C">
            <w:pPr>
              <w:rPr>
                <w:lang w:val="uk-UA"/>
              </w:rPr>
            </w:pPr>
            <w:r w:rsidRPr="731C933C">
              <w:rPr>
                <w:lang w:val="uk-UA"/>
              </w:rPr>
              <w:t xml:space="preserve">Yes, </w:t>
            </w:r>
            <w:r w:rsidR="73393E28" w:rsidRPr="731C933C">
              <w:rPr>
                <w:lang w:val="uk-UA"/>
              </w:rPr>
              <w:t>among Ukrainians</w:t>
            </w:r>
          </w:p>
        </w:tc>
        <w:tc>
          <w:tcPr>
            <w:tcW w:w="1133" w:type="dxa"/>
            <w:shd w:val="clear" w:color="auto" w:fill="E2EFD9" w:themeFill="accent6" w:themeFillTint="33"/>
          </w:tcPr>
          <w:p w14:paraId="0CC7BFC5" w14:textId="77777777" w:rsidR="2A40170C" w:rsidRDefault="2A40170C" w:rsidP="2A40170C">
            <w:pPr>
              <w:rPr>
                <w:lang w:val="uk-UA"/>
              </w:rPr>
            </w:pPr>
            <w:r w:rsidRPr="2A40170C">
              <w:rPr>
                <w:lang w:val="uk-UA"/>
              </w:rPr>
              <w:t>1</w:t>
            </w:r>
          </w:p>
        </w:tc>
      </w:tr>
      <w:tr w:rsidR="2A40170C" w14:paraId="49B9A6B2" w14:textId="77777777" w:rsidTr="7C68DDE7">
        <w:trPr>
          <w:trHeight w:val="300"/>
        </w:trPr>
        <w:tc>
          <w:tcPr>
            <w:tcW w:w="8217" w:type="dxa"/>
            <w:shd w:val="clear" w:color="auto" w:fill="E2EFD9" w:themeFill="accent6" w:themeFillTint="33"/>
          </w:tcPr>
          <w:p w14:paraId="7B74638E" w14:textId="315CDE8C" w:rsidR="2A40170C" w:rsidRDefault="1DD38B0F" w:rsidP="2A40170C">
            <w:pPr>
              <w:rPr>
                <w:lang w:val="uk-UA"/>
              </w:rPr>
            </w:pPr>
            <w:r w:rsidRPr="731C933C">
              <w:rPr>
                <w:lang w:val="uk-UA"/>
              </w:rPr>
              <w:t xml:space="preserve">Yes, </w:t>
            </w:r>
            <w:r w:rsidR="0F6D27DA" w:rsidRPr="731C933C">
              <w:rPr>
                <w:lang w:val="uk-UA"/>
              </w:rPr>
              <w:t>among other migrants</w:t>
            </w:r>
          </w:p>
        </w:tc>
        <w:tc>
          <w:tcPr>
            <w:tcW w:w="1133" w:type="dxa"/>
            <w:shd w:val="clear" w:color="auto" w:fill="E2EFD9" w:themeFill="accent6" w:themeFillTint="33"/>
          </w:tcPr>
          <w:p w14:paraId="495549C9" w14:textId="77777777" w:rsidR="2A40170C" w:rsidRDefault="2A40170C" w:rsidP="2A40170C">
            <w:pPr>
              <w:rPr>
                <w:lang w:val="uk-UA"/>
              </w:rPr>
            </w:pPr>
            <w:r w:rsidRPr="2A40170C">
              <w:rPr>
                <w:lang w:val="uk-UA"/>
              </w:rPr>
              <w:t>2</w:t>
            </w:r>
          </w:p>
        </w:tc>
      </w:tr>
      <w:tr w:rsidR="2A40170C" w14:paraId="0017C29A" w14:textId="77777777" w:rsidTr="7C68DDE7">
        <w:trPr>
          <w:trHeight w:val="300"/>
        </w:trPr>
        <w:tc>
          <w:tcPr>
            <w:tcW w:w="8217" w:type="dxa"/>
            <w:shd w:val="clear" w:color="auto" w:fill="E2EFD9" w:themeFill="accent6" w:themeFillTint="33"/>
          </w:tcPr>
          <w:p w14:paraId="2D0EC16B" w14:textId="77777777" w:rsidR="2A40170C" w:rsidRDefault="7883DAB4" w:rsidP="2A40170C">
            <w:pPr>
              <w:rPr>
                <w:lang w:val="uk-UA"/>
              </w:rPr>
            </w:pPr>
            <w:r w:rsidRPr="70000499">
              <w:rPr>
                <w:lang w:val="uk-UA"/>
              </w:rPr>
              <w:t xml:space="preserve">No </w:t>
            </w:r>
            <w:r w:rsidRPr="70000499">
              <w:rPr>
                <w:color w:val="00B0F0"/>
                <w:lang w:val="uk-UA"/>
              </w:rPr>
              <w:t>OV</w:t>
            </w:r>
          </w:p>
        </w:tc>
        <w:tc>
          <w:tcPr>
            <w:tcW w:w="1133" w:type="dxa"/>
            <w:shd w:val="clear" w:color="auto" w:fill="E2EFD9" w:themeFill="accent6" w:themeFillTint="33"/>
          </w:tcPr>
          <w:p w14:paraId="1EE1FEFE" w14:textId="77777777" w:rsidR="2A40170C" w:rsidRDefault="7883DAB4" w:rsidP="2A40170C">
            <w:pPr>
              <w:rPr>
                <w:lang w:val="uk-UA"/>
              </w:rPr>
            </w:pPr>
            <w:r w:rsidRPr="70000499">
              <w:rPr>
                <w:lang w:val="uk-UA"/>
              </w:rPr>
              <w:t>3</w:t>
            </w:r>
          </w:p>
        </w:tc>
      </w:tr>
    </w:tbl>
    <w:p w14:paraId="586758E6" w14:textId="6C3FDE28" w:rsidR="00FB2381" w:rsidRPr="00DB417C" w:rsidRDefault="00FB2381" w:rsidP="25B890FF">
      <w:pPr>
        <w:rPr>
          <w:sz w:val="20"/>
          <w:szCs w:val="20"/>
          <w:lang w:val="uk-UA"/>
        </w:rPr>
      </w:pPr>
    </w:p>
    <w:p w14:paraId="6DF23C1A" w14:textId="77777777" w:rsidR="00CD770A" w:rsidRPr="00BE1D4A" w:rsidRDefault="50D8B487" w:rsidP="00CD770A">
      <w:pPr>
        <w:widowControl w:val="0"/>
        <w:shd w:val="clear" w:color="auto" w:fill="00B0F0"/>
        <w:adjustRightInd w:val="0"/>
        <w:jc w:val="center"/>
        <w:rPr>
          <w:rFonts w:ascii="Arial" w:hAnsi="Arial" w:cs="Arial"/>
          <w:b/>
          <w:bCs/>
          <w:lang w:val="uk-UA"/>
        </w:rPr>
      </w:pPr>
      <w:r w:rsidRPr="25B890FF">
        <w:rPr>
          <w:rFonts w:ascii="Arial" w:hAnsi="Arial" w:cs="Arial"/>
          <w:b/>
          <w:bCs/>
          <w:color w:val="FFFFFF" w:themeColor="background1"/>
          <w:lang w:val="uk-UA"/>
        </w:rPr>
        <w:t>D. ASSISTANCE IN [</w:t>
      </w:r>
      <w:r w:rsidRPr="25B890FF">
        <w:rPr>
          <w:rFonts w:ascii="Arial" w:hAnsi="Arial" w:cs="Arial"/>
          <w:b/>
          <w:bCs/>
          <w:color w:val="FFFFFF" w:themeColor="background1"/>
        </w:rPr>
        <w:t xml:space="preserve">_filling_from_S5 </w:t>
      </w:r>
      <w:r w:rsidRPr="25B890FF">
        <w:rPr>
          <w:rFonts w:ascii="Arial" w:hAnsi="Arial" w:cs="Arial"/>
          <w:b/>
          <w:bCs/>
          <w:color w:val="FFFFFF" w:themeColor="background1"/>
          <w:lang w:val="uk-UA"/>
        </w:rPr>
        <w:t xml:space="preserve">]  </w:t>
      </w:r>
    </w:p>
    <w:p w14:paraId="5EB00B77" w14:textId="313EE00F" w:rsidR="00CD770A" w:rsidRDefault="00CD770A" w:rsidP="2F4FCA77">
      <w:pPr>
        <w:rPr>
          <w:sz w:val="18"/>
          <w:szCs w:val="18"/>
          <w:lang w:val="uk-UA"/>
        </w:rPr>
      </w:pPr>
    </w:p>
    <w:p w14:paraId="22B4C094" w14:textId="77777777" w:rsidR="00CD770A" w:rsidRPr="00DB417C" w:rsidRDefault="00CD770A" w:rsidP="00CD770A">
      <w:pPr>
        <w:rPr>
          <w:sz w:val="18"/>
          <w:szCs w:val="18"/>
          <w:lang w:val="uk-UA"/>
        </w:rPr>
      </w:pPr>
    </w:p>
    <w:tbl>
      <w:tblPr>
        <w:tblStyle w:val="TableGrid"/>
        <w:tblW w:w="9351" w:type="dxa"/>
        <w:tblLook w:val="04A0" w:firstRow="1" w:lastRow="0" w:firstColumn="1" w:lastColumn="0" w:noHBand="0" w:noVBand="1"/>
      </w:tblPr>
      <w:tblGrid>
        <w:gridCol w:w="7112"/>
        <w:gridCol w:w="2239"/>
      </w:tblGrid>
      <w:tr w:rsidR="00CD770A" w:rsidRPr="00BE1D4A" w14:paraId="00EB6490" w14:textId="77777777" w:rsidTr="25B890FF">
        <w:trPr>
          <w:trHeight w:val="300"/>
        </w:trPr>
        <w:tc>
          <w:tcPr>
            <w:tcW w:w="7112" w:type="dxa"/>
          </w:tcPr>
          <w:p w14:paraId="0B4CC5BC" w14:textId="1489DD48" w:rsidR="00CD770A" w:rsidRPr="00BE1D4A" w:rsidRDefault="00CD770A" w:rsidP="005A14D8">
            <w:pPr>
              <w:rPr>
                <w:b/>
                <w:bCs/>
                <w:lang w:val="uk-UA"/>
              </w:rPr>
            </w:pPr>
            <w:r>
              <w:rPr>
                <w:b/>
                <w:bCs/>
                <w:lang w:val="uk-UA"/>
              </w:rPr>
              <w:t>G1</w:t>
            </w:r>
            <w:r w:rsidRPr="00BE1D4A">
              <w:rPr>
                <w:b/>
                <w:bCs/>
                <w:lang w:val="uk-UA"/>
              </w:rPr>
              <w:t xml:space="preserve">. Please indicate </w:t>
            </w:r>
            <w:r>
              <w:rPr>
                <w:b/>
                <w:bCs/>
                <w:lang w:val="uk-UA"/>
              </w:rPr>
              <w:t xml:space="preserve">whether you </w:t>
            </w:r>
            <w:r w:rsidR="0020304D">
              <w:rPr>
                <w:b/>
                <w:bCs/>
                <w:lang w:val="uk-UA"/>
              </w:rPr>
              <w:t xml:space="preserve">are </w:t>
            </w:r>
            <w:r w:rsidR="0020304D">
              <w:rPr>
                <w:b/>
                <w:bCs/>
                <w:color w:val="00B0F0"/>
                <w:lang w:val="uk-UA"/>
              </w:rPr>
              <w:t xml:space="preserve">currently </w:t>
            </w:r>
            <w:r w:rsidR="0020304D">
              <w:rPr>
                <w:b/>
                <w:bCs/>
                <w:lang w:val="uk-UA"/>
              </w:rPr>
              <w:t xml:space="preserve">receiving </w:t>
            </w:r>
            <w:r>
              <w:rPr>
                <w:b/>
                <w:bCs/>
                <w:lang w:val="uk-UA"/>
              </w:rPr>
              <w:t xml:space="preserve">the following assistance in </w:t>
            </w:r>
            <w:r w:rsidRPr="00BE1D4A">
              <w:rPr>
                <w:b/>
                <w:bCs/>
                <w:color w:val="00B0F0"/>
                <w:lang w:val="uk-UA"/>
              </w:rPr>
              <w:t>[</w:t>
            </w:r>
            <w:r>
              <w:rPr>
                <w:b/>
                <w:bCs/>
                <w:color w:val="00B0F0"/>
                <w:lang w:val="uk-UA"/>
              </w:rPr>
              <w:t xml:space="preserve">_filling_from_S5 </w:t>
            </w:r>
            <w:r w:rsidRPr="00BE1D4A">
              <w:rPr>
                <w:b/>
                <w:bCs/>
                <w:color w:val="00B0F0"/>
                <w:lang w:val="uk-UA"/>
              </w:rPr>
              <w:t>]</w:t>
            </w:r>
            <w:r w:rsidRPr="00BE1D4A">
              <w:rPr>
                <w:b/>
                <w:bCs/>
                <w:lang w:val="uk-UA"/>
              </w:rPr>
              <w:t>?</w:t>
            </w:r>
          </w:p>
          <w:p w14:paraId="1B4A7A37" w14:textId="77777777" w:rsidR="00CD770A" w:rsidRPr="00BE1D4A" w:rsidRDefault="00CD770A" w:rsidP="005A14D8">
            <w:pPr>
              <w:rPr>
                <w:b/>
                <w:bCs/>
                <w:lang w:val="uk-UA"/>
              </w:rPr>
            </w:pPr>
            <w:r w:rsidRPr="00BE1D4A">
              <w:rPr>
                <w:i/>
                <w:iCs/>
                <w:lang w:val="uk-UA"/>
              </w:rPr>
              <w:t>Select all that apply</w:t>
            </w:r>
          </w:p>
        </w:tc>
        <w:tc>
          <w:tcPr>
            <w:tcW w:w="2239" w:type="dxa"/>
          </w:tcPr>
          <w:p w14:paraId="133F5D4F" w14:textId="77777777" w:rsidR="00CD770A" w:rsidRPr="00BE1D4A" w:rsidRDefault="00CD770A" w:rsidP="005A14D8">
            <w:pPr>
              <w:rPr>
                <w:lang w:val="uk-UA"/>
              </w:rPr>
            </w:pPr>
            <w:r>
              <w:rPr>
                <w:lang w:val="uk-UA"/>
              </w:rPr>
              <w:t>OV</w:t>
            </w:r>
          </w:p>
        </w:tc>
      </w:tr>
      <w:tr w:rsidR="00CD770A" w:rsidRPr="00BE1D4A" w14:paraId="5B00BDFC" w14:textId="77777777" w:rsidTr="25B890FF">
        <w:trPr>
          <w:trHeight w:val="300"/>
        </w:trPr>
        <w:tc>
          <w:tcPr>
            <w:tcW w:w="7112" w:type="dxa"/>
          </w:tcPr>
          <w:p w14:paraId="617D9904" w14:textId="5DEAA253" w:rsidR="00CD770A" w:rsidRPr="00BE1D4A" w:rsidRDefault="0855C14A" w:rsidP="005A14D8">
            <w:pPr>
              <w:rPr>
                <w:lang w:val="uk-UA"/>
              </w:rPr>
            </w:pPr>
            <w:r w:rsidRPr="70000499">
              <w:rPr>
                <w:lang w:val="uk-UA"/>
              </w:rPr>
              <w:t xml:space="preserve">G1.1 </w:t>
            </w:r>
            <w:r w:rsidR="1045B81D" w:rsidRPr="00DA5146">
              <w:rPr>
                <w:lang w:val="uk-UA"/>
              </w:rPr>
              <w:t xml:space="preserve">Free </w:t>
            </w:r>
            <w:r w:rsidRPr="00DA5146">
              <w:rPr>
                <w:lang w:val="uk-UA"/>
              </w:rPr>
              <w:t>housing</w:t>
            </w:r>
          </w:p>
        </w:tc>
        <w:tc>
          <w:tcPr>
            <w:tcW w:w="2239" w:type="dxa"/>
          </w:tcPr>
          <w:p w14:paraId="2A640AD8" w14:textId="77777777" w:rsidR="00CD770A" w:rsidRPr="00AA0712" w:rsidRDefault="00CD770A" w:rsidP="005A14D8">
            <w:pPr>
              <w:rPr>
                <w:lang w:val="uk-UA"/>
              </w:rPr>
            </w:pPr>
            <w:r w:rsidRPr="00BE1D4A">
              <w:rPr>
                <w:lang w:val="uk-UA"/>
              </w:rPr>
              <w:t xml:space="preserve">1 </w:t>
            </w:r>
            <w:r>
              <w:t xml:space="preserve">= </w:t>
            </w:r>
            <w:r>
              <w:rPr>
                <w:lang w:val="uk-UA"/>
              </w:rPr>
              <w:t>Yes, 2 = No</w:t>
            </w:r>
          </w:p>
        </w:tc>
      </w:tr>
      <w:tr w:rsidR="731C933C" w14:paraId="5F03F65D" w14:textId="77777777" w:rsidTr="25B890FF">
        <w:trPr>
          <w:trHeight w:val="300"/>
        </w:trPr>
        <w:tc>
          <w:tcPr>
            <w:tcW w:w="7112" w:type="dxa"/>
            <w:shd w:val="clear" w:color="auto" w:fill="E2EFD9" w:themeFill="accent6" w:themeFillTint="33"/>
          </w:tcPr>
          <w:p w14:paraId="437BA8E4" w14:textId="32FCD8AB" w:rsidR="27FDD004" w:rsidRDefault="27FDD004" w:rsidP="731C933C">
            <w:pPr>
              <w:rPr>
                <w:lang w:val="uk-UA"/>
              </w:rPr>
            </w:pPr>
            <w:r w:rsidRPr="731C933C">
              <w:rPr>
                <w:lang w:val="uk-UA"/>
              </w:rPr>
              <w:t>G1.12 Partial payment for housing and/or utilities</w:t>
            </w:r>
          </w:p>
        </w:tc>
        <w:tc>
          <w:tcPr>
            <w:tcW w:w="2239" w:type="dxa"/>
            <w:shd w:val="clear" w:color="auto" w:fill="E2EFD9" w:themeFill="accent6" w:themeFillTint="33"/>
          </w:tcPr>
          <w:p w14:paraId="1EA5F131" w14:textId="407C53C6" w:rsidR="7131AB24" w:rsidRDefault="7131AB24" w:rsidP="731C933C">
            <w:pPr>
              <w:rPr>
                <w:lang w:val="uk-UA"/>
              </w:rPr>
            </w:pPr>
            <w:r w:rsidRPr="731C933C">
              <w:rPr>
                <w:lang w:val="uk-UA"/>
              </w:rPr>
              <w:t xml:space="preserve">1 </w:t>
            </w:r>
            <w:r>
              <w:t xml:space="preserve">= </w:t>
            </w:r>
            <w:r w:rsidRPr="731C933C">
              <w:rPr>
                <w:lang w:val="uk-UA"/>
              </w:rPr>
              <w:t>Yes, 2 = No</w:t>
            </w:r>
          </w:p>
        </w:tc>
      </w:tr>
      <w:tr w:rsidR="00CD770A" w:rsidRPr="00BE1D4A" w14:paraId="0C2DCA80" w14:textId="77777777" w:rsidTr="25B890FF">
        <w:trPr>
          <w:trHeight w:val="300"/>
        </w:trPr>
        <w:tc>
          <w:tcPr>
            <w:tcW w:w="7112" w:type="dxa"/>
          </w:tcPr>
          <w:p w14:paraId="46854B42" w14:textId="77777777" w:rsidR="00CD770A" w:rsidRPr="00BE1D4A" w:rsidRDefault="00CD770A" w:rsidP="005A14D8">
            <w:pPr>
              <w:rPr>
                <w:lang w:val="uk-UA"/>
              </w:rPr>
            </w:pPr>
            <w:r>
              <w:rPr>
                <w:lang w:val="uk-UA"/>
              </w:rPr>
              <w:t xml:space="preserve">G1.2 </w:t>
            </w:r>
            <w:r w:rsidRPr="00BE1D4A">
              <w:rPr>
                <w:lang w:val="uk-UA"/>
              </w:rPr>
              <w:t>Humanitarian aid (food, clothing, hygiene supplies, vouchers/certificates</w:t>
            </w:r>
            <w:r>
              <w:rPr>
                <w:lang w:val="uk-UA"/>
              </w:rPr>
              <w:t xml:space="preserve">, </w:t>
            </w:r>
            <w:r w:rsidRPr="00BE1D4A">
              <w:rPr>
                <w:lang w:val="uk-UA"/>
              </w:rPr>
              <w:t>provision of necessary household appliances, furniture, etc.)</w:t>
            </w:r>
          </w:p>
        </w:tc>
        <w:tc>
          <w:tcPr>
            <w:tcW w:w="2239" w:type="dxa"/>
          </w:tcPr>
          <w:p w14:paraId="02A4ED3C" w14:textId="77777777" w:rsidR="00CD770A" w:rsidRPr="00BE1D4A" w:rsidRDefault="00CD770A" w:rsidP="005A14D8">
            <w:pPr>
              <w:rPr>
                <w:lang w:val="uk-UA"/>
              </w:rPr>
            </w:pPr>
            <w:r w:rsidRPr="00BE1D4A">
              <w:rPr>
                <w:lang w:val="uk-UA"/>
              </w:rPr>
              <w:t xml:space="preserve">1 </w:t>
            </w:r>
            <w:r>
              <w:t xml:space="preserve">= </w:t>
            </w:r>
            <w:r>
              <w:rPr>
                <w:lang w:val="uk-UA"/>
              </w:rPr>
              <w:t>Yes, 2 = No</w:t>
            </w:r>
          </w:p>
        </w:tc>
      </w:tr>
      <w:tr w:rsidR="00CD770A" w:rsidRPr="00BE1D4A" w14:paraId="6621EBDC" w14:textId="77777777" w:rsidTr="25B890FF">
        <w:trPr>
          <w:trHeight w:val="300"/>
        </w:trPr>
        <w:tc>
          <w:tcPr>
            <w:tcW w:w="7112" w:type="dxa"/>
          </w:tcPr>
          <w:p w14:paraId="53BE50B7" w14:textId="77777777" w:rsidR="00CD770A" w:rsidRPr="00BE1D4A" w:rsidRDefault="00CD770A" w:rsidP="005A14D8">
            <w:pPr>
              <w:rPr>
                <w:lang w:val="uk-UA"/>
              </w:rPr>
            </w:pPr>
            <w:r w:rsidRPr="66C4BB94">
              <w:rPr>
                <w:lang w:val="uk-UA"/>
              </w:rPr>
              <w:t>G1.3 Social benefits, including child benefits</w:t>
            </w:r>
          </w:p>
        </w:tc>
        <w:tc>
          <w:tcPr>
            <w:tcW w:w="2239" w:type="dxa"/>
          </w:tcPr>
          <w:p w14:paraId="472B6080" w14:textId="77777777" w:rsidR="00CD770A" w:rsidRPr="00BE1D4A" w:rsidRDefault="00CD770A" w:rsidP="005A14D8">
            <w:pPr>
              <w:rPr>
                <w:lang w:val="uk-UA"/>
              </w:rPr>
            </w:pPr>
            <w:r w:rsidRPr="00BE1D4A">
              <w:rPr>
                <w:lang w:val="uk-UA"/>
              </w:rPr>
              <w:t xml:space="preserve">1 </w:t>
            </w:r>
            <w:r>
              <w:t xml:space="preserve">= </w:t>
            </w:r>
            <w:r>
              <w:rPr>
                <w:lang w:val="uk-UA"/>
              </w:rPr>
              <w:t>Yes, 2 = No</w:t>
            </w:r>
          </w:p>
        </w:tc>
      </w:tr>
      <w:tr w:rsidR="00CD770A" w:rsidRPr="00BE1D4A" w14:paraId="011276D5" w14:textId="77777777" w:rsidTr="25B890FF">
        <w:trPr>
          <w:trHeight w:val="300"/>
        </w:trPr>
        <w:tc>
          <w:tcPr>
            <w:tcW w:w="7112" w:type="dxa"/>
          </w:tcPr>
          <w:p w14:paraId="3E623D33" w14:textId="77777777" w:rsidR="00CD770A" w:rsidRPr="00BE1D4A" w:rsidRDefault="00CD770A" w:rsidP="005A14D8">
            <w:pPr>
              <w:rPr>
                <w:lang w:val="uk-UA"/>
              </w:rPr>
            </w:pPr>
            <w:r>
              <w:rPr>
                <w:lang w:val="uk-UA"/>
              </w:rPr>
              <w:t xml:space="preserve">G1.4 </w:t>
            </w:r>
            <w:r w:rsidRPr="00BE1D4A">
              <w:rPr>
                <w:lang w:val="uk-UA"/>
              </w:rPr>
              <w:t xml:space="preserve">Psychological support </w:t>
            </w:r>
          </w:p>
        </w:tc>
        <w:tc>
          <w:tcPr>
            <w:tcW w:w="2239" w:type="dxa"/>
          </w:tcPr>
          <w:p w14:paraId="59D2A50B" w14:textId="77777777" w:rsidR="00CD770A" w:rsidRPr="00BE1D4A" w:rsidRDefault="00CD770A" w:rsidP="005A14D8">
            <w:pPr>
              <w:rPr>
                <w:lang w:val="uk-UA"/>
              </w:rPr>
            </w:pPr>
            <w:r w:rsidRPr="00BE1D4A">
              <w:rPr>
                <w:lang w:val="uk-UA"/>
              </w:rPr>
              <w:t xml:space="preserve">1 </w:t>
            </w:r>
            <w:r>
              <w:t xml:space="preserve">= </w:t>
            </w:r>
            <w:r>
              <w:rPr>
                <w:lang w:val="uk-UA"/>
              </w:rPr>
              <w:t>Yes, 2 = No</w:t>
            </w:r>
          </w:p>
        </w:tc>
      </w:tr>
      <w:tr w:rsidR="00CD770A" w:rsidRPr="00BE1D4A" w14:paraId="53EBBB77" w14:textId="77777777" w:rsidTr="25B890FF">
        <w:trPr>
          <w:trHeight w:val="300"/>
        </w:trPr>
        <w:tc>
          <w:tcPr>
            <w:tcW w:w="7112" w:type="dxa"/>
          </w:tcPr>
          <w:p w14:paraId="3C658912" w14:textId="77777777" w:rsidR="00CD770A" w:rsidRPr="00BE1D4A" w:rsidRDefault="00CD770A" w:rsidP="005A14D8">
            <w:pPr>
              <w:rPr>
                <w:lang w:val="uk-UA"/>
              </w:rPr>
            </w:pPr>
            <w:r>
              <w:rPr>
                <w:lang w:val="uk-UA"/>
              </w:rPr>
              <w:t xml:space="preserve">G1.5 </w:t>
            </w:r>
            <w:r w:rsidRPr="00BE1D4A">
              <w:rPr>
                <w:lang w:val="uk-UA"/>
              </w:rPr>
              <w:t xml:space="preserve">Assistance with employment in the host country  </w:t>
            </w:r>
          </w:p>
        </w:tc>
        <w:tc>
          <w:tcPr>
            <w:tcW w:w="2239" w:type="dxa"/>
          </w:tcPr>
          <w:p w14:paraId="1E483A27" w14:textId="77777777" w:rsidR="00CD770A" w:rsidRPr="00BE1D4A" w:rsidRDefault="00CD770A" w:rsidP="005A14D8">
            <w:pPr>
              <w:rPr>
                <w:lang w:val="uk-UA"/>
              </w:rPr>
            </w:pPr>
            <w:r w:rsidRPr="00BE1D4A">
              <w:rPr>
                <w:lang w:val="uk-UA"/>
              </w:rPr>
              <w:t xml:space="preserve">1 </w:t>
            </w:r>
            <w:r>
              <w:t xml:space="preserve">= </w:t>
            </w:r>
            <w:r>
              <w:rPr>
                <w:lang w:val="uk-UA"/>
              </w:rPr>
              <w:t>Yes, 2 = No</w:t>
            </w:r>
          </w:p>
        </w:tc>
      </w:tr>
      <w:tr w:rsidR="00CD770A" w:rsidRPr="00BE1D4A" w14:paraId="5893E886" w14:textId="77777777" w:rsidTr="25B890FF">
        <w:trPr>
          <w:trHeight w:val="300"/>
        </w:trPr>
        <w:tc>
          <w:tcPr>
            <w:tcW w:w="7112" w:type="dxa"/>
          </w:tcPr>
          <w:p w14:paraId="1583A125" w14:textId="77777777" w:rsidR="00CD770A" w:rsidRPr="00BE1D4A" w:rsidRDefault="00CD770A" w:rsidP="005A14D8">
            <w:pPr>
              <w:rPr>
                <w:lang w:val="uk-UA"/>
              </w:rPr>
            </w:pPr>
            <w:r>
              <w:rPr>
                <w:lang w:val="uk-UA"/>
              </w:rPr>
              <w:t xml:space="preserve">G1.6 </w:t>
            </w:r>
            <w:r w:rsidRPr="00BE1D4A">
              <w:rPr>
                <w:lang w:val="uk-UA"/>
              </w:rPr>
              <w:t>Assistance with paperwork</w:t>
            </w:r>
          </w:p>
        </w:tc>
        <w:tc>
          <w:tcPr>
            <w:tcW w:w="2239" w:type="dxa"/>
          </w:tcPr>
          <w:p w14:paraId="75C9C4E8" w14:textId="77777777" w:rsidR="00CD770A" w:rsidRPr="00BE1D4A" w:rsidRDefault="00CD770A" w:rsidP="005A14D8">
            <w:pPr>
              <w:rPr>
                <w:lang w:val="uk-UA"/>
              </w:rPr>
            </w:pPr>
            <w:r w:rsidRPr="00BE1D4A">
              <w:rPr>
                <w:lang w:val="uk-UA"/>
              </w:rPr>
              <w:t xml:space="preserve">1 </w:t>
            </w:r>
            <w:r>
              <w:t xml:space="preserve">= </w:t>
            </w:r>
            <w:r>
              <w:rPr>
                <w:lang w:val="uk-UA"/>
              </w:rPr>
              <w:t>Yes, 2 = No</w:t>
            </w:r>
          </w:p>
        </w:tc>
      </w:tr>
      <w:tr w:rsidR="00CD770A" w:rsidRPr="00BE1D4A" w14:paraId="67740E9D" w14:textId="77777777" w:rsidTr="25B890FF">
        <w:trPr>
          <w:trHeight w:val="300"/>
        </w:trPr>
        <w:tc>
          <w:tcPr>
            <w:tcW w:w="7112" w:type="dxa"/>
          </w:tcPr>
          <w:p w14:paraId="3D4C3A6A" w14:textId="77777777" w:rsidR="00CD770A" w:rsidRDefault="00CD770A" w:rsidP="005A14D8">
            <w:pPr>
              <w:rPr>
                <w:lang w:val="uk-UA"/>
              </w:rPr>
            </w:pPr>
            <w:r>
              <w:rPr>
                <w:lang w:val="uk-UA"/>
              </w:rPr>
              <w:t xml:space="preserve">G1.7 Language courses </w:t>
            </w:r>
          </w:p>
        </w:tc>
        <w:tc>
          <w:tcPr>
            <w:tcW w:w="2239" w:type="dxa"/>
          </w:tcPr>
          <w:p w14:paraId="3069D744" w14:textId="77777777" w:rsidR="00CD770A" w:rsidRPr="00BE1D4A" w:rsidRDefault="00CD770A" w:rsidP="005A14D8">
            <w:pPr>
              <w:rPr>
                <w:lang w:val="uk-UA"/>
              </w:rPr>
            </w:pPr>
            <w:r w:rsidRPr="00BE1D4A">
              <w:rPr>
                <w:lang w:val="uk-UA"/>
              </w:rPr>
              <w:t xml:space="preserve">1 </w:t>
            </w:r>
            <w:r>
              <w:t xml:space="preserve">= </w:t>
            </w:r>
            <w:r>
              <w:rPr>
                <w:lang w:val="uk-UA"/>
              </w:rPr>
              <w:t>Yes, 2 = No</w:t>
            </w:r>
          </w:p>
        </w:tc>
      </w:tr>
      <w:tr w:rsidR="00CD770A" w:rsidRPr="00BE1D4A" w14:paraId="1D1FB145" w14:textId="77777777" w:rsidTr="25B890FF">
        <w:trPr>
          <w:trHeight w:val="300"/>
        </w:trPr>
        <w:tc>
          <w:tcPr>
            <w:tcW w:w="7112" w:type="dxa"/>
          </w:tcPr>
          <w:p w14:paraId="6A617EBD" w14:textId="77777777" w:rsidR="00CD770A" w:rsidRPr="00BE1D4A" w:rsidRDefault="00CD770A" w:rsidP="005A14D8">
            <w:pPr>
              <w:rPr>
                <w:lang w:val="uk-UA"/>
              </w:rPr>
            </w:pPr>
            <w:r>
              <w:rPr>
                <w:lang w:val="uk-UA"/>
              </w:rPr>
              <w:t xml:space="preserve">G1.8 </w:t>
            </w:r>
            <w:r w:rsidRPr="00BE1D4A">
              <w:rPr>
                <w:lang w:val="uk-UA"/>
              </w:rPr>
              <w:t xml:space="preserve">Education (for adults) </w:t>
            </w:r>
          </w:p>
        </w:tc>
        <w:tc>
          <w:tcPr>
            <w:tcW w:w="2239" w:type="dxa"/>
          </w:tcPr>
          <w:p w14:paraId="39481378" w14:textId="77777777" w:rsidR="00CD770A" w:rsidRPr="00BE1D4A" w:rsidRDefault="00CD770A" w:rsidP="005A14D8">
            <w:pPr>
              <w:rPr>
                <w:lang w:val="uk-UA"/>
              </w:rPr>
            </w:pPr>
            <w:r w:rsidRPr="00BE1D4A">
              <w:rPr>
                <w:lang w:val="uk-UA"/>
              </w:rPr>
              <w:t xml:space="preserve">1 </w:t>
            </w:r>
            <w:r>
              <w:t xml:space="preserve">= </w:t>
            </w:r>
            <w:r>
              <w:rPr>
                <w:lang w:val="uk-UA"/>
              </w:rPr>
              <w:t>Yes, 2 = No</w:t>
            </w:r>
          </w:p>
        </w:tc>
      </w:tr>
      <w:tr w:rsidR="00CD770A" w:rsidRPr="00BE1D4A" w14:paraId="4B14F38E" w14:textId="77777777" w:rsidTr="25B890FF">
        <w:trPr>
          <w:trHeight w:val="300"/>
        </w:trPr>
        <w:tc>
          <w:tcPr>
            <w:tcW w:w="7112" w:type="dxa"/>
          </w:tcPr>
          <w:p w14:paraId="63E07344" w14:textId="77777777" w:rsidR="00CD770A" w:rsidRPr="00BE1D4A" w:rsidRDefault="00CD770A" w:rsidP="005A14D8">
            <w:pPr>
              <w:rPr>
                <w:lang w:val="uk-UA"/>
              </w:rPr>
            </w:pPr>
            <w:r>
              <w:rPr>
                <w:lang w:val="uk-UA"/>
              </w:rPr>
              <w:t xml:space="preserve">G1.9 </w:t>
            </w:r>
            <w:r w:rsidRPr="00BE1D4A">
              <w:rPr>
                <w:lang w:val="uk-UA"/>
              </w:rPr>
              <w:t>Education (for minors)</w:t>
            </w:r>
          </w:p>
        </w:tc>
        <w:tc>
          <w:tcPr>
            <w:tcW w:w="2239" w:type="dxa"/>
          </w:tcPr>
          <w:p w14:paraId="34B2D152" w14:textId="77777777" w:rsidR="00CD770A" w:rsidRPr="00BE1D4A" w:rsidRDefault="00CD770A" w:rsidP="005A14D8">
            <w:pPr>
              <w:rPr>
                <w:lang w:val="uk-UA"/>
              </w:rPr>
            </w:pPr>
            <w:r w:rsidRPr="00BE1D4A">
              <w:rPr>
                <w:lang w:val="uk-UA"/>
              </w:rPr>
              <w:t xml:space="preserve">1 </w:t>
            </w:r>
            <w:r>
              <w:t xml:space="preserve">= </w:t>
            </w:r>
            <w:r>
              <w:rPr>
                <w:lang w:val="uk-UA"/>
              </w:rPr>
              <w:t>Yes, 2 = No</w:t>
            </w:r>
          </w:p>
        </w:tc>
      </w:tr>
      <w:tr w:rsidR="00CD770A" w:rsidRPr="00BE1D4A" w14:paraId="039DC826" w14:textId="77777777" w:rsidTr="25B890FF">
        <w:trPr>
          <w:trHeight w:val="300"/>
        </w:trPr>
        <w:tc>
          <w:tcPr>
            <w:tcW w:w="7112" w:type="dxa"/>
          </w:tcPr>
          <w:p w14:paraId="7DD07456" w14:textId="77777777" w:rsidR="00CD770A" w:rsidRPr="004439E9" w:rsidRDefault="00CD770A" w:rsidP="005A14D8">
            <w:pPr>
              <w:rPr>
                <w:lang w:val="uk-UA"/>
              </w:rPr>
            </w:pPr>
            <w:r>
              <w:rPr>
                <w:lang w:val="uk-UA"/>
              </w:rPr>
              <w:t xml:space="preserve">G1.10 </w:t>
            </w:r>
            <w:r w:rsidRPr="00BE1D4A">
              <w:rPr>
                <w:lang w:val="uk-UA"/>
              </w:rPr>
              <w:t xml:space="preserve">Childcare assistance </w:t>
            </w:r>
            <w:r w:rsidRPr="005944B2">
              <w:rPr>
                <w:lang w:val="ru-RU"/>
              </w:rPr>
              <w:t>(</w:t>
            </w:r>
            <w:r>
              <w:rPr>
                <w:lang w:val="uk-UA"/>
              </w:rPr>
              <w:t>free daycare, nanny, other)</w:t>
            </w:r>
          </w:p>
        </w:tc>
        <w:tc>
          <w:tcPr>
            <w:tcW w:w="2239" w:type="dxa"/>
          </w:tcPr>
          <w:p w14:paraId="410BFAB5" w14:textId="77777777" w:rsidR="00CD770A" w:rsidRPr="00BE1D4A" w:rsidRDefault="00CD770A" w:rsidP="005A14D8">
            <w:pPr>
              <w:rPr>
                <w:lang w:val="uk-UA"/>
              </w:rPr>
            </w:pPr>
            <w:r w:rsidRPr="00BE1D4A">
              <w:rPr>
                <w:lang w:val="uk-UA"/>
              </w:rPr>
              <w:t xml:space="preserve">1 </w:t>
            </w:r>
            <w:r>
              <w:t xml:space="preserve">= </w:t>
            </w:r>
            <w:r>
              <w:rPr>
                <w:lang w:val="uk-UA"/>
              </w:rPr>
              <w:t>Yes, 2 = No</w:t>
            </w:r>
          </w:p>
        </w:tc>
      </w:tr>
      <w:tr w:rsidR="2F68CD4B" w14:paraId="61057455" w14:textId="77777777" w:rsidTr="25B890FF">
        <w:trPr>
          <w:trHeight w:val="300"/>
        </w:trPr>
        <w:tc>
          <w:tcPr>
            <w:tcW w:w="7112" w:type="dxa"/>
            <w:shd w:val="clear" w:color="auto" w:fill="E2EFD9" w:themeFill="accent6" w:themeFillTint="33"/>
          </w:tcPr>
          <w:p w14:paraId="2517129B" w14:textId="1DCD87D5" w:rsidR="2F68CD4B" w:rsidRDefault="2F68CD4B" w:rsidP="2F68CD4B">
            <w:pPr>
              <w:rPr>
                <w:lang w:val="uk-UA"/>
              </w:rPr>
            </w:pPr>
            <w:r w:rsidRPr="2F68CD4B">
              <w:rPr>
                <w:lang w:val="uk-UA"/>
              </w:rPr>
              <w:t>G1.</w:t>
            </w:r>
            <w:r w:rsidR="665BD8F7" w:rsidRPr="2F68CD4B">
              <w:rPr>
                <w:lang w:val="uk-UA"/>
              </w:rPr>
              <w:t xml:space="preserve">11 </w:t>
            </w:r>
            <w:r w:rsidR="26C6F705" w:rsidRPr="2F68CD4B">
              <w:rPr>
                <w:lang w:val="uk-UA"/>
              </w:rPr>
              <w:t xml:space="preserve">Medical </w:t>
            </w:r>
            <w:r w:rsidRPr="2F68CD4B">
              <w:rPr>
                <w:lang w:val="uk-UA"/>
              </w:rPr>
              <w:t xml:space="preserve">care </w:t>
            </w:r>
            <w:r w:rsidRPr="2F68CD4B">
              <w:rPr>
                <w:lang w:val="ru-RU"/>
              </w:rPr>
              <w:t>(</w:t>
            </w:r>
            <w:r w:rsidR="5A03E65F" w:rsidRPr="2F68CD4B">
              <w:rPr>
                <w:lang w:val="uk-UA"/>
              </w:rPr>
              <w:t>free treatment, health insurance, medications</w:t>
            </w:r>
            <w:r w:rsidRPr="2F68CD4B">
              <w:rPr>
                <w:lang w:val="uk-UA"/>
              </w:rPr>
              <w:t>)</w:t>
            </w:r>
          </w:p>
        </w:tc>
        <w:tc>
          <w:tcPr>
            <w:tcW w:w="2239" w:type="dxa"/>
            <w:shd w:val="clear" w:color="auto" w:fill="E2EFD9" w:themeFill="accent6" w:themeFillTint="33"/>
          </w:tcPr>
          <w:p w14:paraId="6EE5E06A" w14:textId="77777777" w:rsidR="2F68CD4B" w:rsidRDefault="2F68CD4B" w:rsidP="2F68CD4B">
            <w:pPr>
              <w:rPr>
                <w:lang w:val="uk-UA"/>
              </w:rPr>
            </w:pPr>
            <w:r w:rsidRPr="2F68CD4B">
              <w:rPr>
                <w:lang w:val="uk-UA"/>
              </w:rPr>
              <w:t xml:space="preserve">1 </w:t>
            </w:r>
            <w:r>
              <w:t xml:space="preserve">= </w:t>
            </w:r>
            <w:r w:rsidRPr="2F68CD4B">
              <w:rPr>
                <w:lang w:val="uk-UA"/>
              </w:rPr>
              <w:t>Yes, 2 = No</w:t>
            </w:r>
          </w:p>
        </w:tc>
      </w:tr>
      <w:tr w:rsidR="00CD770A" w:rsidRPr="00BE1D4A" w14:paraId="05E28C3F" w14:textId="77777777" w:rsidTr="25B890FF">
        <w:trPr>
          <w:trHeight w:val="300"/>
        </w:trPr>
        <w:tc>
          <w:tcPr>
            <w:tcW w:w="7112" w:type="dxa"/>
            <w:shd w:val="clear" w:color="auto" w:fill="E2EFD9" w:themeFill="accent6" w:themeFillTint="33"/>
          </w:tcPr>
          <w:p w14:paraId="57141DD7" w14:textId="066192C8" w:rsidR="00CD770A" w:rsidRPr="00BE1D4A" w:rsidRDefault="00CD770A" w:rsidP="637DE64A">
            <w:pPr>
              <w:rPr>
                <w:b/>
                <w:bCs/>
                <w:color w:val="00B0F0"/>
                <w:lang w:val="uk-UA"/>
              </w:rPr>
            </w:pPr>
            <w:r w:rsidRPr="637DE64A">
              <w:rPr>
                <w:lang w:val="uk-UA"/>
              </w:rPr>
              <w:t xml:space="preserve">Other  </w:t>
            </w:r>
          </w:p>
        </w:tc>
        <w:tc>
          <w:tcPr>
            <w:tcW w:w="2239" w:type="dxa"/>
            <w:shd w:val="clear" w:color="auto" w:fill="E2EFD9" w:themeFill="accent6" w:themeFillTint="33"/>
          </w:tcPr>
          <w:p w14:paraId="39C9983F" w14:textId="4FF02572" w:rsidR="00CD770A" w:rsidRPr="00BE1D4A" w:rsidRDefault="3D512FA7" w:rsidP="005A14D8">
            <w:pPr>
              <w:rPr>
                <w:lang w:val="uk-UA"/>
              </w:rPr>
            </w:pPr>
            <w:r w:rsidRPr="637DE64A">
              <w:rPr>
                <w:lang w:val="uk-UA"/>
              </w:rPr>
              <w:t xml:space="preserve">Please write down </w:t>
            </w:r>
          </w:p>
        </w:tc>
      </w:tr>
      <w:tr w:rsidR="00CD770A" w:rsidRPr="00BE1D4A" w14:paraId="03E4E2FD" w14:textId="77777777" w:rsidTr="25B890FF">
        <w:trPr>
          <w:trHeight w:val="300"/>
        </w:trPr>
        <w:tc>
          <w:tcPr>
            <w:tcW w:w="7112" w:type="dxa"/>
            <w:shd w:val="clear" w:color="auto" w:fill="E2EFD9" w:themeFill="accent6" w:themeFillTint="33"/>
          </w:tcPr>
          <w:p w14:paraId="5F2AFAD1" w14:textId="3FA75D88" w:rsidR="00CD770A" w:rsidRPr="00BE1D4A" w:rsidRDefault="3D512FA7" w:rsidP="637DE64A">
            <w:pPr>
              <w:rPr>
                <w:lang w:val="uk-UA"/>
              </w:rPr>
            </w:pPr>
            <w:r w:rsidRPr="637DE64A">
              <w:rPr>
                <w:b/>
                <w:bCs/>
                <w:color w:val="00B0F0"/>
                <w:lang w:val="uk-UA"/>
              </w:rPr>
              <w:t>BB</w:t>
            </w:r>
          </w:p>
        </w:tc>
        <w:tc>
          <w:tcPr>
            <w:tcW w:w="2239" w:type="dxa"/>
            <w:shd w:val="clear" w:color="auto" w:fill="E2EFD9" w:themeFill="accent6" w:themeFillTint="33"/>
          </w:tcPr>
          <w:p w14:paraId="0EE50B08" w14:textId="4B28005C" w:rsidR="00CD770A" w:rsidRPr="00BE1D4A" w:rsidRDefault="3D512FA7" w:rsidP="005A14D8">
            <w:pPr>
              <w:rPr>
                <w:lang w:val="uk-UA"/>
              </w:rPr>
            </w:pPr>
            <w:r w:rsidRPr="637DE64A">
              <w:rPr>
                <w:lang w:val="uk-UA"/>
              </w:rPr>
              <w:t>97</w:t>
            </w:r>
          </w:p>
        </w:tc>
      </w:tr>
    </w:tbl>
    <w:p w14:paraId="13B65E80" w14:textId="77777777" w:rsidR="00CD770A" w:rsidRDefault="00CD770A" w:rsidP="6B0239D8">
      <w:pPr>
        <w:rPr>
          <w:lang w:val="uk-UA"/>
        </w:rPr>
      </w:pPr>
    </w:p>
    <w:p w14:paraId="212EA1EB" w14:textId="15A03A24" w:rsidR="00BE31A8" w:rsidRDefault="6583E764" w:rsidP="6B0239D8">
      <w:pPr>
        <w:rPr>
          <w:b/>
          <w:bCs/>
          <w:lang w:val="uk-UA"/>
        </w:rPr>
      </w:pPr>
      <w:r w:rsidRPr="6B0239D8">
        <w:rPr>
          <w:b/>
          <w:bCs/>
          <w:lang w:val="uk-UA"/>
        </w:rPr>
        <w:t>Q2</w:t>
      </w:r>
      <w:r w:rsidRPr="00DA5146">
        <w:rPr>
          <w:b/>
          <w:bCs/>
          <w:lang w:val="uk-UA"/>
        </w:rPr>
        <w:t xml:space="preserve">. </w:t>
      </w:r>
      <w:r w:rsidR="00F26BE3" w:rsidRPr="00DA5146">
        <w:rPr>
          <w:b/>
          <w:bCs/>
          <w:lang w:val="uk-UA"/>
        </w:rPr>
        <w:t xml:space="preserve">During </w:t>
      </w:r>
      <w:r w:rsidR="00BE31A8" w:rsidRPr="00DA5146">
        <w:rPr>
          <w:b/>
          <w:bCs/>
          <w:lang w:val="uk-UA"/>
        </w:rPr>
        <w:t xml:space="preserve">your </w:t>
      </w:r>
      <w:r w:rsidR="00F26BE3" w:rsidRPr="00DA5146">
        <w:rPr>
          <w:b/>
          <w:bCs/>
          <w:lang w:val="uk-UA"/>
        </w:rPr>
        <w:t xml:space="preserve">stay </w:t>
      </w:r>
      <w:r w:rsidR="00BE31A8" w:rsidRPr="00DA5146">
        <w:rPr>
          <w:b/>
          <w:bCs/>
          <w:lang w:val="uk-UA"/>
        </w:rPr>
        <w:t xml:space="preserve">in (name of country), the amount of social benefits that you </w:t>
      </w:r>
      <w:r w:rsidR="3EF83D49" w:rsidRPr="00DA5146">
        <w:rPr>
          <w:b/>
          <w:bCs/>
          <w:lang w:val="uk-UA"/>
        </w:rPr>
        <w:t xml:space="preserve">and your family </w:t>
      </w:r>
      <w:r w:rsidR="00BE31A8" w:rsidRPr="00DA5146">
        <w:rPr>
          <w:b/>
          <w:bCs/>
          <w:lang w:val="uk-UA"/>
        </w:rPr>
        <w:t>receive</w:t>
      </w:r>
    </w:p>
    <w:p w14:paraId="779294E4" w14:textId="7607927A" w:rsidR="00BE31A8" w:rsidRDefault="00BE31A8" w:rsidP="6B0239D8">
      <w:pPr>
        <w:rPr>
          <w:lang w:val="uk-UA"/>
        </w:rPr>
      </w:pPr>
      <w:r w:rsidRPr="6B0239D8">
        <w:rPr>
          <w:lang w:val="uk-UA"/>
        </w:rPr>
        <w:lastRenderedPageBreak/>
        <w:t>Increased</w:t>
      </w:r>
    </w:p>
    <w:p w14:paraId="49E9DC03" w14:textId="46D16718" w:rsidR="00BE31A8" w:rsidRDefault="00BE31A8" w:rsidP="6B0239D8">
      <w:pPr>
        <w:rPr>
          <w:lang w:val="uk-UA"/>
        </w:rPr>
      </w:pPr>
      <w:r w:rsidRPr="6B0239D8">
        <w:rPr>
          <w:lang w:val="uk-UA"/>
        </w:rPr>
        <w:t>Decreased</w:t>
      </w:r>
    </w:p>
    <w:p w14:paraId="74E642BC" w14:textId="6D005AE9" w:rsidR="00132D3D" w:rsidRDefault="00132D3D" w:rsidP="6B0239D8">
      <w:pPr>
        <w:rPr>
          <w:lang w:val="uk-UA"/>
        </w:rPr>
      </w:pPr>
      <w:r w:rsidRPr="6B0239D8">
        <w:rPr>
          <w:lang w:val="uk-UA"/>
        </w:rPr>
        <w:t>Remained the same</w:t>
      </w:r>
    </w:p>
    <w:p w14:paraId="6B68C08B" w14:textId="06A16A07" w:rsidR="00BE31A8" w:rsidRDefault="4FED97FB" w:rsidP="6B0239D8">
      <w:pPr>
        <w:rPr>
          <w:lang w:val="uk-UA"/>
        </w:rPr>
      </w:pPr>
      <w:r w:rsidRPr="25B890FF">
        <w:rPr>
          <w:lang w:val="uk-UA"/>
        </w:rPr>
        <w:t xml:space="preserve">I used to </w:t>
      </w:r>
      <w:r w:rsidR="7052F6AA" w:rsidRPr="25B890FF">
        <w:rPr>
          <w:lang w:val="uk-UA"/>
        </w:rPr>
        <w:t xml:space="preserve">receive </w:t>
      </w:r>
      <w:r w:rsidRPr="25B890FF">
        <w:rPr>
          <w:lang w:val="uk-UA"/>
        </w:rPr>
        <w:t>social benefits, but no longer do</w:t>
      </w:r>
    </w:p>
    <w:p w14:paraId="44AFB524" w14:textId="4EBB38A3" w:rsidR="00E14BE2" w:rsidRDefault="59D4F396" w:rsidP="6B0239D8">
      <w:pPr>
        <w:rPr>
          <w:lang w:val="uk-UA"/>
        </w:rPr>
      </w:pPr>
      <w:r w:rsidRPr="25B890FF">
        <w:rPr>
          <w:lang w:val="uk-UA"/>
        </w:rPr>
        <w:t>I did not receive social benefits at the beginning of my stay in the current country, but have started receiving them now</w:t>
      </w:r>
    </w:p>
    <w:p w14:paraId="4D36063A" w14:textId="77777777" w:rsidR="00CD770A" w:rsidRDefault="00CD770A" w:rsidP="00CD770A">
      <w:pPr>
        <w:rPr>
          <w:sz w:val="18"/>
          <w:szCs w:val="18"/>
          <w:lang w:val="uk-UA"/>
        </w:rPr>
      </w:pPr>
    </w:p>
    <w:p w14:paraId="4676E7AD" w14:textId="5C0C9B2C" w:rsidR="00CD770A" w:rsidRPr="000F5548" w:rsidRDefault="00CD770A" w:rsidP="6FD2E594">
      <w:pPr>
        <w:rPr>
          <w:sz w:val="18"/>
          <w:szCs w:val="18"/>
          <w:lang w:val="uk-UA"/>
        </w:rPr>
      </w:pPr>
    </w:p>
    <w:p w14:paraId="2CCFB266" w14:textId="24B74D11" w:rsidR="00CD770A" w:rsidDel="00C108E3" w:rsidRDefault="30F88426" w:rsidP="6FD2E594">
      <w:pPr>
        <w:widowControl w:val="0"/>
        <w:shd w:val="clear" w:color="auto" w:fill="00B0F0"/>
        <w:rPr>
          <w:rFonts w:ascii="Arial" w:hAnsi="Arial" w:cs="Arial"/>
          <w:b/>
          <w:bCs/>
          <w:color w:val="FFFFFF" w:themeColor="background1"/>
          <w:lang w:val="uk-UA"/>
        </w:rPr>
      </w:pPr>
      <w:r w:rsidRPr="25B890FF">
        <w:rPr>
          <w:rFonts w:ascii="Arial" w:hAnsi="Arial" w:cs="Arial"/>
          <w:b/>
          <w:bCs/>
          <w:color w:val="FFFFFF" w:themeColor="background1"/>
          <w:lang w:val="uk-UA"/>
        </w:rPr>
        <w:t>D Housing</w:t>
      </w:r>
    </w:p>
    <w:p w14:paraId="7A6260B6" w14:textId="2D8BB26A" w:rsidR="6FD2E594" w:rsidRDefault="6FD2E594"/>
    <w:tbl>
      <w:tblPr>
        <w:tblStyle w:val="TableGrid"/>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firstRow="1" w:lastRow="0" w:firstColumn="1" w:lastColumn="0" w:noHBand="0" w:noVBand="1"/>
      </w:tblPr>
      <w:tblGrid>
        <w:gridCol w:w="8205"/>
        <w:gridCol w:w="1125"/>
      </w:tblGrid>
      <w:tr w:rsidR="3C54EA84" w14:paraId="7E23394B" w14:textId="77777777" w:rsidTr="2A40170C">
        <w:trPr>
          <w:trHeight w:val="300"/>
        </w:trPr>
        <w:tc>
          <w:tcPr>
            <w:tcW w:w="8205" w:type="dxa"/>
            <w:tcMar>
              <w:left w:w="105" w:type="dxa"/>
              <w:right w:w="105" w:type="dxa"/>
            </w:tcMar>
          </w:tcPr>
          <w:p w14:paraId="32B780E6" w14:textId="36244313" w:rsidR="3C54EA84" w:rsidRPr="00142CF7" w:rsidRDefault="3C54EA84" w:rsidP="3C54EA84">
            <w:pPr>
              <w:rPr>
                <w:color w:val="00B0F0"/>
                <w:lang w:val="ru-RU"/>
              </w:rPr>
            </w:pPr>
            <w:r w:rsidRPr="3C54EA84">
              <w:rPr>
                <w:b/>
                <w:bCs/>
                <w:color w:val="00B0F0"/>
                <w:lang w:val="uk-UA"/>
              </w:rPr>
              <w:t>Rotation</w:t>
            </w:r>
          </w:p>
          <w:p w14:paraId="77545CF4" w14:textId="26305569" w:rsidR="3C54EA84" w:rsidRPr="00142CF7" w:rsidRDefault="3C54EA84" w:rsidP="3C54EA84">
            <w:pPr>
              <w:rPr>
                <w:color w:val="000000" w:themeColor="text1"/>
                <w:lang w:val="ru-RU"/>
              </w:rPr>
            </w:pPr>
            <w:r w:rsidRPr="3C54EA84">
              <w:rPr>
                <w:b/>
                <w:bCs/>
                <w:color w:val="000000" w:themeColor="text1"/>
                <w:lang w:val="uk-UA"/>
              </w:rPr>
              <w:t>D1. What type of housing do you currently live in?</w:t>
            </w:r>
          </w:p>
        </w:tc>
        <w:tc>
          <w:tcPr>
            <w:tcW w:w="1125" w:type="dxa"/>
            <w:tcMar>
              <w:left w:w="105" w:type="dxa"/>
              <w:right w:w="105" w:type="dxa"/>
            </w:tcMar>
          </w:tcPr>
          <w:p w14:paraId="7A322F66" w14:textId="782C7487" w:rsidR="3C54EA84" w:rsidRDefault="3C54EA84" w:rsidP="3C54EA84">
            <w:pPr>
              <w:rPr>
                <w:color w:val="00B0F0"/>
              </w:rPr>
            </w:pPr>
            <w:r w:rsidRPr="3C54EA84">
              <w:rPr>
                <w:b/>
                <w:bCs/>
                <w:color w:val="00B0F0"/>
                <w:lang w:val="uk-UA"/>
              </w:rPr>
              <w:t>OV</w:t>
            </w:r>
          </w:p>
        </w:tc>
      </w:tr>
      <w:tr w:rsidR="3C54EA84" w14:paraId="7D940ED8" w14:textId="77777777" w:rsidTr="2A40170C">
        <w:trPr>
          <w:trHeight w:val="300"/>
        </w:trPr>
        <w:tc>
          <w:tcPr>
            <w:tcW w:w="8205" w:type="dxa"/>
            <w:tcMar>
              <w:left w:w="105" w:type="dxa"/>
              <w:right w:w="105" w:type="dxa"/>
            </w:tcMar>
          </w:tcPr>
          <w:p w14:paraId="44917725" w14:textId="2A8D5574" w:rsidR="3C54EA84" w:rsidRDefault="3C54EA84" w:rsidP="3C54EA84">
            <w:pPr>
              <w:rPr>
                <w:color w:val="000000" w:themeColor="text1"/>
              </w:rPr>
            </w:pPr>
            <w:r w:rsidRPr="3C54EA84">
              <w:rPr>
                <w:color w:val="000000" w:themeColor="text1"/>
                <w:lang w:val="uk-UA"/>
              </w:rPr>
              <w:t>Separate apartment or house</w:t>
            </w:r>
          </w:p>
        </w:tc>
        <w:tc>
          <w:tcPr>
            <w:tcW w:w="1125" w:type="dxa"/>
            <w:tcMar>
              <w:left w:w="105" w:type="dxa"/>
              <w:right w:w="105" w:type="dxa"/>
            </w:tcMar>
          </w:tcPr>
          <w:p w14:paraId="2BFAACB6" w14:textId="195595B9" w:rsidR="3C54EA84" w:rsidRDefault="3C54EA84" w:rsidP="3C54EA84">
            <w:pPr>
              <w:rPr>
                <w:color w:val="000000" w:themeColor="text1"/>
              </w:rPr>
            </w:pPr>
            <w:r w:rsidRPr="3C54EA84">
              <w:rPr>
                <w:color w:val="000000" w:themeColor="text1"/>
                <w:lang w:val="uk-UA"/>
              </w:rPr>
              <w:t>1</w:t>
            </w:r>
          </w:p>
        </w:tc>
      </w:tr>
      <w:tr w:rsidR="3C54EA84" w14:paraId="00388108" w14:textId="77777777" w:rsidTr="2A40170C">
        <w:trPr>
          <w:trHeight w:val="300"/>
        </w:trPr>
        <w:tc>
          <w:tcPr>
            <w:tcW w:w="8205" w:type="dxa"/>
            <w:tcMar>
              <w:left w:w="105" w:type="dxa"/>
              <w:right w:w="105" w:type="dxa"/>
            </w:tcMar>
          </w:tcPr>
          <w:p w14:paraId="491967EE" w14:textId="4656BF17" w:rsidR="3C54EA84" w:rsidRPr="00142CF7" w:rsidRDefault="3C54EA84" w:rsidP="3C54EA84">
            <w:pPr>
              <w:rPr>
                <w:color w:val="000000" w:themeColor="text1"/>
                <w:lang w:val="ru-RU"/>
              </w:rPr>
            </w:pPr>
            <w:r w:rsidRPr="3C54EA84">
              <w:rPr>
                <w:color w:val="000000" w:themeColor="text1"/>
                <w:lang w:val="uk-UA"/>
              </w:rPr>
              <w:t>A room in an apartment or house with other Ukrainians—your relatives or friends</w:t>
            </w:r>
          </w:p>
        </w:tc>
        <w:tc>
          <w:tcPr>
            <w:tcW w:w="1125" w:type="dxa"/>
            <w:tcMar>
              <w:left w:w="105" w:type="dxa"/>
              <w:right w:w="105" w:type="dxa"/>
            </w:tcMar>
          </w:tcPr>
          <w:p w14:paraId="72450B07" w14:textId="79144BC3" w:rsidR="3C54EA84" w:rsidRDefault="3C54EA84" w:rsidP="3C54EA84">
            <w:pPr>
              <w:rPr>
                <w:color w:val="000000" w:themeColor="text1"/>
              </w:rPr>
            </w:pPr>
            <w:r w:rsidRPr="3C54EA84">
              <w:rPr>
                <w:color w:val="000000" w:themeColor="text1"/>
                <w:lang w:val="uk-UA"/>
              </w:rPr>
              <w:t>2</w:t>
            </w:r>
          </w:p>
        </w:tc>
      </w:tr>
      <w:tr w:rsidR="3C54EA84" w14:paraId="178D9FD5" w14:textId="77777777" w:rsidTr="2A40170C">
        <w:trPr>
          <w:trHeight w:val="300"/>
        </w:trPr>
        <w:tc>
          <w:tcPr>
            <w:tcW w:w="8205" w:type="dxa"/>
            <w:tcMar>
              <w:left w:w="105" w:type="dxa"/>
              <w:right w:w="105" w:type="dxa"/>
            </w:tcMar>
          </w:tcPr>
          <w:p w14:paraId="4B30C578" w14:textId="27774402" w:rsidR="3C54EA84" w:rsidRPr="00142CF7" w:rsidRDefault="3C54EA84" w:rsidP="3C54EA84">
            <w:pPr>
              <w:rPr>
                <w:color w:val="000000" w:themeColor="text1"/>
                <w:lang w:val="ru-RU"/>
              </w:rPr>
            </w:pPr>
            <w:r w:rsidRPr="3C54EA84">
              <w:rPr>
                <w:color w:val="000000" w:themeColor="text1"/>
                <w:lang w:val="uk-UA"/>
              </w:rPr>
              <w:t>A room in an apartment or house with other Ukrainians whom you did not know before</w:t>
            </w:r>
          </w:p>
        </w:tc>
        <w:tc>
          <w:tcPr>
            <w:tcW w:w="1125" w:type="dxa"/>
            <w:tcMar>
              <w:left w:w="105" w:type="dxa"/>
              <w:right w:w="105" w:type="dxa"/>
            </w:tcMar>
          </w:tcPr>
          <w:p w14:paraId="344D87DE" w14:textId="00520170" w:rsidR="3C54EA84" w:rsidRDefault="3C54EA84" w:rsidP="3C54EA84">
            <w:pPr>
              <w:rPr>
                <w:color w:val="000000" w:themeColor="text1"/>
              </w:rPr>
            </w:pPr>
            <w:r w:rsidRPr="3C54EA84">
              <w:rPr>
                <w:color w:val="000000" w:themeColor="text1"/>
                <w:lang w:val="uk-UA"/>
              </w:rPr>
              <w:t>3</w:t>
            </w:r>
          </w:p>
        </w:tc>
      </w:tr>
      <w:tr w:rsidR="3C54EA84" w14:paraId="2CA6BC76" w14:textId="77777777" w:rsidTr="2A40170C">
        <w:trPr>
          <w:trHeight w:val="300"/>
        </w:trPr>
        <w:tc>
          <w:tcPr>
            <w:tcW w:w="8205" w:type="dxa"/>
            <w:tcMar>
              <w:left w:w="105" w:type="dxa"/>
              <w:right w:w="105" w:type="dxa"/>
            </w:tcMar>
          </w:tcPr>
          <w:p w14:paraId="711416E9" w14:textId="2203F05F" w:rsidR="3C54EA84" w:rsidRPr="00142CF7" w:rsidRDefault="3C54EA84" w:rsidP="3C54EA84">
            <w:pPr>
              <w:rPr>
                <w:color w:val="000000" w:themeColor="text1"/>
                <w:lang w:val="ru-RU"/>
              </w:rPr>
            </w:pPr>
            <w:r w:rsidRPr="3C54EA84">
              <w:rPr>
                <w:color w:val="000000" w:themeColor="text1"/>
                <w:lang w:val="uk-UA"/>
              </w:rPr>
              <w:t>A room in an apartment with local residents</w:t>
            </w:r>
          </w:p>
        </w:tc>
        <w:tc>
          <w:tcPr>
            <w:tcW w:w="1125" w:type="dxa"/>
            <w:tcMar>
              <w:left w:w="105" w:type="dxa"/>
              <w:right w:w="105" w:type="dxa"/>
            </w:tcMar>
          </w:tcPr>
          <w:p w14:paraId="446C4D89" w14:textId="45866A59" w:rsidR="3C54EA84" w:rsidRDefault="3C54EA84" w:rsidP="3C54EA84">
            <w:pPr>
              <w:rPr>
                <w:color w:val="000000" w:themeColor="text1"/>
              </w:rPr>
            </w:pPr>
            <w:r w:rsidRPr="3C54EA84">
              <w:rPr>
                <w:color w:val="000000" w:themeColor="text1"/>
                <w:lang w:val="uk-UA"/>
              </w:rPr>
              <w:t>4</w:t>
            </w:r>
          </w:p>
        </w:tc>
      </w:tr>
      <w:tr w:rsidR="3C54EA84" w14:paraId="2BA9C121" w14:textId="77777777" w:rsidTr="2A40170C">
        <w:trPr>
          <w:trHeight w:val="300"/>
        </w:trPr>
        <w:tc>
          <w:tcPr>
            <w:tcW w:w="8205" w:type="dxa"/>
            <w:tcMar>
              <w:left w:w="105" w:type="dxa"/>
              <w:right w:w="105" w:type="dxa"/>
            </w:tcMar>
          </w:tcPr>
          <w:p w14:paraId="4725631A" w14:textId="49E07BF9" w:rsidR="3C54EA84" w:rsidRPr="00142CF7" w:rsidRDefault="3C54EA84" w:rsidP="3C54EA84">
            <w:pPr>
              <w:rPr>
                <w:color w:val="000000" w:themeColor="text1"/>
                <w:lang w:val="ru-RU"/>
              </w:rPr>
            </w:pPr>
            <w:r w:rsidRPr="3C54EA84">
              <w:rPr>
                <w:color w:val="000000" w:themeColor="text1"/>
                <w:lang w:val="uk-UA"/>
              </w:rPr>
              <w:t>A dormitory or refugee center with other Ukrainians</w:t>
            </w:r>
          </w:p>
        </w:tc>
        <w:tc>
          <w:tcPr>
            <w:tcW w:w="1125" w:type="dxa"/>
            <w:tcMar>
              <w:left w:w="105" w:type="dxa"/>
              <w:right w:w="105" w:type="dxa"/>
            </w:tcMar>
          </w:tcPr>
          <w:p w14:paraId="23F7825E" w14:textId="0E55EFEF" w:rsidR="3C54EA84" w:rsidRDefault="3C54EA84" w:rsidP="3C54EA84">
            <w:pPr>
              <w:rPr>
                <w:color w:val="000000" w:themeColor="text1"/>
              </w:rPr>
            </w:pPr>
            <w:r w:rsidRPr="3C54EA84">
              <w:rPr>
                <w:color w:val="000000" w:themeColor="text1"/>
                <w:lang w:val="uk-UA"/>
              </w:rPr>
              <w:t>5</w:t>
            </w:r>
          </w:p>
        </w:tc>
      </w:tr>
      <w:tr w:rsidR="3C54EA84" w14:paraId="05302605" w14:textId="77777777" w:rsidTr="2A40170C">
        <w:trPr>
          <w:trHeight w:val="300"/>
        </w:trPr>
        <w:tc>
          <w:tcPr>
            <w:tcW w:w="8205" w:type="dxa"/>
            <w:tcMar>
              <w:left w:w="105" w:type="dxa"/>
              <w:right w:w="105" w:type="dxa"/>
            </w:tcMar>
          </w:tcPr>
          <w:p w14:paraId="1D99BF39" w14:textId="15B7EE6A" w:rsidR="3C54EA84" w:rsidRPr="00142CF7" w:rsidRDefault="3C54EA84" w:rsidP="3C54EA84">
            <w:pPr>
              <w:rPr>
                <w:color w:val="000000" w:themeColor="text1"/>
                <w:lang w:val="ru-RU"/>
              </w:rPr>
            </w:pPr>
            <w:r w:rsidRPr="3C54EA84">
              <w:rPr>
                <w:color w:val="000000" w:themeColor="text1"/>
                <w:lang w:val="ru-RU"/>
              </w:rPr>
              <w:t>Dormitory or refugee center where not only Ukrainians live</w:t>
            </w:r>
          </w:p>
        </w:tc>
        <w:tc>
          <w:tcPr>
            <w:tcW w:w="1125" w:type="dxa"/>
            <w:tcMar>
              <w:left w:w="105" w:type="dxa"/>
              <w:right w:w="105" w:type="dxa"/>
            </w:tcMar>
          </w:tcPr>
          <w:p w14:paraId="61CF748B" w14:textId="70172699" w:rsidR="3C54EA84" w:rsidRDefault="3C54EA84" w:rsidP="3C54EA84">
            <w:pPr>
              <w:rPr>
                <w:color w:val="000000" w:themeColor="text1"/>
              </w:rPr>
            </w:pPr>
            <w:r w:rsidRPr="3C54EA84">
              <w:rPr>
                <w:color w:val="000000" w:themeColor="text1"/>
                <w:lang w:val="uk-UA"/>
              </w:rPr>
              <w:t>6</w:t>
            </w:r>
          </w:p>
        </w:tc>
      </w:tr>
      <w:tr w:rsidR="3C54EA84" w14:paraId="02B84959" w14:textId="77777777" w:rsidTr="2A40170C">
        <w:trPr>
          <w:trHeight w:val="300"/>
        </w:trPr>
        <w:tc>
          <w:tcPr>
            <w:tcW w:w="8205" w:type="dxa"/>
            <w:tcMar>
              <w:left w:w="105" w:type="dxa"/>
              <w:right w:w="105" w:type="dxa"/>
            </w:tcMar>
          </w:tcPr>
          <w:p w14:paraId="105E6C20" w14:textId="7B4159C4" w:rsidR="3C54EA84" w:rsidRDefault="3C54EA84" w:rsidP="3C54EA84">
            <w:pPr>
              <w:rPr>
                <w:color w:val="000000" w:themeColor="text1"/>
              </w:rPr>
            </w:pPr>
            <w:r w:rsidRPr="3C54EA84">
              <w:rPr>
                <w:color w:val="000000" w:themeColor="text1"/>
                <w:lang w:val="ru-RU"/>
              </w:rPr>
              <w:t>Hotel/health resort/guesthouse</w:t>
            </w:r>
          </w:p>
        </w:tc>
        <w:tc>
          <w:tcPr>
            <w:tcW w:w="1125" w:type="dxa"/>
            <w:tcMar>
              <w:left w:w="105" w:type="dxa"/>
              <w:right w:w="105" w:type="dxa"/>
            </w:tcMar>
          </w:tcPr>
          <w:p w14:paraId="7F88D6EE" w14:textId="28259581" w:rsidR="3C54EA84" w:rsidRDefault="3C54EA84" w:rsidP="3C54EA84">
            <w:pPr>
              <w:rPr>
                <w:color w:val="000000" w:themeColor="text1"/>
              </w:rPr>
            </w:pPr>
            <w:r w:rsidRPr="3C54EA84">
              <w:rPr>
                <w:color w:val="000000" w:themeColor="text1"/>
                <w:lang w:val="uk-UA"/>
              </w:rPr>
              <w:t>7</w:t>
            </w:r>
          </w:p>
        </w:tc>
      </w:tr>
      <w:tr w:rsidR="637DE64A" w14:paraId="3D58A19F" w14:textId="77777777" w:rsidTr="2A40170C">
        <w:trPr>
          <w:trHeight w:val="300"/>
        </w:trPr>
        <w:tc>
          <w:tcPr>
            <w:tcW w:w="8205" w:type="dxa"/>
            <w:shd w:val="clear" w:color="auto" w:fill="E2EFD9" w:themeFill="accent6" w:themeFillTint="33"/>
            <w:tcMar>
              <w:left w:w="105" w:type="dxa"/>
              <w:right w:w="105" w:type="dxa"/>
            </w:tcMar>
          </w:tcPr>
          <w:p w14:paraId="18514F6F" w14:textId="25D86EA3" w:rsidR="1831B39F" w:rsidRDefault="1831B39F" w:rsidP="637DE64A">
            <w:pPr>
              <w:rPr>
                <w:color w:val="000000" w:themeColor="text1"/>
                <w:lang w:val="uk-UA"/>
              </w:rPr>
            </w:pPr>
            <w:r w:rsidRPr="637DE64A">
              <w:rPr>
                <w:color w:val="000000" w:themeColor="text1"/>
                <w:lang w:val="uk-UA"/>
              </w:rPr>
              <w:t>Student dormitory</w:t>
            </w:r>
          </w:p>
        </w:tc>
        <w:tc>
          <w:tcPr>
            <w:tcW w:w="1125" w:type="dxa"/>
            <w:shd w:val="clear" w:color="auto" w:fill="E2EFD9" w:themeFill="accent6" w:themeFillTint="33"/>
            <w:tcMar>
              <w:left w:w="105" w:type="dxa"/>
              <w:right w:w="105" w:type="dxa"/>
            </w:tcMar>
          </w:tcPr>
          <w:p w14:paraId="37903EDB" w14:textId="1CDBDC87" w:rsidR="1831B39F" w:rsidRDefault="1831B39F" w:rsidP="637DE64A">
            <w:pPr>
              <w:rPr>
                <w:color w:val="000000" w:themeColor="text1"/>
                <w:lang w:val="uk-UA"/>
              </w:rPr>
            </w:pPr>
            <w:r w:rsidRPr="637DE64A">
              <w:rPr>
                <w:color w:val="000000" w:themeColor="text1"/>
                <w:lang w:val="uk-UA"/>
              </w:rPr>
              <w:t>8</w:t>
            </w:r>
          </w:p>
        </w:tc>
      </w:tr>
      <w:tr w:rsidR="3C54EA84" w14:paraId="3DAFA274" w14:textId="77777777" w:rsidTr="2A40170C">
        <w:trPr>
          <w:trHeight w:val="300"/>
        </w:trPr>
        <w:tc>
          <w:tcPr>
            <w:tcW w:w="8205" w:type="dxa"/>
            <w:tcMar>
              <w:left w:w="105" w:type="dxa"/>
              <w:right w:w="105" w:type="dxa"/>
            </w:tcMar>
          </w:tcPr>
          <w:p w14:paraId="5AE60DDC" w14:textId="31CCFB57" w:rsidR="3C54EA84" w:rsidRDefault="3C54EA84" w:rsidP="3C54EA84">
            <w:pPr>
              <w:rPr>
                <w:color w:val="00B0F0"/>
              </w:rPr>
            </w:pPr>
            <w:r w:rsidRPr="3C54EA84">
              <w:rPr>
                <w:color w:val="000000" w:themeColor="text1"/>
                <w:lang w:val="uk-UA"/>
              </w:rPr>
              <w:t xml:space="preserve">Other </w:t>
            </w:r>
            <w:r w:rsidRPr="3C54EA84">
              <w:rPr>
                <w:b/>
                <w:bCs/>
                <w:color w:val="00B0F0"/>
                <w:lang w:val="uk-UA"/>
              </w:rPr>
              <w:t>accommodation</w:t>
            </w:r>
          </w:p>
        </w:tc>
        <w:tc>
          <w:tcPr>
            <w:tcW w:w="1125" w:type="dxa"/>
            <w:tcMar>
              <w:left w:w="105" w:type="dxa"/>
              <w:right w:w="105" w:type="dxa"/>
            </w:tcMar>
          </w:tcPr>
          <w:p w14:paraId="528ECC18" w14:textId="39CFB604" w:rsidR="3C54EA84" w:rsidRDefault="3C54EA84" w:rsidP="3C54EA84">
            <w:pPr>
              <w:rPr>
                <w:color w:val="000000" w:themeColor="text1"/>
              </w:rPr>
            </w:pPr>
            <w:r w:rsidRPr="3C54EA84">
              <w:rPr>
                <w:color w:val="000000" w:themeColor="text1"/>
                <w:lang w:val="uk-UA"/>
              </w:rPr>
              <w:t>97</w:t>
            </w:r>
          </w:p>
        </w:tc>
      </w:tr>
    </w:tbl>
    <w:p w14:paraId="598A7336" w14:textId="368496DC" w:rsidR="6FD2E594" w:rsidRDefault="6FD2E594"/>
    <w:p w14:paraId="0431B223" w14:textId="65C50741" w:rsidR="731C933C" w:rsidRDefault="731C933C" w:rsidP="731C933C">
      <w:pPr>
        <w:rPr>
          <w:lang w:val="uk-UA"/>
        </w:rPr>
      </w:pPr>
    </w:p>
    <w:p w14:paraId="5CD6B8C9" w14:textId="77777777" w:rsidR="00CD770A" w:rsidRPr="00BE1D4A" w:rsidRDefault="00CD770A" w:rsidP="00CD770A">
      <w:pPr>
        <w:widowControl w:val="0"/>
        <w:shd w:val="clear" w:color="auto" w:fill="00B0F0"/>
        <w:adjustRightInd w:val="0"/>
        <w:jc w:val="center"/>
        <w:rPr>
          <w:rFonts w:ascii="Arial" w:hAnsi="Arial" w:cs="Arial"/>
          <w:b/>
          <w:bCs/>
          <w:lang w:val="uk-UA"/>
        </w:rPr>
      </w:pPr>
      <w:r w:rsidRPr="6B0239D8">
        <w:rPr>
          <w:rFonts w:ascii="Arial" w:hAnsi="Arial" w:cs="Arial"/>
          <w:b/>
          <w:bCs/>
          <w:color w:val="FFFFFF" w:themeColor="background1"/>
          <w:lang w:val="uk-UA"/>
        </w:rPr>
        <w:t xml:space="preserve">E. WORK   </w:t>
      </w:r>
    </w:p>
    <w:tbl>
      <w:tblPr>
        <w:tblStyle w:val="TableGrid"/>
        <w:tblW w:w="9351" w:type="dxa"/>
        <w:tblLook w:val="04A0" w:firstRow="1" w:lastRow="0" w:firstColumn="1" w:lastColumn="0" w:noHBand="0" w:noVBand="1"/>
      </w:tblPr>
      <w:tblGrid>
        <w:gridCol w:w="8217"/>
        <w:gridCol w:w="1134"/>
      </w:tblGrid>
      <w:tr w:rsidR="00CD770A" w:rsidRPr="00BE1D4A" w14:paraId="7CAB27B3" w14:textId="77777777" w:rsidTr="7C68DDE7">
        <w:trPr>
          <w:trHeight w:val="1094"/>
        </w:trPr>
        <w:tc>
          <w:tcPr>
            <w:tcW w:w="8217" w:type="dxa"/>
          </w:tcPr>
          <w:p w14:paraId="596169FB" w14:textId="77777777" w:rsidR="00CD770A" w:rsidRPr="00EB0F3D" w:rsidRDefault="00CD770A" w:rsidP="005A14D8">
            <w:pPr>
              <w:rPr>
                <w:b/>
                <w:bCs/>
                <w:color w:val="00B0F0"/>
                <w:lang w:val="uk-UA"/>
              </w:rPr>
            </w:pPr>
            <w:r w:rsidRPr="00C37404">
              <w:rPr>
                <w:b/>
                <w:bCs/>
                <w:color w:val="00B0F0"/>
                <w:lang w:val="uk-UA"/>
              </w:rPr>
              <w:t>Rotation</w:t>
            </w:r>
          </w:p>
          <w:p w14:paraId="092BA7CA" w14:textId="402D6C69" w:rsidR="00CD770A" w:rsidRPr="00AE7FAC" w:rsidRDefault="36949CF0" w:rsidP="7C68DDE7">
            <w:pPr>
              <w:rPr>
                <w:b/>
                <w:bCs/>
                <w:i/>
                <w:iCs/>
                <w:u w:val="single"/>
                <w:lang w:val="ru-RU"/>
              </w:rPr>
            </w:pPr>
            <w:r w:rsidRPr="00AE7FAC">
              <w:rPr>
                <w:b/>
                <w:bCs/>
                <w:lang w:val="ru-RU"/>
              </w:rPr>
              <w:t xml:space="preserve">E1. Please indicate your </w:t>
            </w:r>
            <w:r w:rsidRPr="00DA5146">
              <w:rPr>
                <w:b/>
                <w:bCs/>
                <w:lang w:val="ru-RU"/>
              </w:rPr>
              <w:t>employment</w:t>
            </w:r>
            <w:r w:rsidRPr="00AE7FAC">
              <w:rPr>
                <w:b/>
                <w:bCs/>
                <w:lang w:val="ru-RU"/>
              </w:rPr>
              <w:t xml:space="preserve"> status </w:t>
            </w:r>
            <w:r w:rsidR="5EF9C87A" w:rsidRPr="00DA5146">
              <w:rPr>
                <w:b/>
                <w:bCs/>
                <w:lang w:val="ru-RU"/>
              </w:rPr>
              <w:t>prior to moving from Ukraine</w:t>
            </w:r>
            <w:r w:rsidRPr="00DA5146">
              <w:rPr>
                <w:b/>
                <w:bCs/>
                <w:lang w:val="ru-RU"/>
              </w:rPr>
              <w:t xml:space="preserve">?    </w:t>
            </w:r>
          </w:p>
          <w:p w14:paraId="6AD0AF8C" w14:textId="77777777" w:rsidR="00CD770A" w:rsidRPr="003D13A9" w:rsidRDefault="00CD770A" w:rsidP="005A14D8">
            <w:pPr>
              <w:rPr>
                <w:b/>
                <w:bCs/>
                <w:i/>
                <w:u w:val="single"/>
                <w:lang w:val="uk-UA"/>
              </w:rPr>
            </w:pPr>
            <w:r w:rsidRPr="00BE1D4A">
              <w:rPr>
                <w:i/>
                <w:iCs/>
                <w:lang w:val="uk-UA"/>
              </w:rPr>
              <w:t>Select all that apply</w:t>
            </w:r>
          </w:p>
        </w:tc>
        <w:tc>
          <w:tcPr>
            <w:tcW w:w="1134" w:type="dxa"/>
          </w:tcPr>
          <w:p w14:paraId="62EB6C6B" w14:textId="77777777" w:rsidR="00CD770A" w:rsidRPr="00BE1D4A" w:rsidRDefault="00CD770A" w:rsidP="005A14D8">
            <w:pPr>
              <w:rPr>
                <w:b/>
                <w:bCs/>
                <w:lang w:val="uk-UA"/>
              </w:rPr>
            </w:pPr>
            <w:r w:rsidRPr="00BE1D4A">
              <w:rPr>
                <w:b/>
                <w:bCs/>
                <w:color w:val="00B0F0"/>
                <w:lang w:val="uk-UA"/>
              </w:rPr>
              <w:t>MB</w:t>
            </w:r>
          </w:p>
        </w:tc>
      </w:tr>
      <w:tr w:rsidR="00CD770A" w:rsidRPr="00BE1D4A" w14:paraId="59505D3A" w14:textId="77777777" w:rsidTr="7C68DDE7">
        <w:tc>
          <w:tcPr>
            <w:tcW w:w="8217" w:type="dxa"/>
          </w:tcPr>
          <w:p w14:paraId="4D1EEE45" w14:textId="77777777" w:rsidR="00CD770A" w:rsidRPr="00BE1D4A" w:rsidRDefault="00CD770A" w:rsidP="005A14D8">
            <w:pPr>
              <w:rPr>
                <w:lang w:val="uk-UA"/>
              </w:rPr>
            </w:pPr>
            <w:r>
              <w:rPr>
                <w:lang w:val="uk-UA"/>
              </w:rPr>
              <w:t>Worked full-time as an employee</w:t>
            </w:r>
          </w:p>
        </w:tc>
        <w:tc>
          <w:tcPr>
            <w:tcW w:w="1134" w:type="dxa"/>
          </w:tcPr>
          <w:p w14:paraId="36A7AACD" w14:textId="77777777" w:rsidR="00CD770A" w:rsidRPr="00BE1D4A" w:rsidRDefault="00CD770A" w:rsidP="005A14D8">
            <w:pPr>
              <w:rPr>
                <w:lang w:val="uk-UA"/>
              </w:rPr>
            </w:pPr>
            <w:r>
              <w:rPr>
                <w:lang w:val="uk-UA"/>
              </w:rPr>
              <w:t>1</w:t>
            </w:r>
          </w:p>
        </w:tc>
      </w:tr>
      <w:tr w:rsidR="00CD770A" w:rsidRPr="00BE1D4A" w14:paraId="1D06A94B" w14:textId="77777777" w:rsidTr="7C68DDE7">
        <w:tc>
          <w:tcPr>
            <w:tcW w:w="8217" w:type="dxa"/>
          </w:tcPr>
          <w:p w14:paraId="7B156357" w14:textId="77777777" w:rsidR="00CD770A" w:rsidRPr="00BE1D4A" w:rsidRDefault="00CD770A" w:rsidP="005A14D8">
            <w:pPr>
              <w:rPr>
                <w:lang w:val="uk-UA"/>
              </w:rPr>
            </w:pPr>
            <w:r>
              <w:rPr>
                <w:lang w:val="uk-UA"/>
              </w:rPr>
              <w:t>Worked part-time</w:t>
            </w:r>
          </w:p>
        </w:tc>
        <w:tc>
          <w:tcPr>
            <w:tcW w:w="1134" w:type="dxa"/>
          </w:tcPr>
          <w:p w14:paraId="7E9108AC" w14:textId="77777777" w:rsidR="00CD770A" w:rsidRPr="00BE1D4A" w:rsidRDefault="00CD770A" w:rsidP="005A14D8">
            <w:pPr>
              <w:rPr>
                <w:lang w:val="uk-UA"/>
              </w:rPr>
            </w:pPr>
            <w:r>
              <w:rPr>
                <w:lang w:val="uk-UA"/>
              </w:rPr>
              <w:t>2</w:t>
            </w:r>
          </w:p>
        </w:tc>
      </w:tr>
      <w:tr w:rsidR="00CD770A" w:rsidRPr="00BE1D4A" w14:paraId="5BA80054" w14:textId="77777777" w:rsidTr="7C68DDE7">
        <w:tc>
          <w:tcPr>
            <w:tcW w:w="8217" w:type="dxa"/>
            <w:shd w:val="clear" w:color="auto" w:fill="E2EFD9" w:themeFill="accent6" w:themeFillTint="33"/>
          </w:tcPr>
          <w:p w14:paraId="239970FF" w14:textId="035C5E92" w:rsidR="00CD770A" w:rsidRDefault="00CD770A" w:rsidP="005A14D8">
            <w:pPr>
              <w:rPr>
                <w:lang w:val="uk-UA"/>
              </w:rPr>
            </w:pPr>
            <w:r w:rsidRPr="2F68CD4B">
              <w:rPr>
                <w:lang w:val="uk-UA"/>
              </w:rPr>
              <w:t xml:space="preserve">Owned a business </w:t>
            </w:r>
            <w:r w:rsidR="2428E9E2" w:rsidRPr="2F68CD4B">
              <w:rPr>
                <w:lang w:val="uk-UA"/>
              </w:rPr>
              <w:t xml:space="preserve">/ </w:t>
            </w:r>
            <w:r w:rsidRPr="2F68CD4B">
              <w:rPr>
                <w:lang w:val="uk-UA"/>
              </w:rPr>
              <w:t xml:space="preserve">was </w:t>
            </w:r>
            <w:r w:rsidR="2428E9E2" w:rsidRPr="2F68CD4B">
              <w:rPr>
                <w:lang w:val="uk-UA"/>
              </w:rPr>
              <w:t>self-employed</w:t>
            </w:r>
          </w:p>
        </w:tc>
        <w:tc>
          <w:tcPr>
            <w:tcW w:w="1134" w:type="dxa"/>
          </w:tcPr>
          <w:p w14:paraId="5090BCCE" w14:textId="77777777" w:rsidR="00CD770A" w:rsidRPr="00BE1D4A" w:rsidRDefault="00CD770A" w:rsidP="005A14D8">
            <w:pPr>
              <w:rPr>
                <w:lang w:val="uk-UA"/>
              </w:rPr>
            </w:pPr>
            <w:r>
              <w:rPr>
                <w:lang w:val="uk-UA"/>
              </w:rPr>
              <w:t>3</w:t>
            </w:r>
          </w:p>
        </w:tc>
      </w:tr>
      <w:tr w:rsidR="00CD770A" w:rsidRPr="00BE1D4A" w14:paraId="1B694F39" w14:textId="77777777" w:rsidTr="7C68DDE7">
        <w:tc>
          <w:tcPr>
            <w:tcW w:w="8217" w:type="dxa"/>
          </w:tcPr>
          <w:p w14:paraId="57217A05" w14:textId="77777777" w:rsidR="00CD770A" w:rsidRPr="00BE1D4A" w:rsidRDefault="00CD770A" w:rsidP="005A14D8">
            <w:pPr>
              <w:rPr>
                <w:lang w:val="uk-UA"/>
              </w:rPr>
            </w:pPr>
            <w:r w:rsidRPr="00BE1D4A">
              <w:rPr>
                <w:lang w:val="uk-UA"/>
              </w:rPr>
              <w:t xml:space="preserve">Student </w:t>
            </w:r>
          </w:p>
        </w:tc>
        <w:tc>
          <w:tcPr>
            <w:tcW w:w="1134" w:type="dxa"/>
          </w:tcPr>
          <w:p w14:paraId="3A52F40C" w14:textId="77777777" w:rsidR="00CD770A" w:rsidRPr="00BE1D4A" w:rsidRDefault="00CD770A" w:rsidP="005A14D8">
            <w:pPr>
              <w:rPr>
                <w:lang w:val="uk-UA"/>
              </w:rPr>
            </w:pPr>
            <w:r>
              <w:rPr>
                <w:lang w:val="uk-UA"/>
              </w:rPr>
              <w:t>4</w:t>
            </w:r>
          </w:p>
        </w:tc>
      </w:tr>
      <w:tr w:rsidR="00CD770A" w:rsidRPr="00BE1D4A" w14:paraId="0A35842F" w14:textId="77777777" w:rsidTr="7C68DDE7">
        <w:tc>
          <w:tcPr>
            <w:tcW w:w="8217" w:type="dxa"/>
          </w:tcPr>
          <w:p w14:paraId="3210EF89" w14:textId="77777777" w:rsidR="00CD770A" w:rsidRPr="00BE1D4A" w:rsidRDefault="00CD770A" w:rsidP="005A14D8">
            <w:pPr>
              <w:rPr>
                <w:lang w:val="uk-UA"/>
              </w:rPr>
            </w:pPr>
            <w:r>
              <w:rPr>
                <w:lang w:val="uk-UA"/>
              </w:rPr>
              <w:t>Managed a household, on maternity leave, or not working and not looking for work for other reasons</w:t>
            </w:r>
          </w:p>
        </w:tc>
        <w:tc>
          <w:tcPr>
            <w:tcW w:w="1134" w:type="dxa"/>
          </w:tcPr>
          <w:p w14:paraId="4EC22C97" w14:textId="77777777" w:rsidR="00CD770A" w:rsidRPr="00BE1D4A" w:rsidRDefault="00CD770A" w:rsidP="005A14D8">
            <w:pPr>
              <w:rPr>
                <w:lang w:val="uk-UA"/>
              </w:rPr>
            </w:pPr>
            <w:r>
              <w:rPr>
                <w:lang w:val="uk-UA"/>
              </w:rPr>
              <w:t>5</w:t>
            </w:r>
          </w:p>
        </w:tc>
      </w:tr>
      <w:tr w:rsidR="00CD770A" w:rsidRPr="00BE1D4A" w14:paraId="4C520193" w14:textId="77777777" w:rsidTr="7C68DDE7">
        <w:tc>
          <w:tcPr>
            <w:tcW w:w="8217" w:type="dxa"/>
          </w:tcPr>
          <w:p w14:paraId="421CC50F" w14:textId="77777777" w:rsidR="00CD770A" w:rsidRPr="00BE1D4A" w:rsidRDefault="00CD770A" w:rsidP="005A14D8">
            <w:pPr>
              <w:rPr>
                <w:lang w:val="uk-UA"/>
              </w:rPr>
            </w:pPr>
            <w:r w:rsidRPr="00BE1D4A">
              <w:rPr>
                <w:lang w:val="uk-UA"/>
              </w:rPr>
              <w:t>Ret</w:t>
            </w:r>
            <w:r>
              <w:rPr>
                <w:lang w:val="uk-UA"/>
              </w:rPr>
              <w:t>ire</w:t>
            </w:r>
            <w:r w:rsidRPr="00BE1D4A">
              <w:rPr>
                <w:lang w:val="uk-UA"/>
              </w:rPr>
              <w:t>e</w:t>
            </w:r>
          </w:p>
        </w:tc>
        <w:tc>
          <w:tcPr>
            <w:tcW w:w="1134" w:type="dxa"/>
          </w:tcPr>
          <w:p w14:paraId="64C09CF3" w14:textId="77777777" w:rsidR="00CD770A" w:rsidRPr="00BE1D4A" w:rsidRDefault="00CD770A" w:rsidP="005A14D8">
            <w:pPr>
              <w:rPr>
                <w:lang w:val="uk-UA"/>
              </w:rPr>
            </w:pPr>
            <w:r>
              <w:rPr>
                <w:lang w:val="uk-UA"/>
              </w:rPr>
              <w:t>6</w:t>
            </w:r>
          </w:p>
        </w:tc>
      </w:tr>
      <w:tr w:rsidR="00CD770A" w:rsidRPr="00BE1D4A" w14:paraId="288D5B6F" w14:textId="77777777" w:rsidTr="7C68DDE7">
        <w:tc>
          <w:tcPr>
            <w:tcW w:w="8217" w:type="dxa"/>
          </w:tcPr>
          <w:p w14:paraId="01134271" w14:textId="066909B2" w:rsidR="00CD770A" w:rsidRPr="00BE1D4A" w:rsidRDefault="62B32D28" w:rsidP="005A14D8">
            <w:pPr>
              <w:rPr>
                <w:lang w:val="uk-UA"/>
              </w:rPr>
            </w:pPr>
            <w:r w:rsidRPr="6FD2E594">
              <w:rPr>
                <w:lang w:val="uk-UA"/>
              </w:rPr>
              <w:t>Dis</w:t>
            </w:r>
            <w:r w:rsidR="00CD770A" w:rsidRPr="6FD2E594">
              <w:rPr>
                <w:lang w:val="uk-UA"/>
              </w:rPr>
              <w:t>abled</w:t>
            </w:r>
          </w:p>
        </w:tc>
        <w:tc>
          <w:tcPr>
            <w:tcW w:w="1134" w:type="dxa"/>
          </w:tcPr>
          <w:p w14:paraId="5AE89AF4" w14:textId="77777777" w:rsidR="00CD770A" w:rsidRPr="00BE1D4A" w:rsidRDefault="00CD770A" w:rsidP="005A14D8">
            <w:pPr>
              <w:rPr>
                <w:lang w:val="uk-UA"/>
              </w:rPr>
            </w:pPr>
            <w:r>
              <w:rPr>
                <w:lang w:val="uk-UA"/>
              </w:rPr>
              <w:t>7</w:t>
            </w:r>
          </w:p>
        </w:tc>
      </w:tr>
      <w:tr w:rsidR="00CD770A" w:rsidRPr="00BE1D4A" w14:paraId="487A086F" w14:textId="77777777" w:rsidTr="7C68DDE7">
        <w:tc>
          <w:tcPr>
            <w:tcW w:w="8217" w:type="dxa"/>
          </w:tcPr>
          <w:p w14:paraId="51F979A1" w14:textId="77777777" w:rsidR="00CD770A" w:rsidRPr="00BE1D4A" w:rsidRDefault="00CD770A" w:rsidP="005A14D8">
            <w:pPr>
              <w:rPr>
                <w:lang w:val="uk-UA"/>
              </w:rPr>
            </w:pPr>
            <w:r>
              <w:rPr>
                <w:lang w:val="uk-UA"/>
              </w:rPr>
              <w:t>Was looking for a job</w:t>
            </w:r>
          </w:p>
        </w:tc>
        <w:tc>
          <w:tcPr>
            <w:tcW w:w="1134" w:type="dxa"/>
          </w:tcPr>
          <w:p w14:paraId="6ABBFA31" w14:textId="77777777" w:rsidR="00CD770A" w:rsidRPr="00BE1D4A" w:rsidRDefault="00CD770A" w:rsidP="005A14D8">
            <w:pPr>
              <w:rPr>
                <w:lang w:val="uk-UA"/>
              </w:rPr>
            </w:pPr>
            <w:r>
              <w:rPr>
                <w:lang w:val="uk-UA"/>
              </w:rPr>
              <w:t>8</w:t>
            </w:r>
          </w:p>
        </w:tc>
      </w:tr>
      <w:tr w:rsidR="6B0239D8" w14:paraId="136B7A28" w14:textId="77777777" w:rsidTr="7C68DDE7">
        <w:trPr>
          <w:trHeight w:val="300"/>
        </w:trPr>
        <w:tc>
          <w:tcPr>
            <w:tcW w:w="8217" w:type="dxa"/>
            <w:shd w:val="clear" w:color="auto" w:fill="E2EFD9" w:themeFill="accent6" w:themeFillTint="33"/>
          </w:tcPr>
          <w:p w14:paraId="3FEAD13C" w14:textId="704D6325" w:rsidR="7437C507" w:rsidRDefault="7437C507" w:rsidP="6B0239D8">
            <w:pPr>
              <w:rPr>
                <w:lang w:val="uk-UA"/>
              </w:rPr>
            </w:pPr>
            <w:r w:rsidRPr="6B0239D8">
              <w:rPr>
                <w:lang w:val="uk-UA"/>
              </w:rPr>
              <w:t>Service in the Ukrainian Armed Forces</w:t>
            </w:r>
          </w:p>
        </w:tc>
        <w:tc>
          <w:tcPr>
            <w:tcW w:w="1134" w:type="dxa"/>
            <w:shd w:val="clear" w:color="auto" w:fill="E2EFD9" w:themeFill="accent6" w:themeFillTint="33"/>
          </w:tcPr>
          <w:p w14:paraId="3A8B27B1" w14:textId="1F7D324A" w:rsidR="7437C507" w:rsidRDefault="7437C507" w:rsidP="6B0239D8">
            <w:pPr>
              <w:rPr>
                <w:lang w:val="uk-UA"/>
              </w:rPr>
            </w:pPr>
            <w:r w:rsidRPr="6B0239D8">
              <w:rPr>
                <w:lang w:val="uk-UA"/>
              </w:rPr>
              <w:t>9</w:t>
            </w:r>
          </w:p>
        </w:tc>
      </w:tr>
      <w:tr w:rsidR="00CD770A" w:rsidRPr="00BE1D4A" w14:paraId="16A77AC8" w14:textId="77777777" w:rsidTr="7C68DDE7">
        <w:tc>
          <w:tcPr>
            <w:tcW w:w="8217" w:type="dxa"/>
          </w:tcPr>
          <w:p w14:paraId="0CA273FA" w14:textId="77777777" w:rsidR="00CD770A" w:rsidRDefault="00CD770A" w:rsidP="005A14D8">
            <w:pPr>
              <w:rPr>
                <w:lang w:val="uk-UA"/>
              </w:rPr>
            </w:pPr>
            <w:r>
              <w:rPr>
                <w:lang w:val="uk-UA"/>
              </w:rPr>
              <w:t xml:space="preserve">Other </w:t>
            </w:r>
            <w:r w:rsidRPr="005E1E2E">
              <w:rPr>
                <w:color w:val="00B0F0"/>
                <w:lang w:val="uk-UA"/>
              </w:rPr>
              <w:t>military service</w:t>
            </w:r>
          </w:p>
        </w:tc>
        <w:tc>
          <w:tcPr>
            <w:tcW w:w="1134" w:type="dxa"/>
          </w:tcPr>
          <w:p w14:paraId="4F47F5A4" w14:textId="77777777" w:rsidR="00CD770A" w:rsidRPr="00BE1D4A" w:rsidRDefault="00CD770A" w:rsidP="005A14D8">
            <w:pPr>
              <w:rPr>
                <w:lang w:val="uk-UA"/>
              </w:rPr>
            </w:pPr>
            <w:r>
              <w:rPr>
                <w:lang w:val="uk-UA"/>
              </w:rPr>
              <w:t>97</w:t>
            </w:r>
          </w:p>
        </w:tc>
      </w:tr>
    </w:tbl>
    <w:p w14:paraId="321E1B35" w14:textId="77777777" w:rsidR="00CD770A" w:rsidRDefault="00CD770A" w:rsidP="00CD770A">
      <w:pPr>
        <w:rPr>
          <w:lang w:val="uk-UA"/>
        </w:rPr>
      </w:pPr>
    </w:p>
    <w:tbl>
      <w:tblPr>
        <w:tblStyle w:val="TableGrid"/>
        <w:tblW w:w="0" w:type="auto"/>
        <w:tblLook w:val="04A0" w:firstRow="1" w:lastRow="0" w:firstColumn="1" w:lastColumn="0" w:noHBand="0" w:noVBand="1"/>
      </w:tblPr>
      <w:tblGrid>
        <w:gridCol w:w="8217"/>
        <w:gridCol w:w="1133"/>
      </w:tblGrid>
      <w:tr w:rsidR="00CD770A" w:rsidRPr="00BE1D4A" w14:paraId="61DA9A2E" w14:textId="77777777" w:rsidTr="34FF7C85">
        <w:tc>
          <w:tcPr>
            <w:tcW w:w="8217" w:type="dxa"/>
          </w:tcPr>
          <w:p w14:paraId="48067DD8" w14:textId="77777777" w:rsidR="00CD770A" w:rsidRPr="00DA5146" w:rsidRDefault="00CD770A" w:rsidP="005A14D8">
            <w:pPr>
              <w:rPr>
                <w:b/>
                <w:bCs/>
                <w:color w:val="00B0F0"/>
                <w:lang w:val="uk-UA"/>
              </w:rPr>
            </w:pPr>
            <w:r w:rsidRPr="00DA5146">
              <w:rPr>
                <w:b/>
                <w:bCs/>
                <w:color w:val="00B0F0"/>
                <w:lang w:val="uk-UA"/>
              </w:rPr>
              <w:t>Rotation</w:t>
            </w:r>
          </w:p>
          <w:p w14:paraId="3C16AD26" w14:textId="77777777" w:rsidR="00CD770A" w:rsidRPr="00DA5146" w:rsidRDefault="00CD770A" w:rsidP="022E5FE7">
            <w:pPr>
              <w:rPr>
                <w:b/>
                <w:bCs/>
                <w:lang w:val="uk-UA"/>
              </w:rPr>
            </w:pPr>
            <w:r w:rsidRPr="00DA5146">
              <w:rPr>
                <w:b/>
                <w:bCs/>
                <w:lang w:val="uk-UA"/>
              </w:rPr>
              <w:t xml:space="preserve">E2. What is your current employment status?   </w:t>
            </w:r>
          </w:p>
          <w:p w14:paraId="4CFD50F0" w14:textId="77777777" w:rsidR="00CD770A" w:rsidRPr="00DA5146" w:rsidRDefault="00CD770A" w:rsidP="005A14D8">
            <w:pPr>
              <w:rPr>
                <w:b/>
                <w:bCs/>
                <w:lang w:val="uk-UA"/>
              </w:rPr>
            </w:pPr>
            <w:r w:rsidRPr="00DA5146">
              <w:rPr>
                <w:i/>
                <w:iCs/>
                <w:lang w:val="uk-UA"/>
              </w:rPr>
              <w:t>Select all that apply</w:t>
            </w:r>
          </w:p>
        </w:tc>
        <w:tc>
          <w:tcPr>
            <w:tcW w:w="1133" w:type="dxa"/>
          </w:tcPr>
          <w:p w14:paraId="2D16E1A1" w14:textId="77777777" w:rsidR="00CD770A" w:rsidRPr="00BE1D4A" w:rsidRDefault="00CD770A" w:rsidP="005A14D8">
            <w:pPr>
              <w:rPr>
                <w:lang w:val="uk-UA"/>
              </w:rPr>
            </w:pPr>
            <w:r w:rsidRPr="00BE1D4A">
              <w:rPr>
                <w:b/>
                <w:bCs/>
                <w:color w:val="00B0F0"/>
                <w:lang w:val="uk-UA"/>
              </w:rPr>
              <w:t>MB</w:t>
            </w:r>
          </w:p>
        </w:tc>
      </w:tr>
      <w:tr w:rsidR="00CD770A" w:rsidRPr="00BE1D4A" w14:paraId="25F2915E" w14:textId="77777777" w:rsidTr="34FF7C85">
        <w:tc>
          <w:tcPr>
            <w:tcW w:w="8217" w:type="dxa"/>
          </w:tcPr>
          <w:p w14:paraId="1A59B57F" w14:textId="6FE91980" w:rsidR="00CD770A" w:rsidRPr="00DA5146" w:rsidRDefault="129FFC6E" w:rsidP="005A14D8">
            <w:pPr>
              <w:rPr>
                <w:lang w:val="uk-UA"/>
              </w:rPr>
            </w:pPr>
            <w:r w:rsidRPr="00DA5146">
              <w:rPr>
                <w:lang w:val="uk-UA"/>
              </w:rPr>
              <w:t xml:space="preserve">I continue to work remotely at the job I had </w:t>
            </w:r>
            <w:r w:rsidR="320894FC" w:rsidRPr="00DA5146">
              <w:rPr>
                <w:lang w:val="uk-UA"/>
              </w:rPr>
              <w:t xml:space="preserve">before moving from Ukraine </w:t>
            </w:r>
          </w:p>
        </w:tc>
        <w:tc>
          <w:tcPr>
            <w:tcW w:w="1133" w:type="dxa"/>
          </w:tcPr>
          <w:p w14:paraId="7E949A5B" w14:textId="77777777" w:rsidR="00CD770A" w:rsidRPr="00BE1D4A" w:rsidRDefault="00CD770A" w:rsidP="005A14D8">
            <w:pPr>
              <w:rPr>
                <w:lang w:val="uk-UA"/>
              </w:rPr>
            </w:pPr>
            <w:r w:rsidRPr="00BE1D4A">
              <w:rPr>
                <w:lang w:val="uk-UA"/>
              </w:rPr>
              <w:t>1</w:t>
            </w:r>
          </w:p>
        </w:tc>
      </w:tr>
      <w:tr w:rsidR="00CD770A" w:rsidRPr="00BE1D4A" w14:paraId="05859D42" w14:textId="77777777" w:rsidTr="34FF7C85">
        <w:tc>
          <w:tcPr>
            <w:tcW w:w="8217" w:type="dxa"/>
          </w:tcPr>
          <w:p w14:paraId="65BF83CF" w14:textId="77777777" w:rsidR="00CD770A" w:rsidRPr="00BE1D4A" w:rsidRDefault="00CD770A" w:rsidP="005A14D8">
            <w:pPr>
              <w:rPr>
                <w:lang w:val="uk-UA"/>
              </w:rPr>
            </w:pPr>
            <w:r w:rsidRPr="00BE1D4A">
              <w:rPr>
                <w:lang w:val="uk-UA"/>
              </w:rPr>
              <w:t>I found a new job in Ukraine and am working remotely</w:t>
            </w:r>
          </w:p>
        </w:tc>
        <w:tc>
          <w:tcPr>
            <w:tcW w:w="1133" w:type="dxa"/>
          </w:tcPr>
          <w:p w14:paraId="7F309308" w14:textId="77777777" w:rsidR="00CD770A" w:rsidRPr="00BE1D4A" w:rsidRDefault="00CD770A" w:rsidP="005A14D8">
            <w:pPr>
              <w:rPr>
                <w:lang w:val="uk-UA"/>
              </w:rPr>
            </w:pPr>
            <w:r w:rsidRPr="00BE1D4A">
              <w:rPr>
                <w:lang w:val="uk-UA"/>
              </w:rPr>
              <w:t>2</w:t>
            </w:r>
          </w:p>
        </w:tc>
      </w:tr>
      <w:tr w:rsidR="00CD770A" w:rsidRPr="00BE1D4A" w14:paraId="200EB08E" w14:textId="77777777" w:rsidTr="34FF7C85">
        <w:tc>
          <w:tcPr>
            <w:tcW w:w="8217" w:type="dxa"/>
          </w:tcPr>
          <w:p w14:paraId="71EEB07C" w14:textId="77777777" w:rsidR="00CD770A" w:rsidRPr="00BE1D4A" w:rsidRDefault="00CD770A" w:rsidP="005A14D8">
            <w:pPr>
              <w:rPr>
                <w:lang w:val="uk-UA"/>
              </w:rPr>
            </w:pPr>
            <w:r w:rsidRPr="00BE1D4A">
              <w:rPr>
                <w:lang w:val="uk-UA"/>
              </w:rPr>
              <w:lastRenderedPageBreak/>
              <w:t>I am volunteering</w:t>
            </w:r>
          </w:p>
        </w:tc>
        <w:tc>
          <w:tcPr>
            <w:tcW w:w="1133" w:type="dxa"/>
          </w:tcPr>
          <w:p w14:paraId="6CF57822" w14:textId="77777777" w:rsidR="00CD770A" w:rsidRPr="00BE1D4A" w:rsidRDefault="00CD770A" w:rsidP="005A14D8">
            <w:pPr>
              <w:rPr>
                <w:lang w:val="uk-UA"/>
              </w:rPr>
            </w:pPr>
            <w:r w:rsidRPr="00BE1D4A">
              <w:rPr>
                <w:lang w:val="uk-UA"/>
              </w:rPr>
              <w:t>3</w:t>
            </w:r>
          </w:p>
        </w:tc>
      </w:tr>
      <w:tr w:rsidR="00CD770A" w:rsidRPr="00BE1D4A" w14:paraId="0BB6086B" w14:textId="77777777" w:rsidTr="34FF7C85">
        <w:tc>
          <w:tcPr>
            <w:tcW w:w="8217" w:type="dxa"/>
          </w:tcPr>
          <w:p w14:paraId="6E980955" w14:textId="77777777" w:rsidR="00CD770A" w:rsidRPr="00BE1D4A" w:rsidRDefault="00CD770A" w:rsidP="005A14D8">
            <w:pPr>
              <w:rPr>
                <w:lang w:val="uk-UA"/>
              </w:rPr>
            </w:pPr>
            <w:r w:rsidRPr="00BE1D4A">
              <w:rPr>
                <w:lang w:val="uk-UA"/>
              </w:rPr>
              <w:t xml:space="preserve">I have found a </w:t>
            </w:r>
            <w:r>
              <w:rPr>
                <w:lang w:val="uk-UA"/>
              </w:rPr>
              <w:t xml:space="preserve">full-time </w:t>
            </w:r>
            <w:r w:rsidRPr="00BE1D4A">
              <w:rPr>
                <w:lang w:val="uk-UA"/>
              </w:rPr>
              <w:t>job in this country</w:t>
            </w:r>
            <w:r>
              <w:rPr>
                <w:lang w:val="uk-UA"/>
              </w:rPr>
              <w:t xml:space="preserve"> </w:t>
            </w:r>
          </w:p>
        </w:tc>
        <w:tc>
          <w:tcPr>
            <w:tcW w:w="1133" w:type="dxa"/>
          </w:tcPr>
          <w:p w14:paraId="59AAE23C" w14:textId="77777777" w:rsidR="00CD770A" w:rsidRPr="00BE1D4A" w:rsidRDefault="00CD770A" w:rsidP="005A14D8">
            <w:pPr>
              <w:rPr>
                <w:lang w:val="uk-UA"/>
              </w:rPr>
            </w:pPr>
            <w:r w:rsidRPr="00BE1D4A">
              <w:rPr>
                <w:lang w:val="uk-UA"/>
              </w:rPr>
              <w:t>4</w:t>
            </w:r>
          </w:p>
        </w:tc>
      </w:tr>
      <w:tr w:rsidR="00CD770A" w:rsidRPr="00BE1D4A" w14:paraId="6D7A896C" w14:textId="77777777" w:rsidTr="34FF7C85">
        <w:tc>
          <w:tcPr>
            <w:tcW w:w="8217" w:type="dxa"/>
          </w:tcPr>
          <w:p w14:paraId="616DA492" w14:textId="77777777" w:rsidR="00CD770A" w:rsidRPr="00BE1D4A" w:rsidRDefault="00CD770A" w:rsidP="005A14D8">
            <w:pPr>
              <w:rPr>
                <w:lang w:val="uk-UA"/>
              </w:rPr>
            </w:pPr>
            <w:r w:rsidRPr="00BE1D4A">
              <w:rPr>
                <w:lang w:val="uk-UA"/>
              </w:rPr>
              <w:t xml:space="preserve">I have a </w:t>
            </w:r>
            <w:r>
              <w:rPr>
                <w:lang w:val="uk-UA"/>
              </w:rPr>
              <w:t>part-time</w:t>
            </w:r>
            <w:r w:rsidRPr="00BE1D4A">
              <w:rPr>
                <w:lang w:val="uk-UA"/>
              </w:rPr>
              <w:t xml:space="preserve"> job in this country</w:t>
            </w:r>
          </w:p>
        </w:tc>
        <w:tc>
          <w:tcPr>
            <w:tcW w:w="1133" w:type="dxa"/>
          </w:tcPr>
          <w:p w14:paraId="464F5B9E" w14:textId="77777777" w:rsidR="00CD770A" w:rsidRPr="00BE1D4A" w:rsidRDefault="00CD770A" w:rsidP="005A14D8">
            <w:pPr>
              <w:rPr>
                <w:lang w:val="uk-UA"/>
              </w:rPr>
            </w:pPr>
            <w:r w:rsidRPr="00BE1D4A">
              <w:rPr>
                <w:lang w:val="uk-UA"/>
              </w:rPr>
              <w:t>5</w:t>
            </w:r>
          </w:p>
        </w:tc>
      </w:tr>
      <w:tr w:rsidR="00CD770A" w:rsidRPr="00BE1D4A" w14:paraId="3B421FFD" w14:textId="77777777" w:rsidTr="34FF7C85">
        <w:tc>
          <w:tcPr>
            <w:tcW w:w="8217" w:type="dxa"/>
          </w:tcPr>
          <w:p w14:paraId="10F6E9F3" w14:textId="77777777" w:rsidR="00CD770A" w:rsidRPr="00BE1D4A" w:rsidRDefault="00CD770A" w:rsidP="005A14D8">
            <w:pPr>
              <w:rPr>
                <w:lang w:val="uk-UA"/>
              </w:rPr>
            </w:pPr>
            <w:r w:rsidRPr="00BE1D4A">
              <w:rPr>
                <w:lang w:val="uk-UA"/>
              </w:rPr>
              <w:t xml:space="preserve">I am looking for a job in this country </w:t>
            </w:r>
          </w:p>
        </w:tc>
        <w:tc>
          <w:tcPr>
            <w:tcW w:w="1133" w:type="dxa"/>
          </w:tcPr>
          <w:p w14:paraId="6B79D08A" w14:textId="77777777" w:rsidR="00CD770A" w:rsidRPr="00BE1D4A" w:rsidRDefault="00CD770A" w:rsidP="005A14D8">
            <w:pPr>
              <w:rPr>
                <w:lang w:val="uk-UA"/>
              </w:rPr>
            </w:pPr>
            <w:r w:rsidRPr="00BE1D4A">
              <w:rPr>
                <w:lang w:val="uk-UA"/>
              </w:rPr>
              <w:t>6</w:t>
            </w:r>
          </w:p>
        </w:tc>
      </w:tr>
      <w:tr w:rsidR="00CD770A" w:rsidRPr="00BE1D4A" w14:paraId="4CDF9517" w14:textId="77777777" w:rsidTr="34FF7C85">
        <w:tc>
          <w:tcPr>
            <w:tcW w:w="8217" w:type="dxa"/>
          </w:tcPr>
          <w:p w14:paraId="72D20F70" w14:textId="77777777" w:rsidR="00CD770A" w:rsidRPr="00BE1D4A" w:rsidRDefault="00CD770A" w:rsidP="005A14D8">
            <w:pPr>
              <w:rPr>
                <w:lang w:val="uk-UA"/>
              </w:rPr>
            </w:pPr>
            <w:r w:rsidRPr="00BE1D4A">
              <w:rPr>
                <w:lang w:val="uk-UA"/>
              </w:rPr>
              <w:t xml:space="preserve">I am studying remotely </w:t>
            </w:r>
            <w:r>
              <w:rPr>
                <w:lang w:val="uk-UA"/>
              </w:rPr>
              <w:t>at Ukrainian educational institutions</w:t>
            </w:r>
          </w:p>
        </w:tc>
        <w:tc>
          <w:tcPr>
            <w:tcW w:w="1133" w:type="dxa"/>
          </w:tcPr>
          <w:p w14:paraId="7FA7366B" w14:textId="77777777" w:rsidR="00CD770A" w:rsidRPr="00BE1D4A" w:rsidRDefault="00CD770A" w:rsidP="005A14D8">
            <w:pPr>
              <w:rPr>
                <w:lang w:val="uk-UA"/>
              </w:rPr>
            </w:pPr>
            <w:r w:rsidRPr="00BE1D4A">
              <w:rPr>
                <w:lang w:val="uk-UA"/>
              </w:rPr>
              <w:t>7</w:t>
            </w:r>
          </w:p>
        </w:tc>
      </w:tr>
      <w:tr w:rsidR="00CD770A" w:rsidRPr="00BE1D4A" w14:paraId="00769034" w14:textId="77777777" w:rsidTr="34FF7C85">
        <w:tc>
          <w:tcPr>
            <w:tcW w:w="8217" w:type="dxa"/>
          </w:tcPr>
          <w:p w14:paraId="386774B0" w14:textId="07B904B8" w:rsidR="00CD770A" w:rsidRPr="00BE1D4A" w:rsidRDefault="00CD770A" w:rsidP="005A14D8">
            <w:pPr>
              <w:rPr>
                <w:lang w:val="uk-UA"/>
              </w:rPr>
            </w:pPr>
            <w:r w:rsidRPr="00BE1D4A">
              <w:rPr>
                <w:lang w:val="uk-UA"/>
              </w:rPr>
              <w:t xml:space="preserve">I am enrolled </w:t>
            </w:r>
            <w:r w:rsidR="009E11D9">
              <w:rPr>
                <w:lang w:val="uk-UA"/>
              </w:rPr>
              <w:t xml:space="preserve">in </w:t>
            </w:r>
            <w:r w:rsidR="001F403D">
              <w:rPr>
                <w:lang w:val="uk-UA"/>
              </w:rPr>
              <w:t xml:space="preserve">general </w:t>
            </w:r>
            <w:r w:rsidR="009E11D9">
              <w:rPr>
                <w:lang w:val="uk-UA"/>
              </w:rPr>
              <w:t xml:space="preserve">academic programs </w:t>
            </w:r>
            <w:r w:rsidR="00745DED">
              <w:rPr>
                <w:lang w:val="uk-UA"/>
              </w:rPr>
              <w:t xml:space="preserve">at </w:t>
            </w:r>
            <w:r w:rsidR="00F72117">
              <w:rPr>
                <w:lang w:val="uk-UA"/>
              </w:rPr>
              <w:t xml:space="preserve">educational institutions </w:t>
            </w:r>
            <w:ins w:id="2" w:author="is2025" w:date="2025-11-26T16:06:00Z">
              <w:r w:rsidR="00F64265">
                <w:rPr>
                  <w:lang w:val="uk-UA"/>
                </w:rPr>
                <w:t xml:space="preserve">in </w:t>
              </w:r>
            </w:ins>
            <w:r w:rsidR="00F72117">
              <w:rPr>
                <w:lang w:val="uk-UA"/>
              </w:rPr>
              <w:t xml:space="preserve">the host country </w:t>
            </w:r>
            <w:r w:rsidR="001F403D">
              <w:rPr>
                <w:lang w:val="uk-UA"/>
              </w:rPr>
              <w:t xml:space="preserve">that are also available to local residents </w:t>
            </w:r>
          </w:p>
        </w:tc>
        <w:tc>
          <w:tcPr>
            <w:tcW w:w="1133" w:type="dxa"/>
          </w:tcPr>
          <w:p w14:paraId="73F45BE7" w14:textId="77777777" w:rsidR="00CD770A" w:rsidRPr="00BE1D4A" w:rsidRDefault="00CD770A" w:rsidP="005A14D8">
            <w:pPr>
              <w:rPr>
                <w:lang w:val="uk-UA"/>
              </w:rPr>
            </w:pPr>
            <w:r>
              <w:rPr>
                <w:lang w:val="uk-UA"/>
              </w:rPr>
              <w:t>8</w:t>
            </w:r>
          </w:p>
        </w:tc>
      </w:tr>
      <w:tr w:rsidR="00745DED" w:rsidRPr="00860852" w14:paraId="314F81F7" w14:textId="77777777" w:rsidTr="34FF7C85">
        <w:tc>
          <w:tcPr>
            <w:tcW w:w="8217" w:type="dxa"/>
          </w:tcPr>
          <w:p w14:paraId="0C81BC00" w14:textId="028B088C" w:rsidR="00745DED" w:rsidRPr="00B57031" w:rsidRDefault="001F403D" w:rsidP="005A14D8">
            <w:pPr>
              <w:rPr>
                <w:lang w:val="ru-RU"/>
              </w:rPr>
            </w:pPr>
            <w:r>
              <w:rPr>
                <w:lang w:val="uk-UA"/>
              </w:rPr>
              <w:t xml:space="preserve">I am taking special </w:t>
            </w:r>
            <w:r w:rsidR="0085589D">
              <w:rPr>
                <w:lang w:val="uk-UA"/>
              </w:rPr>
              <w:t>courses for Ukrainians in the host country (e.g., language courses, integration courses)</w:t>
            </w:r>
          </w:p>
        </w:tc>
        <w:tc>
          <w:tcPr>
            <w:tcW w:w="1133" w:type="dxa"/>
          </w:tcPr>
          <w:p w14:paraId="68160F22" w14:textId="33C6326D" w:rsidR="00745DED" w:rsidRDefault="00F64265" w:rsidP="005A14D8">
            <w:pPr>
              <w:rPr>
                <w:lang w:val="uk-UA"/>
              </w:rPr>
            </w:pPr>
            <w:ins w:id="3" w:author="is2025" w:date="2025-11-26T16:04:00Z">
              <w:r>
                <w:rPr>
                  <w:lang w:val="uk-UA"/>
                </w:rPr>
                <w:t>9</w:t>
              </w:r>
            </w:ins>
          </w:p>
        </w:tc>
      </w:tr>
      <w:tr w:rsidR="00CD770A" w:rsidRPr="00BE1D4A" w14:paraId="29815C4B" w14:textId="77777777" w:rsidTr="34FF7C85">
        <w:tc>
          <w:tcPr>
            <w:tcW w:w="8217" w:type="dxa"/>
          </w:tcPr>
          <w:p w14:paraId="5F86C1ED" w14:textId="77777777" w:rsidR="00CD770A" w:rsidRPr="00BE1D4A" w:rsidRDefault="00CD770A" w:rsidP="005A14D8">
            <w:pPr>
              <w:rPr>
                <w:lang w:val="uk-UA"/>
              </w:rPr>
            </w:pPr>
            <w:r>
              <w:rPr>
                <w:lang w:val="uk-UA"/>
              </w:rPr>
              <w:t>I run a business in Ukraine</w:t>
            </w:r>
          </w:p>
        </w:tc>
        <w:tc>
          <w:tcPr>
            <w:tcW w:w="1133" w:type="dxa"/>
          </w:tcPr>
          <w:p w14:paraId="4FCA934A" w14:textId="073AD79E" w:rsidR="00CD770A" w:rsidRPr="00BE1D4A" w:rsidRDefault="00F64265" w:rsidP="005A14D8">
            <w:pPr>
              <w:rPr>
                <w:lang w:val="uk-UA"/>
              </w:rPr>
            </w:pPr>
            <w:ins w:id="4" w:author="is2025" w:date="2025-11-26T16:04:00Z">
              <w:r>
                <w:rPr>
                  <w:lang w:val="uk-UA"/>
                </w:rPr>
                <w:t>10</w:t>
              </w:r>
            </w:ins>
          </w:p>
        </w:tc>
      </w:tr>
      <w:tr w:rsidR="00CD770A" w:rsidRPr="00BE1D4A" w14:paraId="74E69694" w14:textId="77777777" w:rsidTr="34FF7C85">
        <w:tc>
          <w:tcPr>
            <w:tcW w:w="8217" w:type="dxa"/>
            <w:shd w:val="clear" w:color="auto" w:fill="E2EFD9" w:themeFill="accent6" w:themeFillTint="33"/>
          </w:tcPr>
          <w:p w14:paraId="62BE7DFD" w14:textId="40906167" w:rsidR="00CD770A" w:rsidRDefault="00CD770A" w:rsidP="005A14D8">
            <w:pPr>
              <w:rPr>
                <w:lang w:val="uk-UA"/>
              </w:rPr>
            </w:pPr>
            <w:r w:rsidRPr="2F68CD4B">
              <w:rPr>
                <w:lang w:val="uk-UA"/>
              </w:rPr>
              <w:t xml:space="preserve">I am in business </w:t>
            </w:r>
            <w:r w:rsidR="7949CC10" w:rsidRPr="2F68CD4B">
              <w:rPr>
                <w:lang w:val="uk-UA"/>
              </w:rPr>
              <w:t xml:space="preserve">/ self-employed </w:t>
            </w:r>
            <w:r w:rsidRPr="2F68CD4B">
              <w:rPr>
                <w:lang w:val="uk-UA"/>
              </w:rPr>
              <w:t>in the host country</w:t>
            </w:r>
          </w:p>
        </w:tc>
        <w:tc>
          <w:tcPr>
            <w:tcW w:w="1133" w:type="dxa"/>
          </w:tcPr>
          <w:p w14:paraId="40F43D75" w14:textId="3FA79FEB" w:rsidR="00CD770A" w:rsidRPr="00BE1D4A" w:rsidRDefault="00F64265" w:rsidP="005A14D8">
            <w:pPr>
              <w:rPr>
                <w:lang w:val="uk-UA"/>
              </w:rPr>
            </w:pPr>
            <w:ins w:id="5" w:author="is2025" w:date="2025-11-26T16:04:00Z">
              <w:r>
                <w:rPr>
                  <w:lang w:val="uk-UA"/>
                </w:rPr>
                <w:t>11</w:t>
              </w:r>
            </w:ins>
          </w:p>
        </w:tc>
      </w:tr>
      <w:tr w:rsidR="00CD770A" w:rsidRPr="00BE1D4A" w14:paraId="23C9B2BC" w14:textId="77777777" w:rsidTr="34FF7C85">
        <w:tc>
          <w:tcPr>
            <w:tcW w:w="8217" w:type="dxa"/>
          </w:tcPr>
          <w:p w14:paraId="4D2BAD3E" w14:textId="77777777" w:rsidR="00CD770A" w:rsidRPr="00BE1D4A" w:rsidRDefault="00CD770A" w:rsidP="005A14D8">
            <w:pPr>
              <w:rPr>
                <w:lang w:val="uk-UA"/>
              </w:rPr>
            </w:pPr>
            <w:r>
              <w:rPr>
                <w:lang w:val="uk-UA"/>
              </w:rPr>
              <w:t>Retired</w:t>
            </w:r>
          </w:p>
        </w:tc>
        <w:tc>
          <w:tcPr>
            <w:tcW w:w="1133" w:type="dxa"/>
          </w:tcPr>
          <w:p w14:paraId="1FA1F892" w14:textId="5B214070" w:rsidR="00CD770A" w:rsidRPr="00BE1D4A" w:rsidRDefault="00F64265" w:rsidP="005A14D8">
            <w:pPr>
              <w:rPr>
                <w:lang w:val="uk-UA"/>
              </w:rPr>
            </w:pPr>
            <w:ins w:id="6" w:author="is2025" w:date="2025-11-26T16:04:00Z">
              <w:r>
                <w:rPr>
                  <w:lang w:val="uk-UA"/>
                </w:rPr>
                <w:t>12</w:t>
              </w:r>
            </w:ins>
          </w:p>
        </w:tc>
      </w:tr>
      <w:tr w:rsidR="00CD770A" w:rsidRPr="00BE1D4A" w14:paraId="0A6EBB03" w14:textId="77777777" w:rsidTr="34FF7C85">
        <w:tc>
          <w:tcPr>
            <w:tcW w:w="8217" w:type="dxa"/>
          </w:tcPr>
          <w:p w14:paraId="0BDAAAE5" w14:textId="77777777" w:rsidR="00CD770A" w:rsidRDefault="00CD770A" w:rsidP="005A14D8">
            <w:pPr>
              <w:rPr>
                <w:lang w:val="uk-UA"/>
              </w:rPr>
            </w:pPr>
            <w:r>
              <w:rPr>
                <w:lang w:val="uk-UA"/>
              </w:rPr>
              <w:t>Disabled (</w:t>
            </w:r>
            <w:r w:rsidRPr="00BE1D4A">
              <w:rPr>
                <w:lang w:val="uk-UA"/>
              </w:rPr>
              <w:t>including people with disabilities)</w:t>
            </w:r>
          </w:p>
        </w:tc>
        <w:tc>
          <w:tcPr>
            <w:tcW w:w="1133" w:type="dxa"/>
          </w:tcPr>
          <w:p w14:paraId="5EDAC970" w14:textId="5937A6B0" w:rsidR="00CD770A" w:rsidRPr="00BE1D4A" w:rsidRDefault="00F64265" w:rsidP="005A14D8">
            <w:pPr>
              <w:rPr>
                <w:lang w:val="uk-UA"/>
              </w:rPr>
            </w:pPr>
            <w:ins w:id="7" w:author="is2025" w:date="2025-11-26T16:04:00Z">
              <w:r>
                <w:rPr>
                  <w:lang w:val="uk-UA"/>
                </w:rPr>
                <w:t>13</w:t>
              </w:r>
            </w:ins>
          </w:p>
        </w:tc>
      </w:tr>
      <w:tr w:rsidR="00CD770A" w:rsidRPr="00BE1D4A" w14:paraId="3EFE6DF5" w14:textId="77777777" w:rsidTr="34FF7C85">
        <w:tc>
          <w:tcPr>
            <w:tcW w:w="8217" w:type="dxa"/>
          </w:tcPr>
          <w:p w14:paraId="55091617" w14:textId="77777777" w:rsidR="00CD770A" w:rsidRPr="00BE1D4A" w:rsidRDefault="00CD770A" w:rsidP="005A14D8">
            <w:pPr>
              <w:rPr>
                <w:lang w:val="uk-UA"/>
              </w:rPr>
            </w:pPr>
            <w:r>
              <w:rPr>
                <w:lang w:val="uk-UA"/>
              </w:rPr>
              <w:t xml:space="preserve">Not working and not looking for work (dealing with household matters, </w:t>
            </w:r>
            <w:r w:rsidRPr="00BE1D4A">
              <w:rPr>
                <w:lang w:val="uk-UA"/>
              </w:rPr>
              <w:t xml:space="preserve">adapting to life in a new </w:t>
            </w:r>
            <w:r>
              <w:rPr>
                <w:lang w:val="uk-UA"/>
              </w:rPr>
              <w:t xml:space="preserve">country/planning to return to Ukraine soon, caring for children or other family members, or not working for other reasons) </w:t>
            </w:r>
            <w:r w:rsidRPr="00BE1D4A">
              <w:rPr>
                <w:b/>
                <w:bCs/>
                <w:color w:val="00B0F0"/>
                <w:lang w:val="uk-UA"/>
              </w:rPr>
              <w:t>OV</w:t>
            </w:r>
          </w:p>
        </w:tc>
        <w:tc>
          <w:tcPr>
            <w:tcW w:w="1133" w:type="dxa"/>
          </w:tcPr>
          <w:p w14:paraId="58A14C71" w14:textId="461CF701" w:rsidR="00CD770A" w:rsidRPr="00BE1D4A" w:rsidRDefault="00F64265" w:rsidP="005A14D8">
            <w:pPr>
              <w:rPr>
                <w:lang w:val="uk-UA"/>
              </w:rPr>
            </w:pPr>
            <w:ins w:id="8" w:author="is2025" w:date="2025-11-26T16:04:00Z">
              <w:r>
                <w:rPr>
                  <w:lang w:val="uk-UA"/>
                </w:rPr>
                <w:t>14</w:t>
              </w:r>
            </w:ins>
          </w:p>
        </w:tc>
      </w:tr>
      <w:tr w:rsidR="00CD770A" w:rsidRPr="00BE1D4A" w14:paraId="36F53C97" w14:textId="77777777" w:rsidTr="34FF7C85">
        <w:tc>
          <w:tcPr>
            <w:tcW w:w="8217" w:type="dxa"/>
          </w:tcPr>
          <w:p w14:paraId="41CD20DA" w14:textId="77777777" w:rsidR="00CD770A" w:rsidRPr="00BE1D4A" w:rsidRDefault="00CD770A" w:rsidP="005A14D8">
            <w:pPr>
              <w:rPr>
                <w:lang w:val="uk-UA"/>
              </w:rPr>
            </w:pPr>
            <w:r w:rsidRPr="00BE1D4A">
              <w:rPr>
                <w:lang w:val="uk-UA"/>
              </w:rPr>
              <w:t xml:space="preserve">Other </w:t>
            </w:r>
            <w:r w:rsidRPr="00BE1D4A">
              <w:rPr>
                <w:b/>
                <w:bCs/>
                <w:color w:val="00B0F0"/>
                <w:lang w:val="uk-UA"/>
              </w:rPr>
              <w:t>BB</w:t>
            </w:r>
          </w:p>
        </w:tc>
        <w:tc>
          <w:tcPr>
            <w:tcW w:w="1133" w:type="dxa"/>
          </w:tcPr>
          <w:p w14:paraId="757224A8" w14:textId="77777777" w:rsidR="00CD770A" w:rsidRPr="00BE1D4A" w:rsidRDefault="00CD770A" w:rsidP="005A14D8">
            <w:pPr>
              <w:rPr>
                <w:lang w:val="uk-UA"/>
              </w:rPr>
            </w:pPr>
            <w:r>
              <w:rPr>
                <w:lang w:val="uk-UA"/>
              </w:rPr>
              <w:t>97</w:t>
            </w:r>
          </w:p>
        </w:tc>
      </w:tr>
    </w:tbl>
    <w:p w14:paraId="5321F73C" w14:textId="77777777" w:rsidR="00CD770A" w:rsidRDefault="00CD770A" w:rsidP="00CD770A">
      <w:pPr>
        <w:rPr>
          <w:lang w:val="uk-UA"/>
        </w:rPr>
      </w:pPr>
    </w:p>
    <w:tbl>
      <w:tblPr>
        <w:tblStyle w:val="TableGrid"/>
        <w:tblW w:w="0" w:type="auto"/>
        <w:tblLook w:val="04A0" w:firstRow="1" w:lastRow="0" w:firstColumn="1" w:lastColumn="0" w:noHBand="0" w:noVBand="1"/>
      </w:tblPr>
      <w:tblGrid>
        <w:gridCol w:w="8217"/>
        <w:gridCol w:w="1133"/>
      </w:tblGrid>
      <w:tr w:rsidR="00CD770A" w:rsidRPr="00BE1D4A" w14:paraId="1E2FCF8D" w14:textId="77777777" w:rsidTr="7C68DDE7">
        <w:tc>
          <w:tcPr>
            <w:tcW w:w="8217" w:type="dxa"/>
          </w:tcPr>
          <w:p w14:paraId="59168C44" w14:textId="6E11EB79" w:rsidR="00CD770A" w:rsidRPr="00DA5146" w:rsidRDefault="00CD770A" w:rsidP="6B0239D8">
            <w:pPr>
              <w:rPr>
                <w:b/>
                <w:bCs/>
                <w:i/>
                <w:iCs/>
                <w:u w:val="single"/>
                <w:lang w:val="uk-UA"/>
              </w:rPr>
            </w:pPr>
            <w:r w:rsidRPr="00DA5146">
              <w:rPr>
                <w:b/>
                <w:bCs/>
                <w:lang w:val="uk-UA"/>
              </w:rPr>
              <w:t xml:space="preserve">E8. Are you working in the same field as you did </w:t>
            </w:r>
            <w:r w:rsidR="61273646" w:rsidRPr="00DA5146">
              <w:rPr>
                <w:b/>
                <w:bCs/>
                <w:lang w:val="uk-UA"/>
              </w:rPr>
              <w:t xml:space="preserve">before </w:t>
            </w:r>
            <w:r w:rsidR="1F79F4F6" w:rsidRPr="00DA5146">
              <w:rPr>
                <w:b/>
                <w:bCs/>
                <w:lang w:val="uk-UA"/>
              </w:rPr>
              <w:t>moving from Ukraine</w:t>
            </w:r>
            <w:r w:rsidRPr="00DA5146">
              <w:rPr>
                <w:b/>
                <w:bCs/>
                <w:lang w:val="uk-UA"/>
              </w:rPr>
              <w:t xml:space="preserve">? </w:t>
            </w:r>
          </w:p>
          <w:p w14:paraId="510FF3E1" w14:textId="77777777" w:rsidR="00CD770A" w:rsidRPr="00DA5146" w:rsidRDefault="00CD770A" w:rsidP="6B0239D8">
            <w:pPr>
              <w:rPr>
                <w:b/>
                <w:bCs/>
                <w:lang w:val="uk-UA"/>
              </w:rPr>
            </w:pPr>
            <w:r w:rsidRPr="00DA5146">
              <w:rPr>
                <w:b/>
                <w:bCs/>
                <w:color w:val="00B0F0"/>
                <w:lang w:val="uk-UA"/>
              </w:rPr>
              <w:t xml:space="preserve">If E2 </w:t>
            </w:r>
            <w:r w:rsidRPr="00DA5146">
              <w:rPr>
                <w:b/>
                <w:bCs/>
                <w:color w:val="00B0F0"/>
              </w:rPr>
              <w:t>= 1, 2,</w:t>
            </w:r>
            <w:r w:rsidRPr="00DA5146">
              <w:rPr>
                <w:b/>
                <w:bCs/>
                <w:color w:val="00B0F0"/>
                <w:lang w:val="uk-UA"/>
              </w:rPr>
              <w:t xml:space="preserve"> 4, 5</w:t>
            </w:r>
          </w:p>
        </w:tc>
        <w:tc>
          <w:tcPr>
            <w:tcW w:w="1133" w:type="dxa"/>
          </w:tcPr>
          <w:p w14:paraId="6C0BDD25" w14:textId="696B77B3" w:rsidR="00CD770A" w:rsidRPr="00BE1D4A" w:rsidRDefault="00CD770A" w:rsidP="6B0239D8">
            <w:pPr>
              <w:rPr>
                <w:b/>
                <w:bCs/>
                <w:color w:val="00B0F0"/>
                <w:lang w:val="uk-UA"/>
              </w:rPr>
            </w:pPr>
            <w:r w:rsidRPr="6B0239D8">
              <w:rPr>
                <w:b/>
                <w:bCs/>
                <w:color w:val="00B0F0"/>
                <w:lang w:val="uk-UA"/>
              </w:rPr>
              <w:t>OV</w:t>
            </w:r>
          </w:p>
        </w:tc>
      </w:tr>
      <w:tr w:rsidR="00CD770A" w:rsidRPr="00BE1D4A" w14:paraId="593D66ED" w14:textId="77777777" w:rsidTr="7C68DDE7">
        <w:tc>
          <w:tcPr>
            <w:tcW w:w="8217" w:type="dxa"/>
          </w:tcPr>
          <w:p w14:paraId="2B3A187C" w14:textId="77777777" w:rsidR="00CD770A" w:rsidRPr="00DA5146" w:rsidRDefault="00CD770A" w:rsidP="6B0239D8">
            <w:pPr>
              <w:rPr>
                <w:lang w:val="uk-UA"/>
              </w:rPr>
            </w:pPr>
            <w:r w:rsidRPr="00DA5146">
              <w:rPr>
                <w:lang w:val="uk-UA"/>
              </w:rPr>
              <w:t>Yes</w:t>
            </w:r>
          </w:p>
        </w:tc>
        <w:tc>
          <w:tcPr>
            <w:tcW w:w="1133" w:type="dxa"/>
          </w:tcPr>
          <w:p w14:paraId="6ECA12BA" w14:textId="77777777" w:rsidR="00CD770A" w:rsidRPr="00BE1D4A" w:rsidRDefault="00CD770A" w:rsidP="6B0239D8">
            <w:pPr>
              <w:rPr>
                <w:lang w:val="uk-UA"/>
              </w:rPr>
            </w:pPr>
            <w:r w:rsidRPr="6B0239D8">
              <w:rPr>
                <w:lang w:val="uk-UA"/>
              </w:rPr>
              <w:t>1</w:t>
            </w:r>
          </w:p>
        </w:tc>
      </w:tr>
      <w:tr w:rsidR="00CD770A" w:rsidRPr="00BE1D4A" w14:paraId="76277EA6" w14:textId="77777777" w:rsidTr="7C68DDE7">
        <w:tc>
          <w:tcPr>
            <w:tcW w:w="8217" w:type="dxa"/>
          </w:tcPr>
          <w:p w14:paraId="23A26798" w14:textId="77777777" w:rsidR="00CD770A" w:rsidRPr="00DA5146" w:rsidRDefault="00CD770A" w:rsidP="6B0239D8">
            <w:pPr>
              <w:rPr>
                <w:lang w:val="uk-UA"/>
              </w:rPr>
            </w:pPr>
            <w:r w:rsidRPr="00DA5146">
              <w:rPr>
                <w:lang w:val="uk-UA"/>
              </w:rPr>
              <w:t>No, but in a related field</w:t>
            </w:r>
          </w:p>
        </w:tc>
        <w:tc>
          <w:tcPr>
            <w:tcW w:w="1133" w:type="dxa"/>
          </w:tcPr>
          <w:p w14:paraId="286CEF5D" w14:textId="77777777" w:rsidR="00CD770A" w:rsidRPr="00BE1D4A" w:rsidRDefault="00CD770A" w:rsidP="6B0239D8">
            <w:pPr>
              <w:rPr>
                <w:lang w:val="uk-UA"/>
              </w:rPr>
            </w:pPr>
            <w:r w:rsidRPr="6B0239D8">
              <w:rPr>
                <w:lang w:val="uk-UA"/>
              </w:rPr>
              <w:t>2</w:t>
            </w:r>
          </w:p>
        </w:tc>
      </w:tr>
      <w:tr w:rsidR="00CD770A" w:rsidRPr="00BE1D4A" w14:paraId="07F8B95D" w14:textId="77777777" w:rsidTr="00DA5146">
        <w:trPr>
          <w:trHeight w:val="106"/>
        </w:trPr>
        <w:tc>
          <w:tcPr>
            <w:tcW w:w="8217" w:type="dxa"/>
          </w:tcPr>
          <w:p w14:paraId="6432AB86" w14:textId="77777777" w:rsidR="00CD770A" w:rsidRPr="00DA5146" w:rsidRDefault="00CD770A" w:rsidP="6B0239D8">
            <w:pPr>
              <w:rPr>
                <w:lang w:val="uk-UA"/>
              </w:rPr>
            </w:pPr>
            <w:r w:rsidRPr="00DA5146">
              <w:rPr>
                <w:lang w:val="uk-UA"/>
              </w:rPr>
              <w:t>No, in a completely different field</w:t>
            </w:r>
          </w:p>
        </w:tc>
        <w:tc>
          <w:tcPr>
            <w:tcW w:w="1133" w:type="dxa"/>
          </w:tcPr>
          <w:p w14:paraId="06EB3263" w14:textId="77777777" w:rsidR="00CD770A" w:rsidRPr="00BE1D4A" w:rsidRDefault="00CD770A" w:rsidP="6B0239D8">
            <w:pPr>
              <w:rPr>
                <w:lang w:val="uk-UA"/>
              </w:rPr>
            </w:pPr>
            <w:r w:rsidRPr="6B0239D8">
              <w:rPr>
                <w:lang w:val="uk-UA"/>
              </w:rPr>
              <w:t>3</w:t>
            </w:r>
          </w:p>
        </w:tc>
      </w:tr>
      <w:tr w:rsidR="637DE64A" w14:paraId="3444DDD4" w14:textId="77777777" w:rsidTr="00DA5146">
        <w:trPr>
          <w:trHeight w:val="106"/>
        </w:trPr>
        <w:tc>
          <w:tcPr>
            <w:tcW w:w="8217" w:type="dxa"/>
          </w:tcPr>
          <w:p w14:paraId="727715E8" w14:textId="122A2C71" w:rsidR="31A25E21" w:rsidRPr="00DA5146" w:rsidRDefault="3FF0BA69" w:rsidP="637DE64A">
            <w:pPr>
              <w:rPr>
                <w:lang w:val="uk-UA"/>
              </w:rPr>
            </w:pPr>
            <w:r w:rsidRPr="00DA5146">
              <w:rPr>
                <w:lang w:val="uk-UA"/>
              </w:rPr>
              <w:t xml:space="preserve">Did not work before </w:t>
            </w:r>
            <w:r w:rsidR="45602A48" w:rsidRPr="00DA5146">
              <w:rPr>
                <w:lang w:val="uk-UA"/>
              </w:rPr>
              <w:t>moving from Ukraine</w:t>
            </w:r>
          </w:p>
        </w:tc>
        <w:tc>
          <w:tcPr>
            <w:tcW w:w="1133" w:type="dxa"/>
          </w:tcPr>
          <w:p w14:paraId="03D14F44" w14:textId="18C97039" w:rsidR="31A25E21" w:rsidRDefault="06D97EE3" w:rsidP="637DE64A">
            <w:pPr>
              <w:rPr>
                <w:lang w:val="uk-UA"/>
              </w:rPr>
            </w:pPr>
            <w:r w:rsidRPr="6B0239D8">
              <w:rPr>
                <w:lang w:val="uk-UA"/>
              </w:rPr>
              <w:t>4</w:t>
            </w:r>
          </w:p>
        </w:tc>
      </w:tr>
    </w:tbl>
    <w:p w14:paraId="1C06D90C" w14:textId="2A1A1F77" w:rsidR="2F4FCA77" w:rsidRDefault="2F4FCA77" w:rsidP="637DE64A"/>
    <w:tbl>
      <w:tblPr>
        <w:tblStyle w:val="TableGrid"/>
        <w:tblW w:w="0" w:type="auto"/>
        <w:tblLook w:val="04A0" w:firstRow="1" w:lastRow="0" w:firstColumn="1" w:lastColumn="0" w:noHBand="0" w:noVBand="1"/>
      </w:tblPr>
      <w:tblGrid>
        <w:gridCol w:w="8217"/>
        <w:gridCol w:w="1133"/>
      </w:tblGrid>
      <w:tr w:rsidR="637DE64A" w14:paraId="2167959F" w14:textId="77777777" w:rsidTr="7C68DDE7">
        <w:trPr>
          <w:trHeight w:val="300"/>
        </w:trPr>
        <w:tc>
          <w:tcPr>
            <w:tcW w:w="8217" w:type="dxa"/>
            <w:shd w:val="clear" w:color="auto" w:fill="E2EFD9" w:themeFill="accent6" w:themeFillTint="33"/>
          </w:tcPr>
          <w:p w14:paraId="50688903" w14:textId="49001C87" w:rsidR="637DE64A" w:rsidRDefault="637DE64A" w:rsidP="637DE64A">
            <w:pPr>
              <w:rPr>
                <w:b/>
                <w:bCs/>
                <w:i/>
                <w:iCs/>
                <w:u w:val="single"/>
                <w:lang w:val="uk-UA"/>
              </w:rPr>
            </w:pPr>
            <w:r w:rsidRPr="637DE64A">
              <w:rPr>
                <w:b/>
                <w:bCs/>
                <w:lang w:val="uk-UA"/>
              </w:rPr>
              <w:t>E8.</w:t>
            </w:r>
            <w:r w:rsidR="25C8301A" w:rsidRPr="637DE64A">
              <w:rPr>
                <w:b/>
                <w:bCs/>
                <w:lang w:val="uk-UA"/>
              </w:rPr>
              <w:t xml:space="preserve">1 </w:t>
            </w:r>
            <w:r w:rsidR="65E2AFBD" w:rsidRPr="637DE64A">
              <w:rPr>
                <w:b/>
                <w:bCs/>
                <w:lang w:val="uk-UA"/>
              </w:rPr>
              <w:t xml:space="preserve">If you compare your current job with the job </w:t>
            </w:r>
            <w:r w:rsidR="5ED218B7" w:rsidRPr="637DE64A">
              <w:rPr>
                <w:b/>
                <w:bCs/>
                <w:lang w:val="uk-UA"/>
              </w:rPr>
              <w:t xml:space="preserve">you had </w:t>
            </w:r>
            <w:r w:rsidR="5E657E70" w:rsidRPr="637DE64A">
              <w:rPr>
                <w:b/>
                <w:bCs/>
                <w:lang w:val="uk-UA"/>
              </w:rPr>
              <w:t xml:space="preserve">before moving from </w:t>
            </w:r>
            <w:r w:rsidR="5C4D2352" w:rsidRPr="637DE64A">
              <w:rPr>
                <w:b/>
                <w:bCs/>
                <w:lang w:val="uk-UA"/>
              </w:rPr>
              <w:t>Ukraine</w:t>
            </w:r>
            <w:r w:rsidR="11B62096" w:rsidRPr="637DE64A">
              <w:rPr>
                <w:b/>
                <w:bCs/>
                <w:lang w:val="uk-UA"/>
              </w:rPr>
              <w:t xml:space="preserve">, </w:t>
            </w:r>
            <w:r w:rsidR="5ED218B7" w:rsidRPr="637DE64A">
              <w:rPr>
                <w:b/>
                <w:bCs/>
                <w:lang w:val="uk-UA"/>
              </w:rPr>
              <w:t xml:space="preserve">your current </w:t>
            </w:r>
            <w:r w:rsidR="11B62096" w:rsidRPr="637DE64A">
              <w:rPr>
                <w:b/>
                <w:bCs/>
                <w:lang w:val="uk-UA"/>
              </w:rPr>
              <w:t xml:space="preserve">job... </w:t>
            </w:r>
          </w:p>
          <w:p w14:paraId="0922C5A3" w14:textId="77777777" w:rsidR="637DE64A" w:rsidRDefault="637DE64A" w:rsidP="637DE64A">
            <w:pPr>
              <w:rPr>
                <w:b/>
                <w:bCs/>
                <w:lang w:val="uk-UA"/>
              </w:rPr>
            </w:pPr>
            <w:r w:rsidRPr="637DE64A">
              <w:rPr>
                <w:b/>
                <w:bCs/>
                <w:color w:val="00B0F0"/>
                <w:lang w:val="uk-UA"/>
              </w:rPr>
              <w:t xml:space="preserve">If E2 </w:t>
            </w:r>
            <w:r w:rsidRPr="637DE64A">
              <w:rPr>
                <w:b/>
                <w:bCs/>
                <w:color w:val="00B0F0"/>
              </w:rPr>
              <w:t>= 1, 2,</w:t>
            </w:r>
            <w:r w:rsidRPr="637DE64A">
              <w:rPr>
                <w:b/>
                <w:bCs/>
                <w:color w:val="00B0F0"/>
                <w:lang w:val="uk-UA"/>
              </w:rPr>
              <w:t xml:space="preserve"> 4, 5</w:t>
            </w:r>
          </w:p>
        </w:tc>
        <w:tc>
          <w:tcPr>
            <w:tcW w:w="1133" w:type="dxa"/>
            <w:shd w:val="clear" w:color="auto" w:fill="E2EFD9" w:themeFill="accent6" w:themeFillTint="33"/>
          </w:tcPr>
          <w:p w14:paraId="69EAE88B" w14:textId="3F408F54" w:rsidR="637DE64A" w:rsidRDefault="637DE64A" w:rsidP="2A40170C">
            <w:pPr>
              <w:rPr>
                <w:b/>
                <w:bCs/>
                <w:color w:val="00B0F0"/>
                <w:lang w:val="uk-UA"/>
              </w:rPr>
            </w:pPr>
            <w:r w:rsidRPr="7C68DDE7">
              <w:rPr>
                <w:b/>
                <w:bCs/>
                <w:color w:val="00B0F0"/>
                <w:lang w:val="uk-UA"/>
              </w:rPr>
              <w:t>OV</w:t>
            </w:r>
          </w:p>
        </w:tc>
      </w:tr>
      <w:tr w:rsidR="637DE64A" w14:paraId="42F283D3" w14:textId="77777777" w:rsidTr="7C68DDE7">
        <w:trPr>
          <w:trHeight w:val="300"/>
        </w:trPr>
        <w:tc>
          <w:tcPr>
            <w:tcW w:w="8217" w:type="dxa"/>
            <w:shd w:val="clear" w:color="auto" w:fill="E2EFD9" w:themeFill="accent6" w:themeFillTint="33"/>
          </w:tcPr>
          <w:p w14:paraId="50671D32" w14:textId="1A7F626A" w:rsidR="622EDE91" w:rsidRDefault="622EDE91" w:rsidP="637DE64A">
            <w:pPr>
              <w:rPr>
                <w:lang w:val="uk-UA"/>
              </w:rPr>
            </w:pPr>
            <w:r w:rsidRPr="637DE64A">
              <w:rPr>
                <w:lang w:val="uk-UA"/>
              </w:rPr>
              <w:t>Simpler / requires fewer qualifications</w:t>
            </w:r>
          </w:p>
        </w:tc>
        <w:tc>
          <w:tcPr>
            <w:tcW w:w="1133" w:type="dxa"/>
            <w:shd w:val="clear" w:color="auto" w:fill="E2EFD9" w:themeFill="accent6" w:themeFillTint="33"/>
          </w:tcPr>
          <w:p w14:paraId="143524A8" w14:textId="77777777" w:rsidR="637DE64A" w:rsidRDefault="637DE64A" w:rsidP="637DE64A">
            <w:pPr>
              <w:rPr>
                <w:lang w:val="uk-UA"/>
              </w:rPr>
            </w:pPr>
            <w:r w:rsidRPr="637DE64A">
              <w:rPr>
                <w:lang w:val="uk-UA"/>
              </w:rPr>
              <w:t>1</w:t>
            </w:r>
          </w:p>
        </w:tc>
      </w:tr>
      <w:tr w:rsidR="637DE64A" w14:paraId="6225AB32" w14:textId="77777777" w:rsidTr="7C68DDE7">
        <w:trPr>
          <w:trHeight w:val="300"/>
        </w:trPr>
        <w:tc>
          <w:tcPr>
            <w:tcW w:w="8217" w:type="dxa"/>
            <w:shd w:val="clear" w:color="auto" w:fill="E2EFD9" w:themeFill="accent6" w:themeFillTint="33"/>
          </w:tcPr>
          <w:p w14:paraId="1F5A3E52" w14:textId="27B4C5B1" w:rsidR="1BC1FBE1" w:rsidRPr="00142CF7" w:rsidRDefault="1BC1FBE1" w:rsidP="637DE64A">
            <w:pPr>
              <w:rPr>
                <w:lang w:val="ru-RU"/>
              </w:rPr>
            </w:pPr>
            <w:r w:rsidRPr="637DE64A">
              <w:rPr>
                <w:lang w:val="uk-UA"/>
              </w:rPr>
              <w:t>About the same in terms of difficulty / qualifications</w:t>
            </w:r>
          </w:p>
        </w:tc>
        <w:tc>
          <w:tcPr>
            <w:tcW w:w="1133" w:type="dxa"/>
            <w:shd w:val="clear" w:color="auto" w:fill="E2EFD9" w:themeFill="accent6" w:themeFillTint="33"/>
          </w:tcPr>
          <w:p w14:paraId="6A7F86C4" w14:textId="77777777" w:rsidR="637DE64A" w:rsidRDefault="637DE64A" w:rsidP="637DE64A">
            <w:pPr>
              <w:rPr>
                <w:lang w:val="uk-UA"/>
              </w:rPr>
            </w:pPr>
            <w:r w:rsidRPr="637DE64A">
              <w:rPr>
                <w:lang w:val="uk-UA"/>
              </w:rPr>
              <w:t>2</w:t>
            </w:r>
          </w:p>
        </w:tc>
      </w:tr>
      <w:tr w:rsidR="637DE64A" w14:paraId="025719F3" w14:textId="77777777" w:rsidTr="7C68DDE7">
        <w:trPr>
          <w:trHeight w:val="300"/>
        </w:trPr>
        <w:tc>
          <w:tcPr>
            <w:tcW w:w="8217" w:type="dxa"/>
            <w:shd w:val="clear" w:color="auto" w:fill="E2EFD9" w:themeFill="accent6" w:themeFillTint="33"/>
          </w:tcPr>
          <w:p w14:paraId="6C12269B" w14:textId="03F17F50" w:rsidR="0C2957CA" w:rsidRDefault="0C2957CA" w:rsidP="637DE64A">
            <w:r w:rsidRPr="637DE64A">
              <w:rPr>
                <w:lang w:val="uk-UA"/>
              </w:rPr>
              <w:t>More complex / requires higher qualifications</w:t>
            </w:r>
          </w:p>
        </w:tc>
        <w:tc>
          <w:tcPr>
            <w:tcW w:w="1133" w:type="dxa"/>
            <w:shd w:val="clear" w:color="auto" w:fill="E2EFD9" w:themeFill="accent6" w:themeFillTint="33"/>
          </w:tcPr>
          <w:p w14:paraId="6F3DE25C" w14:textId="77777777" w:rsidR="637DE64A" w:rsidRDefault="637DE64A" w:rsidP="637DE64A">
            <w:pPr>
              <w:rPr>
                <w:lang w:val="uk-UA"/>
              </w:rPr>
            </w:pPr>
            <w:r w:rsidRPr="637DE64A">
              <w:rPr>
                <w:lang w:val="uk-UA"/>
              </w:rPr>
              <w:t>3</w:t>
            </w:r>
          </w:p>
        </w:tc>
      </w:tr>
      <w:tr w:rsidR="637DE64A" w14:paraId="46C83DCB" w14:textId="77777777" w:rsidTr="7C68DDE7">
        <w:trPr>
          <w:trHeight w:val="300"/>
        </w:trPr>
        <w:tc>
          <w:tcPr>
            <w:tcW w:w="8217" w:type="dxa"/>
            <w:shd w:val="clear" w:color="auto" w:fill="E2EFD9" w:themeFill="accent6" w:themeFillTint="33"/>
          </w:tcPr>
          <w:p w14:paraId="4A3329EB" w14:textId="058926A0" w:rsidR="3579FC70" w:rsidRDefault="3579FC70" w:rsidP="637DE64A">
            <w:pPr>
              <w:rPr>
                <w:lang w:val="uk-UA"/>
              </w:rPr>
            </w:pPr>
            <w:r w:rsidRPr="637DE64A">
              <w:rPr>
                <w:lang w:val="uk-UA"/>
              </w:rPr>
              <w:t>Did not work before moving from Ukraine</w:t>
            </w:r>
          </w:p>
        </w:tc>
        <w:tc>
          <w:tcPr>
            <w:tcW w:w="1133" w:type="dxa"/>
            <w:shd w:val="clear" w:color="auto" w:fill="E2EFD9" w:themeFill="accent6" w:themeFillTint="33"/>
          </w:tcPr>
          <w:p w14:paraId="79D135C4" w14:textId="0DB5AA4A" w:rsidR="3579FC70" w:rsidRDefault="3579FC70" w:rsidP="637DE64A">
            <w:pPr>
              <w:rPr>
                <w:lang w:val="uk-UA"/>
              </w:rPr>
            </w:pPr>
            <w:r w:rsidRPr="637DE64A">
              <w:rPr>
                <w:lang w:val="uk-UA"/>
              </w:rPr>
              <w:t>4</w:t>
            </w:r>
          </w:p>
        </w:tc>
      </w:tr>
      <w:tr w:rsidR="2A40170C" w14:paraId="03950CC3" w14:textId="77777777" w:rsidTr="7C68DDE7">
        <w:trPr>
          <w:trHeight w:val="300"/>
        </w:trPr>
        <w:tc>
          <w:tcPr>
            <w:tcW w:w="8217" w:type="dxa"/>
            <w:shd w:val="clear" w:color="auto" w:fill="E2EFD9" w:themeFill="accent6" w:themeFillTint="33"/>
          </w:tcPr>
          <w:p w14:paraId="032CCE29" w14:textId="1DF3BC04" w:rsidR="6DFA7AF5" w:rsidRDefault="6DFA7AF5" w:rsidP="2A40170C">
            <w:pPr>
              <w:rPr>
                <w:lang w:val="uk-UA"/>
              </w:rPr>
            </w:pPr>
            <w:r w:rsidRPr="2A40170C">
              <w:rPr>
                <w:lang w:val="uk-UA"/>
              </w:rPr>
              <w:t xml:space="preserve">Other </w:t>
            </w:r>
            <w:r w:rsidRPr="2A40170C">
              <w:rPr>
                <w:i/>
                <w:iCs/>
                <w:lang w:val="uk-UA"/>
              </w:rPr>
              <w:t>(please specify)</w:t>
            </w:r>
          </w:p>
        </w:tc>
        <w:tc>
          <w:tcPr>
            <w:tcW w:w="1133" w:type="dxa"/>
            <w:shd w:val="clear" w:color="auto" w:fill="E2EFD9" w:themeFill="accent6" w:themeFillTint="33"/>
          </w:tcPr>
          <w:p w14:paraId="18B830EB" w14:textId="64D971D4" w:rsidR="2A40170C" w:rsidRDefault="5ED3A162" w:rsidP="2A40170C">
            <w:pPr>
              <w:rPr>
                <w:lang w:val="uk-UA"/>
              </w:rPr>
            </w:pPr>
            <w:r w:rsidRPr="6B0239D8">
              <w:rPr>
                <w:lang w:val="uk-UA"/>
              </w:rPr>
              <w:t>97</w:t>
            </w:r>
          </w:p>
        </w:tc>
      </w:tr>
      <w:tr w:rsidR="2A40170C" w14:paraId="6CC4C06C" w14:textId="77777777" w:rsidTr="7C68DDE7">
        <w:trPr>
          <w:trHeight w:val="300"/>
        </w:trPr>
        <w:tc>
          <w:tcPr>
            <w:tcW w:w="8217" w:type="dxa"/>
            <w:shd w:val="clear" w:color="auto" w:fill="E2EFD9" w:themeFill="accent6" w:themeFillTint="33"/>
          </w:tcPr>
          <w:p w14:paraId="46C66840" w14:textId="2E3B749C" w:rsidR="6DFA7AF5" w:rsidRDefault="6DFA7AF5" w:rsidP="2A40170C">
            <w:pPr>
              <w:rPr>
                <w:lang w:val="uk-UA"/>
              </w:rPr>
            </w:pPr>
            <w:r w:rsidRPr="2A40170C">
              <w:rPr>
                <w:lang w:val="uk-UA"/>
              </w:rPr>
              <w:t>Hard to say</w:t>
            </w:r>
          </w:p>
        </w:tc>
        <w:tc>
          <w:tcPr>
            <w:tcW w:w="1133" w:type="dxa"/>
            <w:shd w:val="clear" w:color="auto" w:fill="E2EFD9" w:themeFill="accent6" w:themeFillTint="33"/>
          </w:tcPr>
          <w:p w14:paraId="05383BFA" w14:textId="156A74F2" w:rsidR="6DFA7AF5" w:rsidRDefault="6DFA7AF5" w:rsidP="2A40170C">
            <w:pPr>
              <w:rPr>
                <w:lang w:val="uk-UA"/>
              </w:rPr>
            </w:pPr>
            <w:r w:rsidRPr="2A40170C">
              <w:rPr>
                <w:lang w:val="uk-UA"/>
              </w:rPr>
              <w:t>98</w:t>
            </w:r>
          </w:p>
        </w:tc>
      </w:tr>
    </w:tbl>
    <w:p w14:paraId="2D962BE8" w14:textId="623B214C" w:rsidR="637DE64A" w:rsidRDefault="637DE64A"/>
    <w:p w14:paraId="6515234C" w14:textId="77777777" w:rsidR="00CD770A" w:rsidRDefault="00CD770A" w:rsidP="00CD770A">
      <w:pPr>
        <w:rPr>
          <w:lang w:val="uk-UA"/>
        </w:rPr>
      </w:pPr>
    </w:p>
    <w:tbl>
      <w:tblPr>
        <w:tblStyle w:val="TableGrid"/>
        <w:tblW w:w="9360" w:type="dxa"/>
        <w:tblLook w:val="04A0" w:firstRow="1" w:lastRow="0" w:firstColumn="1" w:lastColumn="0" w:noHBand="0" w:noVBand="1"/>
      </w:tblPr>
      <w:tblGrid>
        <w:gridCol w:w="8190"/>
        <w:gridCol w:w="1170"/>
      </w:tblGrid>
      <w:tr w:rsidR="00CD770A" w:rsidRPr="00BE1D4A" w14:paraId="5E31DA79" w14:textId="77777777" w:rsidTr="7C68DDE7">
        <w:tc>
          <w:tcPr>
            <w:tcW w:w="8190" w:type="dxa"/>
          </w:tcPr>
          <w:p w14:paraId="76F80C6C" w14:textId="77777777" w:rsidR="00CD770A" w:rsidRDefault="00CD770A" w:rsidP="005A14D8">
            <w:pPr>
              <w:rPr>
                <w:b/>
                <w:bCs/>
                <w:lang w:val="uk-UA"/>
              </w:rPr>
            </w:pPr>
            <w:r>
              <w:rPr>
                <w:b/>
                <w:bCs/>
                <w:lang w:val="uk-UA"/>
              </w:rPr>
              <w:t>E11</w:t>
            </w:r>
            <w:r w:rsidRPr="00BE1D4A">
              <w:rPr>
                <w:b/>
                <w:bCs/>
                <w:lang w:val="uk-UA"/>
              </w:rPr>
              <w:t xml:space="preserve">. </w:t>
            </w:r>
            <w:r>
              <w:rPr>
                <w:b/>
                <w:bCs/>
                <w:lang w:val="uk-UA"/>
              </w:rPr>
              <w:t>Why aren’t you working right now?</w:t>
            </w:r>
          </w:p>
          <w:p w14:paraId="25018811" w14:textId="77777777" w:rsidR="00CD770A" w:rsidRPr="003B394D" w:rsidRDefault="00CD770A" w:rsidP="005A14D8">
            <w:pPr>
              <w:rPr>
                <w:b/>
                <w:bCs/>
                <w:lang w:val="uk-UA"/>
              </w:rPr>
            </w:pPr>
            <w:r w:rsidRPr="00EB0F3D">
              <w:rPr>
                <w:b/>
                <w:bCs/>
                <w:color w:val="00B0F0"/>
                <w:lang w:val="uk-UA"/>
              </w:rPr>
              <w:t xml:space="preserve">If E2 </w:t>
            </w:r>
            <w:r>
              <w:rPr>
                <w:b/>
                <w:bCs/>
                <w:color w:val="00B0F0"/>
                <w:lang w:val="uk-UA"/>
              </w:rPr>
              <w:t>= 6</w:t>
            </w:r>
            <w:r w:rsidRPr="00EB0F3D">
              <w:rPr>
                <w:b/>
                <w:bCs/>
                <w:color w:val="00B0F0"/>
                <w:lang w:val="uk-UA"/>
              </w:rPr>
              <w:t>,</w:t>
            </w:r>
            <w:r>
              <w:rPr>
                <w:b/>
                <w:bCs/>
                <w:color w:val="00B0F0"/>
                <w:lang w:val="uk-UA"/>
              </w:rPr>
              <w:t xml:space="preserve"> 13</w:t>
            </w:r>
          </w:p>
        </w:tc>
        <w:tc>
          <w:tcPr>
            <w:tcW w:w="1170" w:type="dxa"/>
          </w:tcPr>
          <w:p w14:paraId="46CDBF54" w14:textId="77777777" w:rsidR="00CD770A" w:rsidRPr="00BE1D4A" w:rsidRDefault="00CD770A" w:rsidP="005A14D8">
            <w:pPr>
              <w:rPr>
                <w:lang w:val="uk-UA"/>
              </w:rPr>
            </w:pPr>
            <w:r w:rsidRPr="00BE1D4A">
              <w:rPr>
                <w:b/>
                <w:bCs/>
                <w:color w:val="00B0F0"/>
                <w:lang w:val="uk-UA"/>
              </w:rPr>
              <w:t>MB</w:t>
            </w:r>
          </w:p>
        </w:tc>
      </w:tr>
      <w:tr w:rsidR="00CD770A" w:rsidRPr="00BE1D4A" w14:paraId="4B9837A4" w14:textId="77777777" w:rsidTr="7C68DDE7">
        <w:tc>
          <w:tcPr>
            <w:tcW w:w="8190" w:type="dxa"/>
          </w:tcPr>
          <w:p w14:paraId="39972F72" w14:textId="77777777" w:rsidR="00CD770A" w:rsidRPr="00BE1D4A" w:rsidRDefault="00CD770A" w:rsidP="005A14D8">
            <w:pPr>
              <w:rPr>
                <w:bCs/>
                <w:lang w:val="uk-UA"/>
              </w:rPr>
            </w:pPr>
            <w:r>
              <w:rPr>
                <w:bCs/>
                <w:lang w:val="uk-UA"/>
              </w:rPr>
              <w:t>I can’t find any job</w:t>
            </w:r>
          </w:p>
        </w:tc>
        <w:tc>
          <w:tcPr>
            <w:tcW w:w="1170" w:type="dxa"/>
          </w:tcPr>
          <w:p w14:paraId="7803F9EF" w14:textId="77777777" w:rsidR="00CD770A" w:rsidRPr="00BE1D4A" w:rsidRDefault="00CD770A" w:rsidP="005A14D8">
            <w:pPr>
              <w:rPr>
                <w:lang w:val="uk-UA"/>
              </w:rPr>
            </w:pPr>
            <w:r w:rsidRPr="00BE1D4A">
              <w:rPr>
                <w:lang w:val="uk-UA"/>
              </w:rPr>
              <w:t>1</w:t>
            </w:r>
          </w:p>
        </w:tc>
      </w:tr>
      <w:tr w:rsidR="00CD770A" w:rsidRPr="00BE1D4A" w14:paraId="47AB54B2" w14:textId="77777777" w:rsidTr="7C68DDE7">
        <w:tc>
          <w:tcPr>
            <w:tcW w:w="8190" w:type="dxa"/>
          </w:tcPr>
          <w:p w14:paraId="299B651F" w14:textId="77777777" w:rsidR="00CD770A" w:rsidRPr="00BE1D4A" w:rsidRDefault="00CD770A" w:rsidP="005A14D8">
            <w:pPr>
              <w:rPr>
                <w:bCs/>
                <w:lang w:val="uk-UA"/>
              </w:rPr>
            </w:pPr>
            <w:r>
              <w:rPr>
                <w:bCs/>
                <w:lang w:val="uk-UA"/>
              </w:rPr>
              <w:t>I can’t find a job in my field</w:t>
            </w:r>
          </w:p>
        </w:tc>
        <w:tc>
          <w:tcPr>
            <w:tcW w:w="1170" w:type="dxa"/>
          </w:tcPr>
          <w:p w14:paraId="4983283C" w14:textId="77777777" w:rsidR="00CD770A" w:rsidRPr="00BE1D4A" w:rsidRDefault="00CD770A" w:rsidP="005A14D8">
            <w:pPr>
              <w:rPr>
                <w:lang w:val="uk-UA"/>
              </w:rPr>
            </w:pPr>
            <w:r w:rsidRPr="00BE1D4A">
              <w:rPr>
                <w:lang w:val="uk-UA"/>
              </w:rPr>
              <w:t>2</w:t>
            </w:r>
          </w:p>
        </w:tc>
      </w:tr>
      <w:tr w:rsidR="00CD770A" w:rsidRPr="00BE1D4A" w14:paraId="3510B42E" w14:textId="77777777" w:rsidTr="7C68DDE7">
        <w:tc>
          <w:tcPr>
            <w:tcW w:w="8190" w:type="dxa"/>
          </w:tcPr>
          <w:p w14:paraId="12DD14C5" w14:textId="77777777" w:rsidR="00CD770A" w:rsidRPr="00BE1D4A" w:rsidRDefault="00CD770A" w:rsidP="005A14D8">
            <w:pPr>
              <w:rPr>
                <w:bCs/>
                <w:lang w:val="uk-UA"/>
              </w:rPr>
            </w:pPr>
            <w:r>
              <w:rPr>
                <w:bCs/>
                <w:lang w:val="uk-UA"/>
              </w:rPr>
              <w:t>I can't find a job with a sufficient salary</w:t>
            </w:r>
          </w:p>
        </w:tc>
        <w:tc>
          <w:tcPr>
            <w:tcW w:w="1170" w:type="dxa"/>
          </w:tcPr>
          <w:p w14:paraId="467296D1" w14:textId="77777777" w:rsidR="00CD770A" w:rsidRPr="00BE1D4A" w:rsidRDefault="00CD770A" w:rsidP="005A14D8">
            <w:pPr>
              <w:rPr>
                <w:lang w:val="uk-UA"/>
              </w:rPr>
            </w:pPr>
            <w:r w:rsidRPr="00BE1D4A">
              <w:rPr>
                <w:lang w:val="uk-UA"/>
              </w:rPr>
              <w:t>3</w:t>
            </w:r>
          </w:p>
        </w:tc>
      </w:tr>
      <w:tr w:rsidR="00CD770A" w:rsidRPr="00BE1D4A" w14:paraId="4B1D389D" w14:textId="77777777" w:rsidTr="7C68DDE7">
        <w:tc>
          <w:tcPr>
            <w:tcW w:w="8190" w:type="dxa"/>
          </w:tcPr>
          <w:p w14:paraId="5CDD23E6" w14:textId="77777777" w:rsidR="00CD770A" w:rsidRDefault="00CD770A" w:rsidP="005A14D8">
            <w:pPr>
              <w:rPr>
                <w:bCs/>
                <w:lang w:val="uk-UA"/>
              </w:rPr>
            </w:pPr>
            <w:r>
              <w:rPr>
                <w:bCs/>
                <w:lang w:val="uk-UA"/>
              </w:rPr>
              <w:t xml:space="preserve">I am unable to work due to health reasons (physical or psychological); specifically, I am unable to work at </w:t>
            </w:r>
            <w:r w:rsidRPr="00C84C71">
              <w:rPr>
                <w:lang w:val="uk-UA"/>
              </w:rPr>
              <w:t xml:space="preserve">the job </w:t>
            </w:r>
            <w:r>
              <w:rPr>
                <w:bCs/>
                <w:lang w:val="uk-UA"/>
              </w:rPr>
              <w:t xml:space="preserve">available </w:t>
            </w:r>
            <w:r w:rsidRPr="00C84C71">
              <w:rPr>
                <w:lang w:val="uk-UA"/>
              </w:rPr>
              <w:t xml:space="preserve">to me </w:t>
            </w:r>
            <w:r>
              <w:rPr>
                <w:bCs/>
                <w:lang w:val="uk-UA"/>
              </w:rPr>
              <w:t xml:space="preserve">in </w:t>
            </w:r>
            <w:r w:rsidRPr="00BE1D4A">
              <w:rPr>
                <w:b/>
                <w:bCs/>
                <w:color w:val="00B0F0"/>
                <w:lang w:val="uk-UA"/>
              </w:rPr>
              <w:t>[</w:t>
            </w:r>
            <w:r>
              <w:rPr>
                <w:b/>
                <w:bCs/>
                <w:color w:val="00B0F0"/>
                <w:lang w:val="uk-UA"/>
              </w:rPr>
              <w:t>_filling_from_S5</w:t>
            </w:r>
            <w:r w:rsidRPr="00BE1D4A">
              <w:rPr>
                <w:b/>
                <w:bCs/>
                <w:color w:val="00B0F0"/>
                <w:lang w:val="uk-UA"/>
              </w:rPr>
              <w:t xml:space="preserve">] </w:t>
            </w:r>
            <w:r>
              <w:rPr>
                <w:bCs/>
                <w:lang w:val="uk-UA"/>
              </w:rPr>
              <w:t>for these reasons</w:t>
            </w:r>
            <w:r w:rsidRPr="00C84C71">
              <w:rPr>
                <w:lang w:val="uk-UA"/>
              </w:rPr>
              <w:t xml:space="preserve"> </w:t>
            </w:r>
          </w:p>
        </w:tc>
        <w:tc>
          <w:tcPr>
            <w:tcW w:w="1170" w:type="dxa"/>
          </w:tcPr>
          <w:p w14:paraId="2AB70A91" w14:textId="77777777" w:rsidR="00CD770A" w:rsidRPr="00BE1D4A" w:rsidRDefault="00CD770A" w:rsidP="005A14D8">
            <w:pPr>
              <w:rPr>
                <w:lang w:val="uk-UA"/>
              </w:rPr>
            </w:pPr>
            <w:r>
              <w:rPr>
                <w:lang w:val="uk-UA"/>
              </w:rPr>
              <w:t>4</w:t>
            </w:r>
          </w:p>
        </w:tc>
      </w:tr>
      <w:tr w:rsidR="00CD770A" w:rsidRPr="00BE1D4A" w14:paraId="1B7B31DC" w14:textId="77777777" w:rsidTr="7C68DDE7">
        <w:tc>
          <w:tcPr>
            <w:tcW w:w="8190" w:type="dxa"/>
          </w:tcPr>
          <w:p w14:paraId="3B11B401" w14:textId="77777777" w:rsidR="00CD770A" w:rsidRDefault="00CD770A" w:rsidP="005A14D8">
            <w:pPr>
              <w:rPr>
                <w:bCs/>
                <w:lang w:val="uk-UA"/>
              </w:rPr>
            </w:pPr>
            <w:r>
              <w:rPr>
                <w:bCs/>
                <w:lang w:val="uk-UA"/>
              </w:rPr>
              <w:t>I cannot work because I need to care for children or other family members</w:t>
            </w:r>
          </w:p>
        </w:tc>
        <w:tc>
          <w:tcPr>
            <w:tcW w:w="1170" w:type="dxa"/>
          </w:tcPr>
          <w:p w14:paraId="31336374" w14:textId="77777777" w:rsidR="00CD770A" w:rsidRPr="00BE1D4A" w:rsidRDefault="00CD770A" w:rsidP="005A14D8">
            <w:pPr>
              <w:rPr>
                <w:lang w:val="uk-UA"/>
              </w:rPr>
            </w:pPr>
            <w:r>
              <w:rPr>
                <w:lang w:val="uk-UA"/>
              </w:rPr>
              <w:t>5</w:t>
            </w:r>
          </w:p>
        </w:tc>
      </w:tr>
      <w:tr w:rsidR="00CD770A" w:rsidRPr="00BE1D4A" w14:paraId="36D19F76" w14:textId="77777777" w:rsidTr="7C68DDE7">
        <w:tc>
          <w:tcPr>
            <w:tcW w:w="8190" w:type="dxa"/>
          </w:tcPr>
          <w:p w14:paraId="60347ACB" w14:textId="77777777" w:rsidR="00CD770A" w:rsidRDefault="00CD770A" w:rsidP="005A14D8">
            <w:pPr>
              <w:rPr>
                <w:bCs/>
                <w:lang w:val="uk-UA"/>
              </w:rPr>
            </w:pPr>
            <w:r>
              <w:rPr>
                <w:bCs/>
                <w:lang w:val="uk-UA"/>
              </w:rPr>
              <w:lastRenderedPageBreak/>
              <w:t>The income earned by other members of my family or financial assistance is sufficient</w:t>
            </w:r>
          </w:p>
        </w:tc>
        <w:tc>
          <w:tcPr>
            <w:tcW w:w="1170" w:type="dxa"/>
          </w:tcPr>
          <w:p w14:paraId="5857AE96" w14:textId="77777777" w:rsidR="00CD770A" w:rsidRDefault="00CD770A" w:rsidP="005A14D8">
            <w:pPr>
              <w:rPr>
                <w:lang w:val="uk-UA"/>
              </w:rPr>
            </w:pPr>
            <w:r>
              <w:rPr>
                <w:lang w:val="uk-UA"/>
              </w:rPr>
              <w:t>6</w:t>
            </w:r>
          </w:p>
        </w:tc>
      </w:tr>
      <w:tr w:rsidR="2F68CD4B" w14:paraId="14F69DF4" w14:textId="77777777" w:rsidTr="7C68DDE7">
        <w:trPr>
          <w:trHeight w:val="300"/>
        </w:trPr>
        <w:tc>
          <w:tcPr>
            <w:tcW w:w="8190" w:type="dxa"/>
            <w:shd w:val="clear" w:color="auto" w:fill="E2EFD9" w:themeFill="accent6" w:themeFillTint="33"/>
          </w:tcPr>
          <w:p w14:paraId="495CDBD9" w14:textId="58636F3C" w:rsidR="0671A607" w:rsidRDefault="53CF8186" w:rsidP="2F68CD4B">
            <w:pPr>
              <w:rPr>
                <w:lang w:val="uk-UA"/>
              </w:rPr>
            </w:pPr>
            <w:r w:rsidRPr="7C68DDE7">
              <w:rPr>
                <w:lang w:val="uk-UA"/>
              </w:rPr>
              <w:t>I cannot find a job that matches my experience and qualifications</w:t>
            </w:r>
          </w:p>
        </w:tc>
        <w:tc>
          <w:tcPr>
            <w:tcW w:w="1170" w:type="dxa"/>
            <w:shd w:val="clear" w:color="auto" w:fill="E2EFD9" w:themeFill="accent6" w:themeFillTint="33"/>
          </w:tcPr>
          <w:p w14:paraId="1508784A" w14:textId="23D5FD25" w:rsidR="0671A607" w:rsidRDefault="3625EB51" w:rsidP="2F68CD4B">
            <w:pPr>
              <w:rPr>
                <w:lang w:val="uk-UA"/>
              </w:rPr>
            </w:pPr>
            <w:r w:rsidRPr="7C68DDE7">
              <w:rPr>
                <w:lang w:val="uk-UA"/>
              </w:rPr>
              <w:t>7</w:t>
            </w:r>
          </w:p>
        </w:tc>
      </w:tr>
      <w:tr w:rsidR="25B890FF" w14:paraId="4C88DE2D" w14:textId="77777777" w:rsidTr="7C68DDE7">
        <w:trPr>
          <w:trHeight w:val="300"/>
        </w:trPr>
        <w:tc>
          <w:tcPr>
            <w:tcW w:w="8190" w:type="dxa"/>
            <w:shd w:val="clear" w:color="auto" w:fill="E2EFD9" w:themeFill="accent6" w:themeFillTint="33"/>
          </w:tcPr>
          <w:p w14:paraId="18A8A7C6" w14:textId="2676F980" w:rsidR="3572E8C2" w:rsidRDefault="3572E8C2" w:rsidP="25B890FF">
            <w:pPr>
              <w:rPr>
                <w:lang w:val="uk-UA"/>
              </w:rPr>
            </w:pPr>
            <w:r w:rsidRPr="25B890FF">
              <w:rPr>
                <w:lang w:val="uk-UA"/>
              </w:rPr>
              <w:t xml:space="preserve">I was laid off </w:t>
            </w:r>
          </w:p>
        </w:tc>
        <w:tc>
          <w:tcPr>
            <w:tcW w:w="1170" w:type="dxa"/>
            <w:shd w:val="clear" w:color="auto" w:fill="E2EFD9" w:themeFill="accent6" w:themeFillTint="33"/>
          </w:tcPr>
          <w:p w14:paraId="63F7DCC4" w14:textId="5C72BBF4" w:rsidR="3572E8C2" w:rsidRDefault="3572E8C2" w:rsidP="25B890FF">
            <w:pPr>
              <w:rPr>
                <w:lang w:val="uk-UA"/>
              </w:rPr>
            </w:pPr>
            <w:r w:rsidRPr="25B890FF">
              <w:rPr>
                <w:lang w:val="uk-UA"/>
              </w:rPr>
              <w:t>8</w:t>
            </w:r>
          </w:p>
        </w:tc>
      </w:tr>
      <w:tr w:rsidR="00CD770A" w:rsidRPr="00BE1D4A" w14:paraId="3E76B071" w14:textId="77777777" w:rsidTr="7C68DDE7">
        <w:tc>
          <w:tcPr>
            <w:tcW w:w="8190" w:type="dxa"/>
          </w:tcPr>
          <w:p w14:paraId="22DF4C15" w14:textId="77777777" w:rsidR="00CD770A" w:rsidRDefault="00CD770A" w:rsidP="005A14D8">
            <w:pPr>
              <w:rPr>
                <w:bCs/>
                <w:lang w:val="uk-UA"/>
              </w:rPr>
            </w:pPr>
            <w:r w:rsidRPr="00B24EB2">
              <w:rPr>
                <w:bCs/>
                <w:color w:val="00B0F0"/>
                <w:lang w:val="uk-UA"/>
              </w:rPr>
              <w:t>Other</w:t>
            </w:r>
          </w:p>
        </w:tc>
        <w:tc>
          <w:tcPr>
            <w:tcW w:w="1170" w:type="dxa"/>
          </w:tcPr>
          <w:p w14:paraId="6B768FC7" w14:textId="77777777" w:rsidR="00CD770A" w:rsidRDefault="00CD770A" w:rsidP="005A14D8">
            <w:pPr>
              <w:rPr>
                <w:lang w:val="uk-UA"/>
              </w:rPr>
            </w:pPr>
            <w:r>
              <w:rPr>
                <w:lang w:val="uk-UA"/>
              </w:rPr>
              <w:t>97</w:t>
            </w:r>
          </w:p>
        </w:tc>
      </w:tr>
    </w:tbl>
    <w:p w14:paraId="298EAFA2" w14:textId="77777777" w:rsidR="00CD770A" w:rsidRDefault="00CD770A" w:rsidP="00CD770A">
      <w:pPr>
        <w:rPr>
          <w:lang w:val="uk-UA"/>
        </w:rPr>
      </w:pPr>
    </w:p>
    <w:p w14:paraId="7670313B" w14:textId="4D3B761B" w:rsidR="00CD770A" w:rsidRDefault="00CD770A" w:rsidP="00CD770A">
      <w:pPr>
        <w:rPr>
          <w:lang w:val="uk-UA"/>
        </w:rPr>
      </w:pPr>
    </w:p>
    <w:p w14:paraId="765E4470" w14:textId="3A0CBF2F" w:rsidR="0060775F" w:rsidRPr="0060775F" w:rsidRDefault="00CD770A" w:rsidP="6FD2E594">
      <w:pPr>
        <w:widowControl w:val="0"/>
        <w:shd w:val="clear" w:color="auto" w:fill="00B0F0"/>
        <w:adjustRightInd w:val="0"/>
        <w:jc w:val="center"/>
        <w:rPr>
          <w:rFonts w:ascii="Arial" w:hAnsi="Arial" w:cs="Arial"/>
          <w:b/>
          <w:bCs/>
          <w:lang w:val="uk-UA"/>
        </w:rPr>
      </w:pPr>
      <w:r w:rsidRPr="637DE64A">
        <w:rPr>
          <w:rFonts w:ascii="Arial" w:hAnsi="Arial" w:cs="Arial"/>
          <w:b/>
          <w:bCs/>
          <w:color w:val="FFFFFF" w:themeColor="background1"/>
          <w:lang w:val="uk-UA"/>
        </w:rPr>
        <w:t xml:space="preserve">G. PLANS FOR THE FUTURE  </w:t>
      </w:r>
    </w:p>
    <w:p w14:paraId="320F5584" w14:textId="77777777" w:rsidR="00CD770A" w:rsidRDefault="00CD770A" w:rsidP="00CD770A">
      <w:pPr>
        <w:rPr>
          <w:lang w:val="uk-UA"/>
        </w:rPr>
      </w:pPr>
    </w:p>
    <w:tbl>
      <w:tblPr>
        <w:tblStyle w:val="TableGrid"/>
        <w:tblW w:w="0" w:type="auto"/>
        <w:tblLook w:val="04A0" w:firstRow="1" w:lastRow="0" w:firstColumn="1" w:lastColumn="0" w:noHBand="0" w:noVBand="1"/>
      </w:tblPr>
      <w:tblGrid>
        <w:gridCol w:w="8217"/>
        <w:gridCol w:w="1133"/>
      </w:tblGrid>
      <w:tr w:rsidR="00CD770A" w:rsidRPr="00BE1D4A" w14:paraId="54B879C9" w14:textId="77777777" w:rsidTr="005A14D8">
        <w:tc>
          <w:tcPr>
            <w:tcW w:w="8217" w:type="dxa"/>
          </w:tcPr>
          <w:p w14:paraId="11506845" w14:textId="77777777" w:rsidR="00CD770A" w:rsidRPr="005944B2" w:rsidRDefault="00CD770A" w:rsidP="005A14D8">
            <w:pPr>
              <w:rPr>
                <w:b/>
                <w:bCs/>
                <w:lang w:val="ru-RU"/>
              </w:rPr>
            </w:pPr>
            <w:r w:rsidRPr="00BE1D4A">
              <w:rPr>
                <w:b/>
                <w:bCs/>
                <w:lang w:val="uk-UA"/>
              </w:rPr>
              <w:t xml:space="preserve">Q2. </w:t>
            </w:r>
            <w:r>
              <w:rPr>
                <w:b/>
                <w:bCs/>
                <w:lang w:val="uk-UA"/>
              </w:rPr>
              <w:t>Do you plan to return to Ukraine?</w:t>
            </w:r>
          </w:p>
          <w:p w14:paraId="54BCE533" w14:textId="77777777" w:rsidR="00CD770A" w:rsidRPr="00767509" w:rsidRDefault="00CD770A" w:rsidP="005A14D8">
            <w:pPr>
              <w:rPr>
                <w:b/>
                <w:bCs/>
                <w:lang w:val="uk-UA"/>
              </w:rPr>
            </w:pPr>
          </w:p>
        </w:tc>
        <w:tc>
          <w:tcPr>
            <w:tcW w:w="1133" w:type="dxa"/>
          </w:tcPr>
          <w:p w14:paraId="6DB1AFF7" w14:textId="77777777" w:rsidR="00CD770A" w:rsidRPr="00BE1D4A" w:rsidRDefault="00CD770A" w:rsidP="005A14D8">
            <w:pPr>
              <w:rPr>
                <w:lang w:val="uk-UA"/>
              </w:rPr>
            </w:pPr>
            <w:r w:rsidRPr="00BE1D4A">
              <w:rPr>
                <w:b/>
                <w:bCs/>
                <w:color w:val="00B0F0"/>
                <w:lang w:val="uk-UA"/>
              </w:rPr>
              <w:t>OV</w:t>
            </w:r>
          </w:p>
        </w:tc>
      </w:tr>
      <w:tr w:rsidR="00CD770A" w:rsidRPr="00BE1D4A" w14:paraId="2846DB2D" w14:textId="77777777" w:rsidTr="005A14D8">
        <w:tc>
          <w:tcPr>
            <w:tcW w:w="8217" w:type="dxa"/>
          </w:tcPr>
          <w:p w14:paraId="4424F2F4" w14:textId="77777777" w:rsidR="00CD770A" w:rsidRPr="00BE1D4A" w:rsidRDefault="00CD770A" w:rsidP="005A14D8">
            <w:pPr>
              <w:rPr>
                <w:bCs/>
                <w:lang w:val="uk-UA"/>
              </w:rPr>
            </w:pPr>
            <w:r>
              <w:rPr>
                <w:bCs/>
                <w:lang w:val="uk-UA"/>
              </w:rPr>
              <w:t>Definitely</w:t>
            </w:r>
          </w:p>
        </w:tc>
        <w:tc>
          <w:tcPr>
            <w:tcW w:w="1133" w:type="dxa"/>
          </w:tcPr>
          <w:p w14:paraId="588959CC" w14:textId="77777777" w:rsidR="00CD770A" w:rsidRPr="00BE1D4A" w:rsidRDefault="00CD770A" w:rsidP="005A14D8">
            <w:pPr>
              <w:rPr>
                <w:lang w:val="uk-UA"/>
              </w:rPr>
            </w:pPr>
            <w:r w:rsidRPr="00BE1D4A">
              <w:rPr>
                <w:lang w:val="uk-UA"/>
              </w:rPr>
              <w:t>1</w:t>
            </w:r>
          </w:p>
        </w:tc>
      </w:tr>
      <w:tr w:rsidR="00CD770A" w:rsidRPr="00BE1D4A" w14:paraId="54EB7F50" w14:textId="77777777" w:rsidTr="005A14D8">
        <w:tc>
          <w:tcPr>
            <w:tcW w:w="8217" w:type="dxa"/>
          </w:tcPr>
          <w:p w14:paraId="41530EAF" w14:textId="77777777" w:rsidR="00CD770A" w:rsidRPr="00BE1D4A" w:rsidRDefault="00CD770A" w:rsidP="005A14D8">
            <w:pPr>
              <w:rPr>
                <w:bCs/>
                <w:lang w:val="uk-UA"/>
              </w:rPr>
            </w:pPr>
            <w:r>
              <w:rPr>
                <w:bCs/>
                <w:lang w:val="uk-UA"/>
              </w:rPr>
              <w:t>I'm planning to</w:t>
            </w:r>
          </w:p>
        </w:tc>
        <w:tc>
          <w:tcPr>
            <w:tcW w:w="1133" w:type="dxa"/>
          </w:tcPr>
          <w:p w14:paraId="2A673867" w14:textId="77777777" w:rsidR="00CD770A" w:rsidRPr="00BE1D4A" w:rsidRDefault="00CD770A" w:rsidP="005A14D8">
            <w:pPr>
              <w:rPr>
                <w:lang w:val="uk-UA"/>
              </w:rPr>
            </w:pPr>
            <w:r w:rsidRPr="00BE1D4A">
              <w:rPr>
                <w:lang w:val="uk-UA"/>
              </w:rPr>
              <w:t>2</w:t>
            </w:r>
          </w:p>
        </w:tc>
      </w:tr>
      <w:tr w:rsidR="00CD770A" w:rsidRPr="00BE1D4A" w14:paraId="401F0609" w14:textId="77777777" w:rsidTr="005A14D8">
        <w:tc>
          <w:tcPr>
            <w:tcW w:w="8217" w:type="dxa"/>
          </w:tcPr>
          <w:p w14:paraId="69800D3B" w14:textId="77777777" w:rsidR="00CD770A" w:rsidRPr="00BE1D4A" w:rsidRDefault="00CD770A" w:rsidP="005A14D8">
            <w:pPr>
              <w:rPr>
                <w:bCs/>
                <w:lang w:val="uk-UA"/>
              </w:rPr>
            </w:pPr>
            <w:r>
              <w:rPr>
                <w:bCs/>
                <w:lang w:val="uk-UA"/>
              </w:rPr>
              <w:t>I don't really plan</w:t>
            </w:r>
          </w:p>
        </w:tc>
        <w:tc>
          <w:tcPr>
            <w:tcW w:w="1133" w:type="dxa"/>
          </w:tcPr>
          <w:p w14:paraId="70888339" w14:textId="77777777" w:rsidR="00CD770A" w:rsidRPr="00BE1D4A" w:rsidRDefault="00CD770A" w:rsidP="005A14D8">
            <w:pPr>
              <w:rPr>
                <w:lang w:val="uk-UA"/>
              </w:rPr>
            </w:pPr>
            <w:r w:rsidRPr="00BE1D4A">
              <w:rPr>
                <w:lang w:val="uk-UA"/>
              </w:rPr>
              <w:t>3</w:t>
            </w:r>
          </w:p>
        </w:tc>
      </w:tr>
      <w:tr w:rsidR="00CD770A" w:rsidRPr="00BE1D4A" w14:paraId="6BB3CB9C" w14:textId="77777777" w:rsidTr="005A14D8">
        <w:tc>
          <w:tcPr>
            <w:tcW w:w="8217" w:type="dxa"/>
          </w:tcPr>
          <w:p w14:paraId="01376981" w14:textId="77777777" w:rsidR="00CD770A" w:rsidRDefault="00CD770A" w:rsidP="005A14D8">
            <w:pPr>
              <w:rPr>
                <w:bCs/>
                <w:lang w:val="uk-UA"/>
              </w:rPr>
            </w:pPr>
            <w:r>
              <w:rPr>
                <w:bCs/>
                <w:lang w:val="uk-UA"/>
              </w:rPr>
              <w:t>Definitely not planning</w:t>
            </w:r>
          </w:p>
        </w:tc>
        <w:tc>
          <w:tcPr>
            <w:tcW w:w="1133" w:type="dxa"/>
          </w:tcPr>
          <w:p w14:paraId="45D7325C" w14:textId="77777777" w:rsidR="00CD770A" w:rsidRPr="00BE1D4A" w:rsidRDefault="00CD770A" w:rsidP="005A14D8">
            <w:pPr>
              <w:rPr>
                <w:lang w:val="uk-UA"/>
              </w:rPr>
            </w:pPr>
            <w:r>
              <w:rPr>
                <w:lang w:val="uk-UA"/>
              </w:rPr>
              <w:t>4</w:t>
            </w:r>
          </w:p>
        </w:tc>
      </w:tr>
      <w:tr w:rsidR="00CD770A" w:rsidRPr="00BE1D4A" w14:paraId="5ACEDAAA" w14:textId="77777777" w:rsidTr="005A14D8">
        <w:tc>
          <w:tcPr>
            <w:tcW w:w="8217" w:type="dxa"/>
          </w:tcPr>
          <w:p w14:paraId="6B972352" w14:textId="77777777" w:rsidR="00CD770A" w:rsidRDefault="00CD770A" w:rsidP="005A14D8">
            <w:pPr>
              <w:rPr>
                <w:bCs/>
                <w:lang w:val="uk-UA"/>
              </w:rPr>
            </w:pPr>
            <w:r>
              <w:rPr>
                <w:bCs/>
                <w:lang w:val="uk-UA"/>
              </w:rPr>
              <w:t>Hard to say</w:t>
            </w:r>
          </w:p>
        </w:tc>
        <w:tc>
          <w:tcPr>
            <w:tcW w:w="1133" w:type="dxa"/>
          </w:tcPr>
          <w:p w14:paraId="2032E02D" w14:textId="77777777" w:rsidR="00CD770A" w:rsidRPr="00BE1D4A" w:rsidRDefault="00CD770A" w:rsidP="005A14D8">
            <w:pPr>
              <w:rPr>
                <w:lang w:val="uk-UA"/>
              </w:rPr>
            </w:pPr>
            <w:r>
              <w:rPr>
                <w:lang w:val="uk-UA"/>
              </w:rPr>
              <w:t>98</w:t>
            </w:r>
          </w:p>
        </w:tc>
      </w:tr>
    </w:tbl>
    <w:p w14:paraId="4CA78E10" w14:textId="77777777" w:rsidR="00CD770A" w:rsidRDefault="00CD770A" w:rsidP="00CD770A">
      <w:pPr>
        <w:rPr>
          <w:lang w:val="uk-UA"/>
        </w:rPr>
      </w:pPr>
    </w:p>
    <w:p w14:paraId="5FD9D898" w14:textId="276C6236" w:rsidR="6B0239D8" w:rsidRDefault="6B0239D8" w:rsidP="6B0239D8">
      <w:pPr>
        <w:rPr>
          <w:lang w:val="uk-UA"/>
        </w:rPr>
      </w:pPr>
    </w:p>
    <w:p w14:paraId="664384C4" w14:textId="25CC2EFE" w:rsidR="6B0239D8" w:rsidRDefault="6B0239D8" w:rsidP="6B0239D8">
      <w:pPr>
        <w:rPr>
          <w:lang w:val="uk-UA"/>
        </w:rPr>
      </w:pPr>
    </w:p>
    <w:p w14:paraId="0DD83378" w14:textId="1F9CE3D5" w:rsidR="00C7264A" w:rsidRPr="00512AD9" w:rsidRDefault="423C5F5B" w:rsidP="7B81375D">
      <w:pPr>
        <w:pStyle w:val="ListParagraph"/>
        <w:numPr>
          <w:ilvl w:val="0"/>
          <w:numId w:val="12"/>
        </w:numPr>
        <w:spacing w:after="160" w:line="259" w:lineRule="auto"/>
        <w:rPr>
          <w:b/>
          <w:bCs/>
          <w:lang w:val="uk-UA"/>
        </w:rPr>
      </w:pPr>
      <w:bookmarkStart w:id="9" w:name="_Ref132150052"/>
      <w:r w:rsidRPr="7B81375D">
        <w:rPr>
          <w:b/>
          <w:bCs/>
          <w:lang w:val="uk-UA"/>
        </w:rPr>
        <w:t>(If you are likely or definitely planning to</w:t>
      </w:r>
      <w:r w:rsidRPr="7B81375D">
        <w:rPr>
          <w:b/>
          <w:bCs/>
          <w:lang w:val="ru-RU"/>
        </w:rPr>
        <w:t xml:space="preserve">: Q2==1 </w:t>
      </w:r>
      <w:r w:rsidRPr="7B81375D">
        <w:rPr>
          <w:b/>
          <w:bCs/>
          <w:lang w:val="uk-UA"/>
        </w:rPr>
        <w:t>or</w:t>
      </w:r>
      <w:r w:rsidRPr="7B81375D">
        <w:rPr>
          <w:b/>
          <w:bCs/>
          <w:lang w:val="ru-RU"/>
        </w:rPr>
        <w:t xml:space="preserve"> 2</w:t>
      </w:r>
      <w:r w:rsidRPr="7B81375D">
        <w:rPr>
          <w:b/>
          <w:bCs/>
          <w:lang w:val="uk-UA"/>
        </w:rPr>
        <w:t>) When do you plan to return?</w:t>
      </w:r>
      <w:bookmarkEnd w:id="9"/>
    </w:p>
    <w:p w14:paraId="3A3B2E94" w14:textId="77777777" w:rsidR="00C7264A" w:rsidRDefault="55AF68F7" w:rsidP="7B81375D">
      <w:pPr>
        <w:rPr>
          <w:lang w:val="uk-UA"/>
        </w:rPr>
      </w:pPr>
      <w:r w:rsidRPr="7B81375D">
        <w:rPr>
          <w:lang w:val="uk-UA"/>
        </w:rPr>
        <w:t>Only after the war has definitively ended with the signing of a document that will allow civilian flights over Ukraine to resume</w:t>
      </w:r>
    </w:p>
    <w:p w14:paraId="0B76AF26" w14:textId="77777777" w:rsidR="00C7264A" w:rsidRDefault="423C5F5B" w:rsidP="7B81375D">
      <w:pPr>
        <w:rPr>
          <w:lang w:val="uk-UA"/>
        </w:rPr>
      </w:pPr>
      <w:r w:rsidRPr="7B81375D">
        <w:rPr>
          <w:lang w:val="uk-UA"/>
        </w:rPr>
        <w:t>I am ready to return even before the war ends</w:t>
      </w:r>
    </w:p>
    <w:p w14:paraId="58140550" w14:textId="77777777" w:rsidR="00C7264A" w:rsidRDefault="00C7264A" w:rsidP="7B81375D">
      <w:pPr>
        <w:rPr>
          <w:lang w:val="uk-UA"/>
        </w:rPr>
      </w:pPr>
    </w:p>
    <w:p w14:paraId="7F5B9E92" w14:textId="67744A35" w:rsidR="00C7264A" w:rsidRPr="00512AD9" w:rsidRDefault="423C5F5B" w:rsidP="70000499">
      <w:pPr>
        <w:pStyle w:val="ListParagraph"/>
        <w:numPr>
          <w:ilvl w:val="0"/>
          <w:numId w:val="12"/>
        </w:numPr>
        <w:spacing w:after="160" w:line="259" w:lineRule="auto"/>
        <w:rPr>
          <w:b/>
          <w:bCs/>
          <w:lang w:val="uk-UA"/>
        </w:rPr>
      </w:pPr>
      <w:r w:rsidRPr="7C68DDE7">
        <w:rPr>
          <w:b/>
          <w:bCs/>
          <w:lang w:val="uk-UA"/>
        </w:rPr>
        <w:t xml:space="preserve">Please tell us, have your intentions regarding returning to Ukraine changed compared to your intentions a year ago? </w:t>
      </w:r>
      <w:r w:rsidRPr="7C68DDE7">
        <w:rPr>
          <w:b/>
          <w:bCs/>
          <w:i/>
          <w:iCs/>
          <w:lang w:val="uk-UA"/>
        </w:rPr>
        <w:t>(select one answer)</w:t>
      </w:r>
    </w:p>
    <w:p w14:paraId="78DF31F5" w14:textId="77777777" w:rsidR="00C7264A" w:rsidRDefault="423C5F5B" w:rsidP="70000499">
      <w:pPr>
        <w:rPr>
          <w:lang w:val="uk-UA"/>
        </w:rPr>
      </w:pPr>
      <w:r w:rsidRPr="7B81375D">
        <w:rPr>
          <w:lang w:val="uk-UA"/>
        </w:rPr>
        <w:t>No, they haven’t</w:t>
      </w:r>
    </w:p>
    <w:p w14:paraId="258C8C00" w14:textId="77777777" w:rsidR="00C7264A" w:rsidRDefault="423C5F5B" w:rsidP="70000499">
      <w:pPr>
        <w:rPr>
          <w:lang w:val="uk-UA"/>
        </w:rPr>
      </w:pPr>
      <w:r w:rsidRPr="7B81375D">
        <w:rPr>
          <w:lang w:val="uk-UA"/>
        </w:rPr>
        <w:t>I am more inclined not to return to Ukraine at all, although I was thinking about returning back then</w:t>
      </w:r>
    </w:p>
    <w:p w14:paraId="1BE3A98E" w14:textId="77777777" w:rsidR="00C7264A" w:rsidRDefault="423C5F5B" w:rsidP="70000499">
      <w:pPr>
        <w:rPr>
          <w:lang w:val="uk-UA"/>
        </w:rPr>
      </w:pPr>
      <w:r w:rsidRPr="7B81375D">
        <w:rPr>
          <w:lang w:val="uk-UA"/>
        </w:rPr>
        <w:t>I am more inclined to return to Ukraine later than I had planned at the time</w:t>
      </w:r>
    </w:p>
    <w:p w14:paraId="07EC5FFE" w14:textId="77777777" w:rsidR="00C7264A" w:rsidRDefault="423C5F5B" w:rsidP="70000499">
      <w:pPr>
        <w:rPr>
          <w:lang w:val="uk-UA"/>
        </w:rPr>
      </w:pPr>
      <w:r w:rsidRPr="7B81375D">
        <w:rPr>
          <w:lang w:val="uk-UA"/>
        </w:rPr>
        <w:t>I am more inclined to return to Ukraine sooner than I had planned at the time</w:t>
      </w:r>
    </w:p>
    <w:p w14:paraId="122B379E" w14:textId="77777777" w:rsidR="00C7264A" w:rsidRPr="005F1933" w:rsidRDefault="423C5F5B" w:rsidP="70000499">
      <w:pPr>
        <w:rPr>
          <w:lang w:val="uk-UA"/>
        </w:rPr>
      </w:pPr>
      <w:r w:rsidRPr="25B890FF">
        <w:rPr>
          <w:lang w:val="uk-UA"/>
        </w:rPr>
        <w:t>I am more inclined to return to Ukraine, although I had previously planned not to</w:t>
      </w:r>
    </w:p>
    <w:p w14:paraId="7C87E016" w14:textId="77777777" w:rsidR="008A1F68" w:rsidRDefault="008A1F68" w:rsidP="00CD770A">
      <w:pPr>
        <w:rPr>
          <w:lang w:val="uk-UA"/>
        </w:rPr>
      </w:pPr>
    </w:p>
    <w:tbl>
      <w:tblPr>
        <w:tblStyle w:val="TableGrid"/>
        <w:tblW w:w="0" w:type="auto"/>
        <w:tblLook w:val="04A0" w:firstRow="1" w:lastRow="0" w:firstColumn="1" w:lastColumn="0" w:noHBand="0" w:noVBand="1"/>
      </w:tblPr>
      <w:tblGrid>
        <w:gridCol w:w="8217"/>
        <w:gridCol w:w="1133"/>
      </w:tblGrid>
      <w:tr w:rsidR="637DE64A" w14:paraId="2353C145" w14:textId="77777777" w:rsidTr="7C68DDE7">
        <w:trPr>
          <w:trHeight w:val="300"/>
        </w:trPr>
        <w:tc>
          <w:tcPr>
            <w:tcW w:w="8217" w:type="dxa"/>
            <w:shd w:val="clear" w:color="auto" w:fill="E2EFD9" w:themeFill="accent6" w:themeFillTint="33"/>
          </w:tcPr>
          <w:p w14:paraId="3DA22760" w14:textId="77777777" w:rsidR="637DE64A" w:rsidRDefault="637DE64A" w:rsidP="637DE64A">
            <w:pPr>
              <w:rPr>
                <w:b/>
                <w:bCs/>
                <w:color w:val="00B0F0"/>
                <w:lang w:val="uk-UA"/>
              </w:rPr>
            </w:pPr>
            <w:r w:rsidRPr="637DE64A">
              <w:rPr>
                <w:b/>
                <w:bCs/>
                <w:color w:val="00B0F0"/>
                <w:lang w:val="uk-UA"/>
              </w:rPr>
              <w:t>Rotation</w:t>
            </w:r>
          </w:p>
          <w:p w14:paraId="11E5C59B" w14:textId="1FA57D7E" w:rsidR="637DE64A" w:rsidRDefault="637DE64A" w:rsidP="637DE64A">
            <w:pPr>
              <w:rPr>
                <w:b/>
                <w:bCs/>
                <w:lang w:val="uk-UA"/>
              </w:rPr>
            </w:pPr>
            <w:r w:rsidRPr="7C68DDE7">
              <w:rPr>
                <w:b/>
                <w:bCs/>
                <w:lang w:val="uk-UA"/>
              </w:rPr>
              <w:t>Q4.</w:t>
            </w:r>
            <w:r w:rsidR="6B42F29D" w:rsidRPr="7C68DDE7">
              <w:rPr>
                <w:b/>
                <w:bCs/>
                <w:lang w:val="uk-UA"/>
              </w:rPr>
              <w:t xml:space="preserve">0 </w:t>
            </w:r>
            <w:r w:rsidRPr="7C68DDE7">
              <w:rPr>
                <w:b/>
                <w:bCs/>
                <w:lang w:val="uk-UA"/>
              </w:rPr>
              <w:t xml:space="preserve">What </w:t>
            </w:r>
            <w:r w:rsidR="4AC2C411" w:rsidRPr="7C68DDE7">
              <w:rPr>
                <w:b/>
                <w:bCs/>
                <w:lang w:val="uk-UA"/>
              </w:rPr>
              <w:t xml:space="preserve">barriers are </w:t>
            </w:r>
            <w:r w:rsidR="1C2A6E2F" w:rsidRPr="7C68DDE7">
              <w:rPr>
                <w:b/>
                <w:bCs/>
                <w:lang w:val="uk-UA"/>
              </w:rPr>
              <w:t xml:space="preserve">currently </w:t>
            </w:r>
            <w:r w:rsidR="4AC2C411" w:rsidRPr="7C68DDE7">
              <w:rPr>
                <w:b/>
                <w:bCs/>
                <w:lang w:val="uk-UA"/>
              </w:rPr>
              <w:t xml:space="preserve">preventing </w:t>
            </w:r>
            <w:r w:rsidRPr="7C68DDE7">
              <w:rPr>
                <w:b/>
                <w:bCs/>
                <w:lang w:val="uk-UA"/>
              </w:rPr>
              <w:t xml:space="preserve">you </w:t>
            </w:r>
            <w:r w:rsidR="16B7A218" w:rsidRPr="7C68DDE7">
              <w:rPr>
                <w:b/>
                <w:bCs/>
                <w:lang w:val="uk-UA"/>
              </w:rPr>
              <w:t xml:space="preserve">from </w:t>
            </w:r>
            <w:r w:rsidR="64B7EE8D" w:rsidRPr="7C68DDE7">
              <w:rPr>
                <w:b/>
                <w:bCs/>
                <w:lang w:val="uk-UA"/>
              </w:rPr>
              <w:t xml:space="preserve">returning </w:t>
            </w:r>
            <w:r w:rsidRPr="7C68DDE7">
              <w:rPr>
                <w:b/>
                <w:bCs/>
                <w:lang w:val="uk-UA"/>
              </w:rPr>
              <w:t>to Ukraine?</w:t>
            </w:r>
          </w:p>
          <w:p w14:paraId="77591954" w14:textId="77777777" w:rsidR="637DE64A" w:rsidRPr="00142CF7" w:rsidRDefault="637DE64A" w:rsidP="637DE64A">
            <w:pPr>
              <w:rPr>
                <w:b/>
                <w:bCs/>
                <w:lang w:val="uk-UA"/>
              </w:rPr>
            </w:pPr>
            <w:r w:rsidRPr="637DE64A">
              <w:rPr>
                <w:i/>
                <w:iCs/>
                <w:lang w:val="uk-UA"/>
              </w:rPr>
              <w:t>Select all that apply</w:t>
            </w:r>
          </w:p>
        </w:tc>
        <w:tc>
          <w:tcPr>
            <w:tcW w:w="1133" w:type="dxa"/>
            <w:shd w:val="clear" w:color="auto" w:fill="E2EFD9" w:themeFill="accent6" w:themeFillTint="33"/>
          </w:tcPr>
          <w:p w14:paraId="54F69DBE" w14:textId="77777777" w:rsidR="637DE64A" w:rsidRDefault="637DE64A" w:rsidP="637DE64A">
            <w:pPr>
              <w:rPr>
                <w:lang w:val="uk-UA"/>
              </w:rPr>
            </w:pPr>
            <w:r w:rsidRPr="637DE64A">
              <w:rPr>
                <w:b/>
                <w:bCs/>
                <w:color w:val="00B0F0"/>
                <w:lang w:val="uk-UA"/>
              </w:rPr>
              <w:t>MB</w:t>
            </w:r>
          </w:p>
        </w:tc>
      </w:tr>
      <w:tr w:rsidR="637DE64A" w14:paraId="4CF25389" w14:textId="77777777" w:rsidTr="7C68DDE7">
        <w:trPr>
          <w:trHeight w:val="300"/>
        </w:trPr>
        <w:tc>
          <w:tcPr>
            <w:tcW w:w="8217" w:type="dxa"/>
            <w:shd w:val="clear" w:color="auto" w:fill="E2EFD9" w:themeFill="accent6" w:themeFillTint="33"/>
          </w:tcPr>
          <w:p w14:paraId="59AFF956" w14:textId="11A18125" w:rsidR="2D0A535D" w:rsidRDefault="2D0A535D" w:rsidP="637DE64A">
            <w:pPr>
              <w:rPr>
                <w:lang w:val="uk-UA"/>
              </w:rPr>
            </w:pPr>
            <w:r w:rsidRPr="637DE64A">
              <w:rPr>
                <w:lang w:val="uk-UA"/>
              </w:rPr>
              <w:t>War</w:t>
            </w:r>
            <w:r w:rsidR="717D13E9" w:rsidRPr="637DE64A">
              <w:rPr>
                <w:lang w:val="uk-UA"/>
              </w:rPr>
              <w:t xml:space="preserve">, </w:t>
            </w:r>
            <w:r w:rsidR="4EE6C276" w:rsidRPr="637DE64A">
              <w:rPr>
                <w:lang w:val="uk-UA"/>
              </w:rPr>
              <w:t xml:space="preserve">fear </w:t>
            </w:r>
            <w:r w:rsidR="717D13E9" w:rsidRPr="637DE64A">
              <w:rPr>
                <w:lang w:val="uk-UA"/>
              </w:rPr>
              <w:t>for my own safety and that of my family</w:t>
            </w:r>
          </w:p>
        </w:tc>
        <w:tc>
          <w:tcPr>
            <w:tcW w:w="1133" w:type="dxa"/>
            <w:shd w:val="clear" w:color="auto" w:fill="E2EFD9" w:themeFill="accent6" w:themeFillTint="33"/>
          </w:tcPr>
          <w:p w14:paraId="1BFF2EE7" w14:textId="77777777" w:rsidR="637DE64A" w:rsidRDefault="637DE64A" w:rsidP="637DE64A">
            <w:pPr>
              <w:rPr>
                <w:lang w:val="uk-UA"/>
              </w:rPr>
            </w:pPr>
            <w:r w:rsidRPr="637DE64A">
              <w:rPr>
                <w:lang w:val="uk-UA"/>
              </w:rPr>
              <w:t>1</w:t>
            </w:r>
          </w:p>
        </w:tc>
      </w:tr>
      <w:tr w:rsidR="637DE64A" w14:paraId="42522706" w14:textId="77777777" w:rsidTr="7C68DDE7">
        <w:trPr>
          <w:trHeight w:val="300"/>
        </w:trPr>
        <w:tc>
          <w:tcPr>
            <w:tcW w:w="8217" w:type="dxa"/>
            <w:shd w:val="clear" w:color="auto" w:fill="E2EFD9" w:themeFill="accent6" w:themeFillTint="33"/>
          </w:tcPr>
          <w:p w14:paraId="6AEEC3D9" w14:textId="19E05A8B" w:rsidR="7008FA92" w:rsidRDefault="7008FA92" w:rsidP="637DE64A">
            <w:pPr>
              <w:rPr>
                <w:lang w:val="uk-UA"/>
              </w:rPr>
            </w:pPr>
            <w:r w:rsidRPr="637DE64A">
              <w:rPr>
                <w:lang w:val="uk-UA"/>
              </w:rPr>
              <w:t>Occupation of my region</w:t>
            </w:r>
          </w:p>
        </w:tc>
        <w:tc>
          <w:tcPr>
            <w:tcW w:w="1133" w:type="dxa"/>
            <w:shd w:val="clear" w:color="auto" w:fill="E2EFD9" w:themeFill="accent6" w:themeFillTint="33"/>
          </w:tcPr>
          <w:p w14:paraId="031AD24F" w14:textId="77777777" w:rsidR="637DE64A" w:rsidRDefault="637DE64A" w:rsidP="637DE64A">
            <w:pPr>
              <w:rPr>
                <w:lang w:val="uk-UA"/>
              </w:rPr>
            </w:pPr>
            <w:r w:rsidRPr="637DE64A">
              <w:rPr>
                <w:lang w:val="uk-UA"/>
              </w:rPr>
              <w:t>2</w:t>
            </w:r>
          </w:p>
        </w:tc>
      </w:tr>
      <w:tr w:rsidR="637DE64A" w14:paraId="0A951D0F" w14:textId="77777777" w:rsidTr="7C68DDE7">
        <w:trPr>
          <w:trHeight w:val="300"/>
        </w:trPr>
        <w:tc>
          <w:tcPr>
            <w:tcW w:w="8217" w:type="dxa"/>
            <w:shd w:val="clear" w:color="auto" w:fill="E2EFD9" w:themeFill="accent6" w:themeFillTint="33"/>
          </w:tcPr>
          <w:p w14:paraId="081ACB2B" w14:textId="5C4A17EB" w:rsidR="260FEE6C" w:rsidRDefault="260FEE6C" w:rsidP="637DE64A">
            <w:pPr>
              <w:rPr>
                <w:lang w:val="uk-UA"/>
              </w:rPr>
            </w:pPr>
            <w:r w:rsidRPr="637DE64A">
              <w:rPr>
                <w:lang w:val="uk-UA"/>
              </w:rPr>
              <w:t xml:space="preserve">My home/region is in or near a combat zone </w:t>
            </w:r>
          </w:p>
        </w:tc>
        <w:tc>
          <w:tcPr>
            <w:tcW w:w="1133" w:type="dxa"/>
            <w:shd w:val="clear" w:color="auto" w:fill="E2EFD9" w:themeFill="accent6" w:themeFillTint="33"/>
          </w:tcPr>
          <w:p w14:paraId="60E50E4A" w14:textId="77777777" w:rsidR="637DE64A" w:rsidRDefault="637DE64A" w:rsidP="637DE64A">
            <w:pPr>
              <w:rPr>
                <w:lang w:val="uk-UA"/>
              </w:rPr>
            </w:pPr>
            <w:r w:rsidRPr="637DE64A">
              <w:rPr>
                <w:lang w:val="uk-UA"/>
              </w:rPr>
              <w:t>3</w:t>
            </w:r>
          </w:p>
        </w:tc>
      </w:tr>
      <w:tr w:rsidR="637DE64A" w14:paraId="321A2E34" w14:textId="77777777" w:rsidTr="7C68DDE7">
        <w:trPr>
          <w:trHeight w:val="300"/>
        </w:trPr>
        <w:tc>
          <w:tcPr>
            <w:tcW w:w="8217" w:type="dxa"/>
            <w:shd w:val="clear" w:color="auto" w:fill="E2EFD9" w:themeFill="accent6" w:themeFillTint="33"/>
          </w:tcPr>
          <w:p w14:paraId="1B2CD2D0" w14:textId="7843C8D4" w:rsidR="0A25FB35" w:rsidRDefault="7EE37D44" w:rsidP="637DE64A">
            <w:pPr>
              <w:rPr>
                <w:lang w:val="uk-UA"/>
              </w:rPr>
            </w:pPr>
            <w:r w:rsidRPr="7B81375D">
              <w:rPr>
                <w:lang w:val="uk-UA"/>
              </w:rPr>
              <w:t xml:space="preserve">Problems </w:t>
            </w:r>
            <w:r w:rsidR="1B38A45A" w:rsidRPr="7B81375D">
              <w:rPr>
                <w:lang w:val="uk-UA"/>
              </w:rPr>
              <w:t xml:space="preserve">with power, water, heating, and other infrastructure </w:t>
            </w:r>
          </w:p>
        </w:tc>
        <w:tc>
          <w:tcPr>
            <w:tcW w:w="1133" w:type="dxa"/>
            <w:shd w:val="clear" w:color="auto" w:fill="E2EFD9" w:themeFill="accent6" w:themeFillTint="33"/>
          </w:tcPr>
          <w:p w14:paraId="3B010A1F" w14:textId="77777777" w:rsidR="637DE64A" w:rsidRDefault="637DE64A" w:rsidP="637DE64A">
            <w:pPr>
              <w:rPr>
                <w:lang w:val="uk-UA"/>
              </w:rPr>
            </w:pPr>
            <w:r w:rsidRPr="637DE64A">
              <w:rPr>
                <w:lang w:val="uk-UA"/>
              </w:rPr>
              <w:t>4</w:t>
            </w:r>
          </w:p>
        </w:tc>
      </w:tr>
      <w:tr w:rsidR="637DE64A" w14:paraId="34B27567" w14:textId="77777777" w:rsidTr="7C68DDE7">
        <w:trPr>
          <w:trHeight w:val="300"/>
        </w:trPr>
        <w:tc>
          <w:tcPr>
            <w:tcW w:w="8217" w:type="dxa"/>
            <w:shd w:val="clear" w:color="auto" w:fill="E2EFD9" w:themeFill="accent6" w:themeFillTint="33"/>
          </w:tcPr>
          <w:p w14:paraId="59A2EDD2" w14:textId="170DF3A1" w:rsidR="0CC937D5" w:rsidRDefault="0CC937D5" w:rsidP="637DE64A">
            <w:pPr>
              <w:rPr>
                <w:lang w:val="uk-UA"/>
              </w:rPr>
            </w:pPr>
            <w:r w:rsidRPr="637DE64A">
              <w:rPr>
                <w:lang w:val="uk-UA"/>
              </w:rPr>
              <w:t xml:space="preserve">Have already adapted to life abroad </w:t>
            </w:r>
          </w:p>
        </w:tc>
        <w:tc>
          <w:tcPr>
            <w:tcW w:w="1133" w:type="dxa"/>
            <w:shd w:val="clear" w:color="auto" w:fill="E2EFD9" w:themeFill="accent6" w:themeFillTint="33"/>
          </w:tcPr>
          <w:p w14:paraId="525DB262" w14:textId="77777777" w:rsidR="637DE64A" w:rsidRDefault="637DE64A" w:rsidP="637DE64A">
            <w:pPr>
              <w:rPr>
                <w:lang w:val="uk-UA"/>
              </w:rPr>
            </w:pPr>
            <w:r w:rsidRPr="637DE64A">
              <w:rPr>
                <w:lang w:val="uk-UA"/>
              </w:rPr>
              <w:t>5</w:t>
            </w:r>
          </w:p>
        </w:tc>
      </w:tr>
      <w:tr w:rsidR="637DE64A" w14:paraId="4E215513" w14:textId="77777777" w:rsidTr="7C68DDE7">
        <w:trPr>
          <w:trHeight w:val="300"/>
        </w:trPr>
        <w:tc>
          <w:tcPr>
            <w:tcW w:w="8217" w:type="dxa"/>
            <w:shd w:val="clear" w:color="auto" w:fill="E2EFD9" w:themeFill="accent6" w:themeFillTint="33"/>
          </w:tcPr>
          <w:p w14:paraId="43EF6A73" w14:textId="7ADADAEC" w:rsidR="637DE64A" w:rsidRPr="00142CF7" w:rsidRDefault="18FBF5FD" w:rsidP="637DE64A">
            <w:pPr>
              <w:rPr>
                <w:lang w:val="uk-UA"/>
              </w:rPr>
            </w:pPr>
            <w:r w:rsidRPr="7B81375D">
              <w:rPr>
                <w:lang w:val="uk-UA"/>
              </w:rPr>
              <w:t xml:space="preserve">I have a better job here than in Ukraine </w:t>
            </w:r>
            <w:r w:rsidR="046AE5A9" w:rsidRPr="7B81375D">
              <w:rPr>
                <w:lang w:val="uk-UA"/>
              </w:rPr>
              <w:t>/ I earn more here than in Ukraine</w:t>
            </w:r>
          </w:p>
        </w:tc>
        <w:tc>
          <w:tcPr>
            <w:tcW w:w="1133" w:type="dxa"/>
            <w:shd w:val="clear" w:color="auto" w:fill="E2EFD9" w:themeFill="accent6" w:themeFillTint="33"/>
          </w:tcPr>
          <w:p w14:paraId="79FF40A3" w14:textId="386968F2" w:rsidR="637DE64A" w:rsidRDefault="7FA848D5" w:rsidP="637DE64A">
            <w:pPr>
              <w:rPr>
                <w:lang w:val="uk-UA"/>
              </w:rPr>
            </w:pPr>
            <w:r w:rsidRPr="7B81375D">
              <w:rPr>
                <w:lang w:val="uk-UA"/>
              </w:rPr>
              <w:t>6</w:t>
            </w:r>
          </w:p>
        </w:tc>
      </w:tr>
      <w:tr w:rsidR="637DE64A" w14:paraId="7B87B45F" w14:textId="77777777" w:rsidTr="7C68DDE7">
        <w:trPr>
          <w:trHeight w:val="300"/>
        </w:trPr>
        <w:tc>
          <w:tcPr>
            <w:tcW w:w="8217" w:type="dxa"/>
            <w:shd w:val="clear" w:color="auto" w:fill="E2EFD9" w:themeFill="accent6" w:themeFillTint="33"/>
          </w:tcPr>
          <w:p w14:paraId="1A446BE6" w14:textId="79B214BB" w:rsidR="637DE64A" w:rsidRDefault="18FBF5FD" w:rsidP="637DE64A">
            <w:pPr>
              <w:rPr>
                <w:lang w:val="uk-UA"/>
              </w:rPr>
            </w:pPr>
            <w:r w:rsidRPr="7B81375D">
              <w:rPr>
                <w:lang w:val="uk-UA"/>
              </w:rPr>
              <w:t xml:space="preserve">The quality of life </w:t>
            </w:r>
            <w:r w:rsidR="072CD7D4" w:rsidRPr="7B81375D">
              <w:rPr>
                <w:lang w:val="uk-UA"/>
              </w:rPr>
              <w:t xml:space="preserve">and </w:t>
            </w:r>
            <w:r w:rsidR="0AC42E1C" w:rsidRPr="7B81375D">
              <w:rPr>
                <w:lang w:val="uk-UA"/>
              </w:rPr>
              <w:t xml:space="preserve">healthcare </w:t>
            </w:r>
            <w:r w:rsidRPr="7B81375D">
              <w:rPr>
                <w:lang w:val="uk-UA"/>
              </w:rPr>
              <w:t>are better here</w:t>
            </w:r>
            <w:r w:rsidR="0AC42E1C" w:rsidRPr="7B81375D">
              <w:rPr>
                <w:lang w:val="uk-UA"/>
              </w:rPr>
              <w:t>, and the cities are better/more convenient, etc.</w:t>
            </w:r>
          </w:p>
        </w:tc>
        <w:tc>
          <w:tcPr>
            <w:tcW w:w="1133" w:type="dxa"/>
            <w:shd w:val="clear" w:color="auto" w:fill="E2EFD9" w:themeFill="accent6" w:themeFillTint="33"/>
          </w:tcPr>
          <w:p w14:paraId="62CE216F" w14:textId="3E22C2F0" w:rsidR="637DE64A" w:rsidRDefault="14C669E8" w:rsidP="637DE64A">
            <w:pPr>
              <w:rPr>
                <w:lang w:val="uk-UA"/>
              </w:rPr>
            </w:pPr>
            <w:r w:rsidRPr="7B81375D">
              <w:rPr>
                <w:lang w:val="uk-UA"/>
              </w:rPr>
              <w:t>7</w:t>
            </w:r>
          </w:p>
        </w:tc>
      </w:tr>
      <w:tr w:rsidR="7B81375D" w14:paraId="68022419" w14:textId="77777777" w:rsidTr="7C68DDE7">
        <w:trPr>
          <w:trHeight w:val="300"/>
        </w:trPr>
        <w:tc>
          <w:tcPr>
            <w:tcW w:w="8217" w:type="dxa"/>
            <w:shd w:val="clear" w:color="auto" w:fill="E2EFD9" w:themeFill="accent6" w:themeFillTint="33"/>
          </w:tcPr>
          <w:p w14:paraId="7CAC2327" w14:textId="124B9E64" w:rsidR="751C9880" w:rsidRDefault="751C9880" w:rsidP="7B81375D">
            <w:pPr>
              <w:rPr>
                <w:lang w:val="uk-UA"/>
              </w:rPr>
            </w:pPr>
            <w:r w:rsidRPr="7B81375D">
              <w:rPr>
                <w:lang w:val="uk-UA"/>
              </w:rPr>
              <w:lastRenderedPageBreak/>
              <w:t xml:space="preserve">There is better social support </w:t>
            </w:r>
            <w:r w:rsidR="39CC7DC8" w:rsidRPr="7B81375D">
              <w:rPr>
                <w:lang w:val="uk-UA"/>
              </w:rPr>
              <w:t xml:space="preserve">and </w:t>
            </w:r>
            <w:r w:rsidR="2BD6A69A" w:rsidRPr="7B81375D">
              <w:rPr>
                <w:lang w:val="uk-UA"/>
              </w:rPr>
              <w:t xml:space="preserve">higher </w:t>
            </w:r>
            <w:r w:rsidR="24B54338" w:rsidRPr="7B81375D">
              <w:rPr>
                <w:lang w:val="uk-UA"/>
              </w:rPr>
              <w:t xml:space="preserve">social </w:t>
            </w:r>
            <w:r w:rsidRPr="7B81375D">
              <w:rPr>
                <w:lang w:val="uk-UA"/>
              </w:rPr>
              <w:t>benefits here</w:t>
            </w:r>
          </w:p>
        </w:tc>
        <w:tc>
          <w:tcPr>
            <w:tcW w:w="1133" w:type="dxa"/>
            <w:shd w:val="clear" w:color="auto" w:fill="E2EFD9" w:themeFill="accent6" w:themeFillTint="33"/>
          </w:tcPr>
          <w:p w14:paraId="3D235A5D" w14:textId="00B69AA4" w:rsidR="751C9880" w:rsidRDefault="751C9880" w:rsidP="7B81375D">
            <w:pPr>
              <w:rPr>
                <w:lang w:val="uk-UA"/>
              </w:rPr>
            </w:pPr>
            <w:r w:rsidRPr="7B81375D">
              <w:rPr>
                <w:lang w:val="uk-UA"/>
              </w:rPr>
              <w:t>8</w:t>
            </w:r>
          </w:p>
        </w:tc>
      </w:tr>
      <w:tr w:rsidR="637DE64A" w14:paraId="1C000A73" w14:textId="77777777" w:rsidTr="7C68DDE7">
        <w:trPr>
          <w:trHeight w:val="300"/>
        </w:trPr>
        <w:tc>
          <w:tcPr>
            <w:tcW w:w="8217" w:type="dxa"/>
            <w:shd w:val="clear" w:color="auto" w:fill="E2EFD9" w:themeFill="accent6" w:themeFillTint="33"/>
          </w:tcPr>
          <w:p w14:paraId="34CA2FAB" w14:textId="19A43BA1" w:rsidR="637DE64A" w:rsidRDefault="18FBF5FD" w:rsidP="637DE64A">
            <w:pPr>
              <w:rPr>
                <w:lang w:val="uk-UA"/>
              </w:rPr>
            </w:pPr>
            <w:r w:rsidRPr="7B81375D">
              <w:rPr>
                <w:lang w:val="uk-UA"/>
              </w:rPr>
              <w:t xml:space="preserve">Education </w:t>
            </w:r>
            <w:r w:rsidR="71AA7F37" w:rsidRPr="7B81375D">
              <w:rPr>
                <w:lang w:val="uk-UA"/>
              </w:rPr>
              <w:t xml:space="preserve">and prospects </w:t>
            </w:r>
            <w:r w:rsidRPr="7B81375D">
              <w:rPr>
                <w:lang w:val="uk-UA"/>
              </w:rPr>
              <w:t>for my children are better here</w:t>
            </w:r>
          </w:p>
        </w:tc>
        <w:tc>
          <w:tcPr>
            <w:tcW w:w="1133" w:type="dxa"/>
            <w:shd w:val="clear" w:color="auto" w:fill="E2EFD9" w:themeFill="accent6" w:themeFillTint="33"/>
          </w:tcPr>
          <w:p w14:paraId="6A46D745" w14:textId="63F639C7" w:rsidR="637DE64A" w:rsidRDefault="17DF2AD9" w:rsidP="637DE64A">
            <w:pPr>
              <w:rPr>
                <w:lang w:val="uk-UA"/>
              </w:rPr>
            </w:pPr>
            <w:r w:rsidRPr="7B81375D">
              <w:rPr>
                <w:lang w:val="uk-UA"/>
              </w:rPr>
              <w:t>9</w:t>
            </w:r>
          </w:p>
        </w:tc>
      </w:tr>
      <w:tr w:rsidR="637DE64A" w14:paraId="52DC3855" w14:textId="77777777" w:rsidTr="7C68DDE7">
        <w:trPr>
          <w:trHeight w:val="300"/>
        </w:trPr>
        <w:tc>
          <w:tcPr>
            <w:tcW w:w="8217" w:type="dxa"/>
            <w:shd w:val="clear" w:color="auto" w:fill="E2EFD9" w:themeFill="accent6" w:themeFillTint="33"/>
          </w:tcPr>
          <w:p w14:paraId="736BBA19" w14:textId="0600C103" w:rsidR="637DE64A" w:rsidRDefault="637DE64A" w:rsidP="637DE64A">
            <w:pPr>
              <w:rPr>
                <w:lang w:val="uk-UA"/>
              </w:rPr>
            </w:pPr>
            <w:r w:rsidRPr="637DE64A">
              <w:rPr>
                <w:lang w:val="uk-UA"/>
              </w:rPr>
              <w:t>My family/relatives live here</w:t>
            </w:r>
          </w:p>
        </w:tc>
        <w:tc>
          <w:tcPr>
            <w:tcW w:w="1133" w:type="dxa"/>
            <w:shd w:val="clear" w:color="auto" w:fill="E2EFD9" w:themeFill="accent6" w:themeFillTint="33"/>
          </w:tcPr>
          <w:p w14:paraId="149B2CD8" w14:textId="341F655E" w:rsidR="637DE64A" w:rsidRDefault="6341C2E1" w:rsidP="637DE64A">
            <w:pPr>
              <w:rPr>
                <w:lang w:val="uk-UA"/>
              </w:rPr>
            </w:pPr>
            <w:r w:rsidRPr="7B81375D">
              <w:rPr>
                <w:lang w:val="uk-UA"/>
              </w:rPr>
              <w:t>10</w:t>
            </w:r>
          </w:p>
        </w:tc>
      </w:tr>
      <w:tr w:rsidR="637DE64A" w14:paraId="0B764D5B" w14:textId="77777777" w:rsidTr="7C68DDE7">
        <w:trPr>
          <w:trHeight w:val="300"/>
        </w:trPr>
        <w:tc>
          <w:tcPr>
            <w:tcW w:w="8217" w:type="dxa"/>
            <w:shd w:val="clear" w:color="auto" w:fill="E2EFD9" w:themeFill="accent6" w:themeFillTint="33"/>
          </w:tcPr>
          <w:p w14:paraId="7B93C87E" w14:textId="0D0D0BC7" w:rsidR="637DE64A" w:rsidRPr="00142CF7" w:rsidRDefault="0989E569" w:rsidP="637DE64A">
            <w:pPr>
              <w:rPr>
                <w:lang w:val="uk-UA"/>
              </w:rPr>
            </w:pPr>
            <w:r w:rsidRPr="25B890FF">
              <w:rPr>
                <w:lang w:val="ru-RU"/>
              </w:rPr>
              <w:t xml:space="preserve">I don’t see a future for myself / my children in Ukraine </w:t>
            </w:r>
            <w:r w:rsidR="3DAF2995" w:rsidRPr="25B890FF">
              <w:rPr>
                <w:lang w:val="ru-RU"/>
              </w:rPr>
              <w:t xml:space="preserve">/ </w:t>
            </w:r>
            <w:r w:rsidR="3DAF2995" w:rsidRPr="25B890FF">
              <w:rPr>
                <w:lang w:val="uk-UA"/>
              </w:rPr>
              <w:t>I don’t believe in Ukraine’s future as a state</w:t>
            </w:r>
          </w:p>
        </w:tc>
        <w:tc>
          <w:tcPr>
            <w:tcW w:w="1133" w:type="dxa"/>
            <w:shd w:val="clear" w:color="auto" w:fill="E2EFD9" w:themeFill="accent6" w:themeFillTint="33"/>
          </w:tcPr>
          <w:p w14:paraId="5DA1A0A7" w14:textId="1B70051D" w:rsidR="637DE64A" w:rsidRDefault="500BB499" w:rsidP="637DE64A">
            <w:pPr>
              <w:rPr>
                <w:lang w:val="uk-UA"/>
              </w:rPr>
            </w:pPr>
            <w:r w:rsidRPr="7B81375D">
              <w:rPr>
                <w:lang w:val="uk-UA"/>
              </w:rPr>
              <w:t>11</w:t>
            </w:r>
          </w:p>
        </w:tc>
      </w:tr>
      <w:tr w:rsidR="637DE64A" w14:paraId="61B8F0FF" w14:textId="77777777" w:rsidTr="7C68DDE7">
        <w:trPr>
          <w:trHeight w:val="300"/>
        </w:trPr>
        <w:tc>
          <w:tcPr>
            <w:tcW w:w="8217" w:type="dxa"/>
            <w:shd w:val="clear" w:color="auto" w:fill="E2EFD9" w:themeFill="accent6" w:themeFillTint="33"/>
          </w:tcPr>
          <w:p w14:paraId="36B9AD9A" w14:textId="6E97D588" w:rsidR="637DE64A" w:rsidRDefault="637DE64A" w:rsidP="637DE64A">
            <w:pPr>
              <w:rPr>
                <w:lang w:val="uk-UA"/>
              </w:rPr>
            </w:pPr>
            <w:r w:rsidRPr="637DE64A">
              <w:rPr>
                <w:lang w:val="uk-UA"/>
              </w:rPr>
              <w:t>Other</w:t>
            </w:r>
          </w:p>
        </w:tc>
        <w:tc>
          <w:tcPr>
            <w:tcW w:w="1133" w:type="dxa"/>
            <w:shd w:val="clear" w:color="auto" w:fill="E2EFD9" w:themeFill="accent6" w:themeFillTint="33"/>
          </w:tcPr>
          <w:p w14:paraId="7C44E5B6" w14:textId="4DAEE5A8" w:rsidR="637DE64A" w:rsidRDefault="433D8DF6" w:rsidP="637DE64A">
            <w:pPr>
              <w:rPr>
                <w:lang w:val="uk-UA"/>
              </w:rPr>
            </w:pPr>
            <w:r w:rsidRPr="7B81375D">
              <w:rPr>
                <w:lang w:val="uk-UA"/>
              </w:rPr>
              <w:t>97</w:t>
            </w:r>
          </w:p>
        </w:tc>
      </w:tr>
      <w:tr w:rsidR="637DE64A" w14:paraId="4106078C" w14:textId="77777777" w:rsidTr="7C68DDE7">
        <w:trPr>
          <w:trHeight w:val="300"/>
        </w:trPr>
        <w:tc>
          <w:tcPr>
            <w:tcW w:w="8217" w:type="dxa"/>
            <w:shd w:val="clear" w:color="auto" w:fill="E2EFD9" w:themeFill="accent6" w:themeFillTint="33"/>
          </w:tcPr>
          <w:p w14:paraId="295C830A" w14:textId="079C6440" w:rsidR="637DE64A" w:rsidRDefault="637DE64A" w:rsidP="637DE64A">
            <w:pPr>
              <w:rPr>
                <w:lang w:val="uk-UA"/>
              </w:rPr>
            </w:pPr>
            <w:r w:rsidRPr="637DE64A">
              <w:rPr>
                <w:lang w:val="uk-UA"/>
              </w:rPr>
              <w:t xml:space="preserve">My home has been damaged or destroyed </w:t>
            </w:r>
          </w:p>
        </w:tc>
        <w:tc>
          <w:tcPr>
            <w:tcW w:w="1133" w:type="dxa"/>
            <w:shd w:val="clear" w:color="auto" w:fill="E2EFD9" w:themeFill="accent6" w:themeFillTint="33"/>
          </w:tcPr>
          <w:p w14:paraId="0C656247" w14:textId="33CAA095" w:rsidR="637DE64A" w:rsidRDefault="566BFBEE" w:rsidP="637DE64A">
            <w:pPr>
              <w:rPr>
                <w:lang w:val="uk-UA"/>
              </w:rPr>
            </w:pPr>
            <w:r w:rsidRPr="7B81375D">
              <w:rPr>
                <w:lang w:val="uk-UA"/>
              </w:rPr>
              <w:t>12</w:t>
            </w:r>
          </w:p>
        </w:tc>
      </w:tr>
      <w:tr w:rsidR="637DE64A" w14:paraId="343458EF" w14:textId="77777777" w:rsidTr="7C68DDE7">
        <w:trPr>
          <w:trHeight w:val="300"/>
        </w:trPr>
        <w:tc>
          <w:tcPr>
            <w:tcW w:w="8217" w:type="dxa"/>
            <w:shd w:val="clear" w:color="auto" w:fill="E2EFD9" w:themeFill="accent6" w:themeFillTint="33"/>
          </w:tcPr>
          <w:p w14:paraId="4A7FC138" w14:textId="66D96D44" w:rsidR="637DE64A" w:rsidRDefault="637DE64A" w:rsidP="637DE64A">
            <w:pPr>
              <w:rPr>
                <w:lang w:val="uk-UA"/>
              </w:rPr>
            </w:pPr>
            <w:r w:rsidRPr="637DE64A">
              <w:rPr>
                <w:lang w:val="uk-UA"/>
              </w:rPr>
              <w:t xml:space="preserve">I’m afraid I won’t find a good job in Ukraine </w:t>
            </w:r>
          </w:p>
        </w:tc>
        <w:tc>
          <w:tcPr>
            <w:tcW w:w="1133" w:type="dxa"/>
            <w:shd w:val="clear" w:color="auto" w:fill="E2EFD9" w:themeFill="accent6" w:themeFillTint="33"/>
          </w:tcPr>
          <w:p w14:paraId="1105CA8E" w14:textId="18EFB03D" w:rsidR="637DE64A" w:rsidRDefault="65781921" w:rsidP="637DE64A">
            <w:pPr>
              <w:rPr>
                <w:lang w:val="uk-UA"/>
              </w:rPr>
            </w:pPr>
            <w:r w:rsidRPr="7B81375D">
              <w:rPr>
                <w:lang w:val="uk-UA"/>
              </w:rPr>
              <w:t>13</w:t>
            </w:r>
          </w:p>
        </w:tc>
      </w:tr>
      <w:tr w:rsidR="637DE64A" w14:paraId="0D679A63" w14:textId="77777777" w:rsidTr="7C68DDE7">
        <w:trPr>
          <w:trHeight w:val="300"/>
        </w:trPr>
        <w:tc>
          <w:tcPr>
            <w:tcW w:w="8217" w:type="dxa"/>
            <w:shd w:val="clear" w:color="auto" w:fill="E2EFD9" w:themeFill="accent6" w:themeFillTint="33"/>
          </w:tcPr>
          <w:p w14:paraId="6C2C8234" w14:textId="649378CD" w:rsidR="637DE64A" w:rsidRDefault="637DE64A" w:rsidP="637DE64A">
            <w:pPr>
              <w:rPr>
                <w:lang w:val="uk-UA"/>
              </w:rPr>
            </w:pPr>
            <w:r w:rsidRPr="637DE64A">
              <w:rPr>
                <w:lang w:val="uk-UA"/>
              </w:rPr>
              <w:t>I’m afraid of being judged by those who didn’t leave during the war</w:t>
            </w:r>
          </w:p>
        </w:tc>
        <w:tc>
          <w:tcPr>
            <w:tcW w:w="1133" w:type="dxa"/>
            <w:shd w:val="clear" w:color="auto" w:fill="E2EFD9" w:themeFill="accent6" w:themeFillTint="33"/>
          </w:tcPr>
          <w:p w14:paraId="29587D86" w14:textId="6CFCEB01" w:rsidR="637DE64A" w:rsidRDefault="764CB87F" w:rsidP="637DE64A">
            <w:pPr>
              <w:rPr>
                <w:lang w:val="uk-UA"/>
              </w:rPr>
            </w:pPr>
            <w:r w:rsidRPr="7B81375D">
              <w:rPr>
                <w:lang w:val="uk-UA"/>
              </w:rPr>
              <w:t>14</w:t>
            </w:r>
          </w:p>
        </w:tc>
      </w:tr>
      <w:tr w:rsidR="637DE64A" w14:paraId="0B46555D" w14:textId="77777777" w:rsidTr="7C68DDE7">
        <w:trPr>
          <w:trHeight w:val="300"/>
        </w:trPr>
        <w:tc>
          <w:tcPr>
            <w:tcW w:w="8217" w:type="dxa"/>
            <w:shd w:val="clear" w:color="auto" w:fill="E2EFD9" w:themeFill="accent6" w:themeFillTint="33"/>
          </w:tcPr>
          <w:p w14:paraId="637E6282" w14:textId="37F6DDDB" w:rsidR="637DE64A" w:rsidRDefault="6A42D97F" w:rsidP="7B81375D">
            <w:pPr>
              <w:rPr>
                <w:rFonts w:asciiTheme="minorHAnsi" w:eastAsiaTheme="minorEastAsia" w:hAnsiTheme="minorHAnsi" w:cstheme="minorBidi"/>
                <w:lang w:val="uk-UA"/>
              </w:rPr>
            </w:pPr>
            <w:r w:rsidRPr="7B81375D">
              <w:rPr>
                <w:rFonts w:asciiTheme="minorHAnsi" w:eastAsiaTheme="minorEastAsia" w:hAnsiTheme="minorHAnsi" w:cstheme="minorBidi"/>
                <w:lang w:val="uk-UA"/>
              </w:rPr>
              <w:t xml:space="preserve">I </w:t>
            </w:r>
            <w:r w:rsidR="38DE6183" w:rsidRPr="7B81375D">
              <w:rPr>
                <w:rFonts w:asciiTheme="minorHAnsi" w:eastAsiaTheme="minorEastAsia" w:hAnsiTheme="minorHAnsi" w:cstheme="minorBidi"/>
                <w:lang w:val="uk-UA"/>
              </w:rPr>
              <w:t xml:space="preserve">/ my children don’t </w:t>
            </w:r>
            <w:r w:rsidR="15A0F9D8" w:rsidRPr="7B81375D">
              <w:rPr>
                <w:rFonts w:asciiTheme="minorHAnsi" w:eastAsiaTheme="minorEastAsia" w:hAnsiTheme="minorHAnsi" w:cstheme="minorBidi"/>
                <w:lang w:val="uk-UA"/>
              </w:rPr>
              <w:t xml:space="preserve">speak </w:t>
            </w:r>
            <w:r w:rsidR="0B1F20A1" w:rsidRPr="7B81375D">
              <w:rPr>
                <w:rFonts w:asciiTheme="minorHAnsi" w:eastAsiaTheme="minorEastAsia" w:hAnsiTheme="minorHAnsi" w:cstheme="minorBidi"/>
                <w:lang w:val="uk-UA"/>
              </w:rPr>
              <w:t>Ukrainian very well</w:t>
            </w:r>
          </w:p>
        </w:tc>
        <w:tc>
          <w:tcPr>
            <w:tcW w:w="1133" w:type="dxa"/>
            <w:shd w:val="clear" w:color="auto" w:fill="E2EFD9" w:themeFill="accent6" w:themeFillTint="33"/>
          </w:tcPr>
          <w:p w14:paraId="7F06F4B2" w14:textId="6D7090CC" w:rsidR="637DE64A" w:rsidRDefault="391E870C" w:rsidP="637DE64A">
            <w:pPr>
              <w:rPr>
                <w:lang w:val="uk-UA"/>
              </w:rPr>
            </w:pPr>
            <w:r w:rsidRPr="7B81375D">
              <w:rPr>
                <w:lang w:val="uk-UA"/>
              </w:rPr>
              <w:t>15</w:t>
            </w:r>
          </w:p>
        </w:tc>
      </w:tr>
      <w:tr w:rsidR="637DE64A" w14:paraId="6ABE5D30" w14:textId="77777777" w:rsidTr="7C68DDE7">
        <w:trPr>
          <w:trHeight w:val="300"/>
        </w:trPr>
        <w:tc>
          <w:tcPr>
            <w:tcW w:w="8217" w:type="dxa"/>
            <w:shd w:val="clear" w:color="auto" w:fill="E2EFD9" w:themeFill="accent6" w:themeFillTint="33"/>
          </w:tcPr>
          <w:p w14:paraId="5207B01D" w14:textId="5360B0FA" w:rsidR="637DE64A" w:rsidRDefault="637DE64A" w:rsidP="637DE64A">
            <w:pPr>
              <w:rPr>
                <w:lang w:val="uk-UA"/>
              </w:rPr>
            </w:pPr>
            <w:r w:rsidRPr="637DE64A">
              <w:rPr>
                <w:lang w:val="uk-UA"/>
              </w:rPr>
              <w:t>I lack information regarding opportunities for return, benefits, housing, employment, social protection, etc.</w:t>
            </w:r>
          </w:p>
        </w:tc>
        <w:tc>
          <w:tcPr>
            <w:tcW w:w="1133" w:type="dxa"/>
            <w:shd w:val="clear" w:color="auto" w:fill="E2EFD9" w:themeFill="accent6" w:themeFillTint="33"/>
          </w:tcPr>
          <w:p w14:paraId="6C2D0F40" w14:textId="02682BA7" w:rsidR="637DE64A" w:rsidRDefault="53B608F2" w:rsidP="637DE64A">
            <w:pPr>
              <w:rPr>
                <w:lang w:val="uk-UA"/>
              </w:rPr>
            </w:pPr>
            <w:r w:rsidRPr="7B81375D">
              <w:rPr>
                <w:lang w:val="uk-UA"/>
              </w:rPr>
              <w:t>16</w:t>
            </w:r>
          </w:p>
        </w:tc>
      </w:tr>
      <w:tr w:rsidR="637DE64A" w14:paraId="33E1636E" w14:textId="77777777" w:rsidTr="7C68DDE7">
        <w:trPr>
          <w:trHeight w:val="300"/>
        </w:trPr>
        <w:tc>
          <w:tcPr>
            <w:tcW w:w="8217" w:type="dxa"/>
            <w:shd w:val="clear" w:color="auto" w:fill="E2EFD9" w:themeFill="accent6" w:themeFillTint="33"/>
          </w:tcPr>
          <w:p w14:paraId="7F2710AA" w14:textId="32AEEEC3" w:rsidR="63AC9B3C" w:rsidRDefault="63AC9B3C" w:rsidP="637DE64A">
            <w:pPr>
              <w:rPr>
                <w:lang w:val="uk-UA"/>
              </w:rPr>
            </w:pPr>
            <w:r w:rsidRPr="7C68DDE7">
              <w:rPr>
                <w:lang w:val="uk-UA"/>
              </w:rPr>
              <w:t xml:space="preserve">Mobilization of </w:t>
            </w:r>
            <w:r w:rsidR="1C113138" w:rsidRPr="7C68DDE7">
              <w:rPr>
                <w:lang w:val="uk-UA"/>
              </w:rPr>
              <w:t>men</w:t>
            </w:r>
          </w:p>
        </w:tc>
        <w:tc>
          <w:tcPr>
            <w:tcW w:w="1133" w:type="dxa"/>
            <w:shd w:val="clear" w:color="auto" w:fill="E2EFD9" w:themeFill="accent6" w:themeFillTint="33"/>
          </w:tcPr>
          <w:p w14:paraId="415D5AB4" w14:textId="6BFEA49B" w:rsidR="637DE64A" w:rsidRDefault="1C0C55DE" w:rsidP="637DE64A">
            <w:pPr>
              <w:rPr>
                <w:lang w:val="uk-UA"/>
              </w:rPr>
            </w:pPr>
            <w:r w:rsidRPr="7B81375D">
              <w:rPr>
                <w:lang w:val="uk-UA"/>
              </w:rPr>
              <w:t>17</w:t>
            </w:r>
          </w:p>
        </w:tc>
      </w:tr>
    </w:tbl>
    <w:p w14:paraId="2CB7FACA" w14:textId="2AB6150D" w:rsidR="637DE64A" w:rsidRDefault="637DE64A" w:rsidP="637DE64A">
      <w:pPr>
        <w:rPr>
          <w:lang w:val="uk-UA"/>
        </w:rPr>
      </w:pPr>
    </w:p>
    <w:tbl>
      <w:tblPr>
        <w:tblStyle w:val="TableGrid"/>
        <w:tblW w:w="0" w:type="auto"/>
        <w:tblLook w:val="04A0" w:firstRow="1" w:lastRow="0" w:firstColumn="1" w:lastColumn="0" w:noHBand="0" w:noVBand="1"/>
      </w:tblPr>
      <w:tblGrid>
        <w:gridCol w:w="8217"/>
        <w:gridCol w:w="1133"/>
      </w:tblGrid>
      <w:tr w:rsidR="00CD770A" w:rsidRPr="00BE1D4A" w14:paraId="71BCB4E5" w14:textId="77777777" w:rsidTr="7C68DDE7">
        <w:trPr>
          <w:trHeight w:val="300"/>
        </w:trPr>
        <w:tc>
          <w:tcPr>
            <w:tcW w:w="8217" w:type="dxa"/>
          </w:tcPr>
          <w:p w14:paraId="60102D7E" w14:textId="77777777" w:rsidR="00CD770A" w:rsidRPr="00C26BB9" w:rsidRDefault="00CD770A" w:rsidP="005A14D8">
            <w:pPr>
              <w:rPr>
                <w:b/>
                <w:bCs/>
                <w:color w:val="00B0F0"/>
                <w:lang w:val="uk-UA"/>
              </w:rPr>
            </w:pPr>
            <w:r w:rsidRPr="00C26BB9">
              <w:rPr>
                <w:b/>
                <w:bCs/>
                <w:color w:val="00B0F0"/>
                <w:lang w:val="uk-UA"/>
              </w:rPr>
              <w:t>Rotation</w:t>
            </w:r>
          </w:p>
          <w:p w14:paraId="67AE35F4" w14:textId="77777777" w:rsidR="00CD770A" w:rsidRPr="005944B2" w:rsidRDefault="00CD770A" w:rsidP="005A14D8">
            <w:pPr>
              <w:rPr>
                <w:b/>
                <w:bCs/>
                <w:lang w:val="ru-RU"/>
              </w:rPr>
            </w:pPr>
            <w:r>
              <w:rPr>
                <w:b/>
                <w:bCs/>
                <w:lang w:val="uk-UA"/>
              </w:rPr>
              <w:t>Q4</w:t>
            </w:r>
            <w:r w:rsidRPr="00BE1D4A">
              <w:rPr>
                <w:b/>
                <w:bCs/>
                <w:lang w:val="uk-UA"/>
              </w:rPr>
              <w:t xml:space="preserve">. </w:t>
            </w:r>
            <w:r>
              <w:rPr>
                <w:b/>
                <w:bCs/>
                <w:lang w:val="uk-UA"/>
              </w:rPr>
              <w:t>Which of these factors might encourage you to return to Ukraine?</w:t>
            </w:r>
          </w:p>
          <w:p w14:paraId="2158C329" w14:textId="77777777" w:rsidR="00CD770A" w:rsidRPr="005944B2" w:rsidRDefault="00CD770A" w:rsidP="005A14D8">
            <w:pPr>
              <w:rPr>
                <w:b/>
                <w:bCs/>
                <w:lang w:val="ru-RU"/>
              </w:rPr>
            </w:pPr>
            <w:r w:rsidRPr="00BE1D4A">
              <w:rPr>
                <w:i/>
                <w:iCs/>
                <w:lang w:val="uk-UA"/>
              </w:rPr>
              <w:t>Select all that apply</w:t>
            </w:r>
          </w:p>
        </w:tc>
        <w:tc>
          <w:tcPr>
            <w:tcW w:w="1133" w:type="dxa"/>
          </w:tcPr>
          <w:p w14:paraId="6543B67D" w14:textId="77777777" w:rsidR="00CD770A" w:rsidRPr="00BE1D4A" w:rsidRDefault="00CD770A" w:rsidP="005A14D8">
            <w:pPr>
              <w:rPr>
                <w:lang w:val="uk-UA"/>
              </w:rPr>
            </w:pPr>
            <w:r w:rsidRPr="00BE1D4A">
              <w:rPr>
                <w:b/>
                <w:bCs/>
                <w:color w:val="00B0F0"/>
                <w:lang w:val="uk-UA"/>
              </w:rPr>
              <w:t>MB</w:t>
            </w:r>
          </w:p>
        </w:tc>
      </w:tr>
      <w:tr w:rsidR="00CD770A" w:rsidRPr="00BE1D4A" w14:paraId="0135A064" w14:textId="77777777" w:rsidTr="7C68DDE7">
        <w:trPr>
          <w:trHeight w:val="300"/>
        </w:trPr>
        <w:tc>
          <w:tcPr>
            <w:tcW w:w="8217" w:type="dxa"/>
          </w:tcPr>
          <w:p w14:paraId="6F74AD13" w14:textId="77777777" w:rsidR="00CD770A" w:rsidRPr="0072749B" w:rsidRDefault="00CD770A" w:rsidP="005A14D8">
            <w:pPr>
              <w:rPr>
                <w:bCs/>
                <w:lang w:val="uk-UA"/>
              </w:rPr>
            </w:pPr>
            <w:r>
              <w:rPr>
                <w:bCs/>
                <w:lang w:val="uk-UA"/>
              </w:rPr>
              <w:t>The cessation of hostilities in my region</w:t>
            </w:r>
          </w:p>
        </w:tc>
        <w:tc>
          <w:tcPr>
            <w:tcW w:w="1133" w:type="dxa"/>
          </w:tcPr>
          <w:p w14:paraId="6A20A3B7" w14:textId="77777777" w:rsidR="00CD770A" w:rsidRPr="00BE1D4A" w:rsidRDefault="00CD770A" w:rsidP="005A14D8">
            <w:pPr>
              <w:rPr>
                <w:lang w:val="uk-UA"/>
              </w:rPr>
            </w:pPr>
            <w:r w:rsidRPr="00BE1D4A">
              <w:rPr>
                <w:lang w:val="uk-UA"/>
              </w:rPr>
              <w:t>1</w:t>
            </w:r>
          </w:p>
        </w:tc>
      </w:tr>
      <w:tr w:rsidR="00CD770A" w:rsidRPr="00BE1D4A" w14:paraId="50396898" w14:textId="77777777" w:rsidTr="7C68DDE7">
        <w:trPr>
          <w:trHeight w:val="300"/>
        </w:trPr>
        <w:tc>
          <w:tcPr>
            <w:tcW w:w="8217" w:type="dxa"/>
          </w:tcPr>
          <w:p w14:paraId="0156C7F1" w14:textId="77777777" w:rsidR="00CD770A" w:rsidRPr="00BE1D4A" w:rsidRDefault="00CD770A" w:rsidP="005A14D8">
            <w:pPr>
              <w:rPr>
                <w:bCs/>
                <w:lang w:val="uk-UA"/>
              </w:rPr>
            </w:pPr>
            <w:r>
              <w:rPr>
                <w:bCs/>
                <w:lang w:val="uk-UA"/>
              </w:rPr>
              <w:t>De-occupation of my town</w:t>
            </w:r>
          </w:p>
        </w:tc>
        <w:tc>
          <w:tcPr>
            <w:tcW w:w="1133" w:type="dxa"/>
          </w:tcPr>
          <w:p w14:paraId="79411116" w14:textId="77777777" w:rsidR="00CD770A" w:rsidRPr="00BE1D4A" w:rsidRDefault="00CD770A" w:rsidP="005A14D8">
            <w:pPr>
              <w:rPr>
                <w:lang w:val="uk-UA"/>
              </w:rPr>
            </w:pPr>
            <w:r w:rsidRPr="00BE1D4A">
              <w:rPr>
                <w:lang w:val="uk-UA"/>
              </w:rPr>
              <w:t>2</w:t>
            </w:r>
          </w:p>
        </w:tc>
      </w:tr>
      <w:tr w:rsidR="00CD770A" w:rsidRPr="00BE1D4A" w14:paraId="56A2E711" w14:textId="77777777" w:rsidTr="7C68DDE7">
        <w:trPr>
          <w:trHeight w:val="300"/>
        </w:trPr>
        <w:tc>
          <w:tcPr>
            <w:tcW w:w="8217" w:type="dxa"/>
          </w:tcPr>
          <w:p w14:paraId="456E7A97" w14:textId="77777777" w:rsidR="00CD770A" w:rsidRPr="00BE1D4A" w:rsidRDefault="00CD770A" w:rsidP="005A14D8">
            <w:pPr>
              <w:rPr>
                <w:bCs/>
                <w:lang w:val="uk-UA"/>
              </w:rPr>
            </w:pPr>
            <w:r>
              <w:rPr>
                <w:bCs/>
                <w:lang w:val="uk-UA"/>
              </w:rPr>
              <w:t>Absence of hostilities and Russian airstrikes in the settlement to which you plan to return</w:t>
            </w:r>
          </w:p>
        </w:tc>
        <w:tc>
          <w:tcPr>
            <w:tcW w:w="1133" w:type="dxa"/>
          </w:tcPr>
          <w:p w14:paraId="3A61D7DC" w14:textId="77777777" w:rsidR="00CD770A" w:rsidRPr="00BE1D4A" w:rsidRDefault="00CD770A" w:rsidP="005A14D8">
            <w:pPr>
              <w:rPr>
                <w:lang w:val="uk-UA"/>
              </w:rPr>
            </w:pPr>
            <w:r w:rsidRPr="00BE1D4A">
              <w:rPr>
                <w:lang w:val="uk-UA"/>
              </w:rPr>
              <w:t>3</w:t>
            </w:r>
          </w:p>
        </w:tc>
      </w:tr>
      <w:tr w:rsidR="00CD770A" w:rsidRPr="00BE1D4A" w14:paraId="1E656400" w14:textId="77777777" w:rsidTr="7C68DDE7">
        <w:trPr>
          <w:trHeight w:val="300"/>
        </w:trPr>
        <w:tc>
          <w:tcPr>
            <w:tcW w:w="8217" w:type="dxa"/>
          </w:tcPr>
          <w:p w14:paraId="42875057" w14:textId="75D9932E" w:rsidR="00CD770A" w:rsidRDefault="00CD770A" w:rsidP="6FD2E594">
            <w:pPr>
              <w:rPr>
                <w:lang w:val="uk-UA"/>
              </w:rPr>
            </w:pPr>
            <w:r w:rsidRPr="637DE64A">
              <w:rPr>
                <w:lang w:val="uk-UA"/>
              </w:rPr>
              <w:t xml:space="preserve">The definitive end of the war with the signing of a document that will allow the resumption of </w:t>
            </w:r>
            <w:r w:rsidR="27D0D7EB" w:rsidRPr="637DE64A">
              <w:rPr>
                <w:lang w:val="uk-UA"/>
              </w:rPr>
              <w:t xml:space="preserve">civilian aviation flights </w:t>
            </w:r>
            <w:r w:rsidRPr="637DE64A">
              <w:rPr>
                <w:lang w:val="uk-UA"/>
              </w:rPr>
              <w:t>over Ukraine</w:t>
            </w:r>
          </w:p>
        </w:tc>
        <w:tc>
          <w:tcPr>
            <w:tcW w:w="1133" w:type="dxa"/>
          </w:tcPr>
          <w:p w14:paraId="5C21F94A" w14:textId="77777777" w:rsidR="00CD770A" w:rsidRPr="00BE1D4A" w:rsidRDefault="00CD770A" w:rsidP="005A14D8">
            <w:pPr>
              <w:rPr>
                <w:lang w:val="uk-UA"/>
              </w:rPr>
            </w:pPr>
            <w:r>
              <w:rPr>
                <w:lang w:val="uk-UA"/>
              </w:rPr>
              <w:t>4</w:t>
            </w:r>
          </w:p>
        </w:tc>
      </w:tr>
      <w:tr w:rsidR="00CD770A" w:rsidRPr="00BE1D4A" w14:paraId="5D408B8C" w14:textId="77777777" w:rsidTr="7C68DDE7">
        <w:trPr>
          <w:trHeight w:val="300"/>
        </w:trPr>
        <w:tc>
          <w:tcPr>
            <w:tcW w:w="8217" w:type="dxa"/>
          </w:tcPr>
          <w:p w14:paraId="32BA1EDB" w14:textId="77777777" w:rsidR="00CD770A" w:rsidRDefault="00CD770A" w:rsidP="005A14D8">
            <w:pPr>
              <w:rPr>
                <w:bCs/>
                <w:lang w:val="uk-UA"/>
              </w:rPr>
            </w:pPr>
            <w:r>
              <w:rPr>
                <w:bCs/>
                <w:lang w:val="uk-UA"/>
              </w:rPr>
              <w:t>Restoration of my home</w:t>
            </w:r>
          </w:p>
        </w:tc>
        <w:tc>
          <w:tcPr>
            <w:tcW w:w="1133" w:type="dxa"/>
          </w:tcPr>
          <w:p w14:paraId="293E7CA5" w14:textId="77777777" w:rsidR="00CD770A" w:rsidRDefault="00CD770A" w:rsidP="005A14D8">
            <w:pPr>
              <w:rPr>
                <w:lang w:val="uk-UA"/>
              </w:rPr>
            </w:pPr>
            <w:r>
              <w:rPr>
                <w:lang w:val="uk-UA"/>
              </w:rPr>
              <w:t>5</w:t>
            </w:r>
          </w:p>
        </w:tc>
      </w:tr>
      <w:tr w:rsidR="00CD770A" w:rsidRPr="00BE1D4A" w14:paraId="3CA003C3" w14:textId="77777777" w:rsidTr="7C68DDE7">
        <w:trPr>
          <w:trHeight w:val="300"/>
        </w:trPr>
        <w:tc>
          <w:tcPr>
            <w:tcW w:w="8217" w:type="dxa"/>
          </w:tcPr>
          <w:p w14:paraId="10367040" w14:textId="77777777" w:rsidR="00CD770A" w:rsidRDefault="00CD770A" w:rsidP="005A14D8">
            <w:pPr>
              <w:rPr>
                <w:bCs/>
                <w:lang w:val="uk-UA"/>
              </w:rPr>
            </w:pPr>
            <w:r>
              <w:rPr>
                <w:bCs/>
                <w:lang w:val="uk-UA"/>
              </w:rPr>
              <w:t>Restoration of infrastructure in my region</w:t>
            </w:r>
          </w:p>
        </w:tc>
        <w:tc>
          <w:tcPr>
            <w:tcW w:w="1133" w:type="dxa"/>
          </w:tcPr>
          <w:p w14:paraId="137CFA6E" w14:textId="77777777" w:rsidR="00CD770A" w:rsidRDefault="00CD770A" w:rsidP="005A14D8">
            <w:pPr>
              <w:rPr>
                <w:lang w:val="uk-UA"/>
              </w:rPr>
            </w:pPr>
            <w:r>
              <w:rPr>
                <w:lang w:val="uk-UA"/>
              </w:rPr>
              <w:t>6</w:t>
            </w:r>
          </w:p>
        </w:tc>
      </w:tr>
      <w:tr w:rsidR="00CD770A" w:rsidRPr="00BE1D4A" w14:paraId="5BFA7912" w14:textId="77777777" w:rsidTr="7C68DDE7">
        <w:trPr>
          <w:trHeight w:val="300"/>
        </w:trPr>
        <w:tc>
          <w:tcPr>
            <w:tcW w:w="8217" w:type="dxa"/>
          </w:tcPr>
          <w:p w14:paraId="61BD1359" w14:textId="77777777" w:rsidR="00CD770A" w:rsidRDefault="00CD770A" w:rsidP="005A14D8">
            <w:pPr>
              <w:rPr>
                <w:bCs/>
                <w:lang w:val="uk-UA"/>
              </w:rPr>
            </w:pPr>
            <w:r>
              <w:rPr>
                <w:bCs/>
                <w:lang w:val="uk-UA"/>
              </w:rPr>
              <w:t>The opportunity to find a well-paying job in Ukraine</w:t>
            </w:r>
          </w:p>
        </w:tc>
        <w:tc>
          <w:tcPr>
            <w:tcW w:w="1133" w:type="dxa"/>
          </w:tcPr>
          <w:p w14:paraId="2D9C306C" w14:textId="77777777" w:rsidR="00CD770A" w:rsidRDefault="00CD770A" w:rsidP="005A14D8">
            <w:pPr>
              <w:rPr>
                <w:lang w:val="uk-UA"/>
              </w:rPr>
            </w:pPr>
            <w:r>
              <w:rPr>
                <w:lang w:val="uk-UA"/>
              </w:rPr>
              <w:t>7</w:t>
            </w:r>
          </w:p>
        </w:tc>
      </w:tr>
      <w:tr w:rsidR="00CD770A" w:rsidRPr="00BE1D4A" w14:paraId="7F5170F8" w14:textId="77777777" w:rsidTr="7C68DDE7">
        <w:trPr>
          <w:trHeight w:val="300"/>
        </w:trPr>
        <w:tc>
          <w:tcPr>
            <w:tcW w:w="8217" w:type="dxa"/>
          </w:tcPr>
          <w:p w14:paraId="33039F93" w14:textId="52C555F1" w:rsidR="00CD770A" w:rsidRDefault="00131CC4" w:rsidP="005A14D8">
            <w:pPr>
              <w:rPr>
                <w:bCs/>
                <w:lang w:val="uk-UA"/>
              </w:rPr>
            </w:pPr>
            <w:r>
              <w:rPr>
                <w:bCs/>
                <w:lang w:val="uk-UA"/>
              </w:rPr>
              <w:t xml:space="preserve">Assistance in relocating to </w:t>
            </w:r>
            <w:r w:rsidR="002D210C">
              <w:rPr>
                <w:bCs/>
                <w:lang w:val="uk-UA"/>
              </w:rPr>
              <w:t xml:space="preserve">another region of Ukraine (help </w:t>
            </w:r>
            <w:r w:rsidR="009F05C4">
              <w:rPr>
                <w:bCs/>
                <w:lang w:val="uk-UA"/>
              </w:rPr>
              <w:t xml:space="preserve">finding a job and/or </w:t>
            </w:r>
            <w:r w:rsidR="00973E03">
              <w:rPr>
                <w:bCs/>
                <w:lang w:val="uk-UA"/>
              </w:rPr>
              <w:t xml:space="preserve">providing </w:t>
            </w:r>
            <w:r w:rsidR="00F210E0">
              <w:rPr>
                <w:bCs/>
                <w:lang w:val="uk-UA"/>
              </w:rPr>
              <w:t xml:space="preserve">housing </w:t>
            </w:r>
            <w:r w:rsidR="00973E03">
              <w:rPr>
                <w:bCs/>
                <w:lang w:val="uk-UA"/>
              </w:rPr>
              <w:t>or paying rent)</w:t>
            </w:r>
          </w:p>
        </w:tc>
        <w:tc>
          <w:tcPr>
            <w:tcW w:w="1133" w:type="dxa"/>
          </w:tcPr>
          <w:p w14:paraId="2D0DA3CB" w14:textId="77777777" w:rsidR="00CD770A" w:rsidRDefault="00CD770A" w:rsidP="005A14D8">
            <w:pPr>
              <w:rPr>
                <w:lang w:val="uk-UA"/>
              </w:rPr>
            </w:pPr>
            <w:r>
              <w:rPr>
                <w:lang w:val="uk-UA"/>
              </w:rPr>
              <w:t>8</w:t>
            </w:r>
          </w:p>
        </w:tc>
      </w:tr>
      <w:tr w:rsidR="00CD770A" w:rsidRPr="00BE1D4A" w14:paraId="348A2B0C" w14:textId="77777777" w:rsidTr="7C68DDE7">
        <w:trPr>
          <w:trHeight w:val="300"/>
        </w:trPr>
        <w:tc>
          <w:tcPr>
            <w:tcW w:w="8217" w:type="dxa"/>
          </w:tcPr>
          <w:p w14:paraId="7267CC35" w14:textId="5C02D9CC" w:rsidR="00CD770A" w:rsidRDefault="00CD770A" w:rsidP="6FD2E594">
            <w:pPr>
              <w:rPr>
                <w:lang w:val="uk-UA"/>
              </w:rPr>
            </w:pPr>
            <w:r w:rsidRPr="6FD2E594">
              <w:rPr>
                <w:lang w:val="uk-UA"/>
              </w:rPr>
              <w:t>Financial assistance from Ukraine (</w:t>
            </w:r>
            <w:r w:rsidR="75BDC992" w:rsidRPr="6FD2E594">
              <w:rPr>
                <w:lang w:val="uk-UA"/>
              </w:rPr>
              <w:t xml:space="preserve">e.g., for </w:t>
            </w:r>
            <w:r w:rsidRPr="6FD2E594">
              <w:rPr>
                <w:lang w:val="uk-UA"/>
              </w:rPr>
              <w:t>housing repairs, etc.)</w:t>
            </w:r>
          </w:p>
        </w:tc>
        <w:tc>
          <w:tcPr>
            <w:tcW w:w="1133" w:type="dxa"/>
          </w:tcPr>
          <w:p w14:paraId="1311FFAC" w14:textId="77777777" w:rsidR="00CD770A" w:rsidRDefault="00CD770A" w:rsidP="005A14D8">
            <w:pPr>
              <w:rPr>
                <w:lang w:val="uk-UA"/>
              </w:rPr>
            </w:pPr>
            <w:r>
              <w:rPr>
                <w:lang w:val="uk-UA"/>
              </w:rPr>
              <w:t>9</w:t>
            </w:r>
          </w:p>
        </w:tc>
      </w:tr>
      <w:tr w:rsidR="00CD770A" w:rsidRPr="00BE1D4A" w14:paraId="164CE287" w14:textId="77777777" w:rsidTr="7C68DDE7">
        <w:trPr>
          <w:trHeight w:val="300"/>
        </w:trPr>
        <w:tc>
          <w:tcPr>
            <w:tcW w:w="8217" w:type="dxa"/>
            <w:shd w:val="clear" w:color="auto" w:fill="E2EFD9" w:themeFill="accent6" w:themeFillTint="33"/>
          </w:tcPr>
          <w:p w14:paraId="33A242BA" w14:textId="3B1AD19A" w:rsidR="00CD770A" w:rsidRDefault="5D405691" w:rsidP="637DE64A">
            <w:pPr>
              <w:rPr>
                <w:lang w:val="uk-UA"/>
              </w:rPr>
            </w:pPr>
            <w:r w:rsidRPr="7C68DDE7">
              <w:rPr>
                <w:lang w:val="uk-UA"/>
              </w:rPr>
              <w:t xml:space="preserve">Improvements in the </w:t>
            </w:r>
            <w:r w:rsidR="58A00946" w:rsidRPr="7C68DDE7">
              <w:rPr>
                <w:lang w:val="uk-UA"/>
              </w:rPr>
              <w:t xml:space="preserve">rule of </w:t>
            </w:r>
            <w:r w:rsidR="50D8B487" w:rsidRPr="7C68DDE7">
              <w:rPr>
                <w:lang w:val="uk-UA"/>
              </w:rPr>
              <w:t xml:space="preserve">law and the fight against corruption </w:t>
            </w:r>
            <w:r w:rsidR="1A7C4F21" w:rsidRPr="7C68DDE7">
              <w:rPr>
                <w:lang w:val="uk-UA"/>
              </w:rPr>
              <w:t>in Ukraine</w:t>
            </w:r>
          </w:p>
        </w:tc>
        <w:tc>
          <w:tcPr>
            <w:tcW w:w="1133" w:type="dxa"/>
          </w:tcPr>
          <w:p w14:paraId="72E6AB77" w14:textId="77777777" w:rsidR="00CD770A" w:rsidRDefault="00CD770A" w:rsidP="005A14D8">
            <w:pPr>
              <w:rPr>
                <w:lang w:val="uk-UA"/>
              </w:rPr>
            </w:pPr>
            <w:r>
              <w:rPr>
                <w:lang w:val="uk-UA"/>
              </w:rPr>
              <w:t>10</w:t>
            </w:r>
          </w:p>
        </w:tc>
      </w:tr>
      <w:tr w:rsidR="7C68DDE7" w14:paraId="412A257A" w14:textId="77777777" w:rsidTr="7C68DDE7">
        <w:trPr>
          <w:trHeight w:val="300"/>
        </w:trPr>
        <w:tc>
          <w:tcPr>
            <w:tcW w:w="8217" w:type="dxa"/>
            <w:shd w:val="clear" w:color="auto" w:fill="E2EFD9" w:themeFill="accent6" w:themeFillTint="33"/>
          </w:tcPr>
          <w:p w14:paraId="120DEAD9" w14:textId="02699C09" w:rsidR="3190B54E" w:rsidRDefault="3190B54E" w:rsidP="7C68DDE7">
            <w:pPr>
              <w:rPr>
                <w:lang w:val="uk-UA"/>
              </w:rPr>
            </w:pPr>
            <w:r w:rsidRPr="7C68DDE7">
              <w:rPr>
                <w:color w:val="000000" w:themeColor="text1"/>
                <w:lang w:val="uk-UA"/>
              </w:rPr>
              <w:t>A higher standard of living in Ukraine (e.g., higher wages and pensions, better education and healthcare, etc.)</w:t>
            </w:r>
          </w:p>
        </w:tc>
        <w:tc>
          <w:tcPr>
            <w:tcW w:w="1133" w:type="dxa"/>
          </w:tcPr>
          <w:p w14:paraId="254E5EE5" w14:textId="272B9F60" w:rsidR="3190B54E" w:rsidRDefault="3190B54E" w:rsidP="7C68DDE7">
            <w:pPr>
              <w:rPr>
                <w:lang w:val="uk-UA"/>
              </w:rPr>
            </w:pPr>
            <w:r w:rsidRPr="7C68DDE7">
              <w:rPr>
                <w:lang w:val="uk-UA"/>
              </w:rPr>
              <w:t>11</w:t>
            </w:r>
          </w:p>
        </w:tc>
      </w:tr>
      <w:tr w:rsidR="00CD770A" w:rsidRPr="00BE1D4A" w14:paraId="7BE2D94E" w14:textId="77777777" w:rsidTr="7C68DDE7">
        <w:trPr>
          <w:trHeight w:val="300"/>
        </w:trPr>
        <w:tc>
          <w:tcPr>
            <w:tcW w:w="8217" w:type="dxa"/>
          </w:tcPr>
          <w:p w14:paraId="1E9B16E8" w14:textId="77777777" w:rsidR="00CD770A" w:rsidRDefault="00CD770A" w:rsidP="005A14D8">
            <w:pPr>
              <w:rPr>
                <w:bCs/>
                <w:lang w:val="uk-UA"/>
              </w:rPr>
            </w:pPr>
            <w:r>
              <w:rPr>
                <w:bCs/>
                <w:lang w:val="uk-UA"/>
              </w:rPr>
              <w:t>Your employer will prohibit remote work</w:t>
            </w:r>
          </w:p>
        </w:tc>
        <w:tc>
          <w:tcPr>
            <w:tcW w:w="1133" w:type="dxa"/>
          </w:tcPr>
          <w:p w14:paraId="3ECA8F28" w14:textId="0D014350" w:rsidR="00CD770A" w:rsidRDefault="0BD0684B" w:rsidP="005A14D8">
            <w:pPr>
              <w:rPr>
                <w:lang w:val="uk-UA"/>
              </w:rPr>
            </w:pPr>
            <w:r w:rsidRPr="7C68DDE7">
              <w:rPr>
                <w:lang w:val="uk-UA"/>
              </w:rPr>
              <w:t>12</w:t>
            </w:r>
          </w:p>
        </w:tc>
      </w:tr>
      <w:tr w:rsidR="00CD770A" w:rsidRPr="00BE1D4A" w14:paraId="693CB22B" w14:textId="77777777" w:rsidTr="7C68DDE7">
        <w:trPr>
          <w:trHeight w:val="300"/>
        </w:trPr>
        <w:tc>
          <w:tcPr>
            <w:tcW w:w="8217" w:type="dxa"/>
          </w:tcPr>
          <w:p w14:paraId="48B77521" w14:textId="77777777" w:rsidR="00CD770A" w:rsidRDefault="00CD770A" w:rsidP="005A14D8">
            <w:pPr>
              <w:rPr>
                <w:bCs/>
                <w:lang w:val="uk-UA"/>
              </w:rPr>
            </w:pPr>
            <w:r>
              <w:rPr>
                <w:bCs/>
                <w:lang w:val="uk-UA"/>
              </w:rPr>
              <w:t xml:space="preserve">Discontinuation of financial aid to Ukrainians in </w:t>
            </w:r>
            <w:r w:rsidRPr="00BE1D4A">
              <w:rPr>
                <w:b/>
                <w:bCs/>
                <w:color w:val="00B0F0"/>
                <w:lang w:val="uk-UA"/>
              </w:rPr>
              <w:t>[</w:t>
            </w:r>
            <w:r>
              <w:rPr>
                <w:b/>
                <w:bCs/>
                <w:color w:val="00B0F0"/>
                <w:lang w:val="uk-UA"/>
              </w:rPr>
              <w:t xml:space="preserve">_filling_from_S5 </w:t>
            </w:r>
            <w:r w:rsidRPr="00BE1D4A">
              <w:rPr>
                <w:b/>
                <w:bCs/>
                <w:color w:val="00B0F0"/>
                <w:lang w:val="uk-UA"/>
              </w:rPr>
              <w:t>]</w:t>
            </w:r>
          </w:p>
        </w:tc>
        <w:tc>
          <w:tcPr>
            <w:tcW w:w="1133" w:type="dxa"/>
          </w:tcPr>
          <w:p w14:paraId="41154D21" w14:textId="700D7FE7" w:rsidR="00CD770A" w:rsidRDefault="16BCEDB9" w:rsidP="005A14D8">
            <w:pPr>
              <w:rPr>
                <w:lang w:val="uk-UA"/>
              </w:rPr>
            </w:pPr>
            <w:r w:rsidRPr="7C68DDE7">
              <w:rPr>
                <w:lang w:val="uk-UA"/>
              </w:rPr>
              <w:t>13</w:t>
            </w:r>
          </w:p>
        </w:tc>
      </w:tr>
      <w:tr w:rsidR="00CD770A" w:rsidRPr="00BE1D4A" w14:paraId="53A4B140" w14:textId="77777777" w:rsidTr="7C68DDE7">
        <w:trPr>
          <w:trHeight w:val="300"/>
        </w:trPr>
        <w:tc>
          <w:tcPr>
            <w:tcW w:w="8217" w:type="dxa"/>
          </w:tcPr>
          <w:p w14:paraId="588C0AE3" w14:textId="77777777" w:rsidR="00CD770A" w:rsidRDefault="00CD770A" w:rsidP="005A14D8">
            <w:pPr>
              <w:rPr>
                <w:bCs/>
                <w:lang w:val="uk-UA"/>
              </w:rPr>
            </w:pPr>
            <w:r>
              <w:rPr>
                <w:bCs/>
                <w:lang w:val="uk-UA"/>
              </w:rPr>
              <w:t xml:space="preserve">Inability to obtain free housing or rent housing at a discount in </w:t>
            </w:r>
            <w:r w:rsidRPr="00BE1D4A">
              <w:rPr>
                <w:b/>
                <w:bCs/>
                <w:color w:val="00B0F0"/>
                <w:lang w:val="uk-UA"/>
              </w:rPr>
              <w:t>[</w:t>
            </w:r>
            <w:r>
              <w:rPr>
                <w:b/>
                <w:bCs/>
                <w:color w:val="00B0F0"/>
                <w:lang w:val="uk-UA"/>
              </w:rPr>
              <w:t xml:space="preserve">_filling_from_S5 </w:t>
            </w:r>
            <w:r w:rsidRPr="00BE1D4A">
              <w:rPr>
                <w:b/>
                <w:bCs/>
                <w:color w:val="00B0F0"/>
                <w:lang w:val="uk-UA"/>
              </w:rPr>
              <w:t>]</w:t>
            </w:r>
          </w:p>
        </w:tc>
        <w:tc>
          <w:tcPr>
            <w:tcW w:w="1133" w:type="dxa"/>
          </w:tcPr>
          <w:p w14:paraId="0F8A9C8E" w14:textId="712C1E55" w:rsidR="00CD770A" w:rsidRDefault="0F6A5CBE" w:rsidP="005A14D8">
            <w:pPr>
              <w:rPr>
                <w:lang w:val="uk-UA"/>
              </w:rPr>
            </w:pPr>
            <w:r w:rsidRPr="7C68DDE7">
              <w:rPr>
                <w:lang w:val="uk-UA"/>
              </w:rPr>
              <w:t>14</w:t>
            </w:r>
          </w:p>
        </w:tc>
      </w:tr>
      <w:tr w:rsidR="00CD770A" w:rsidRPr="00BE1D4A" w14:paraId="4DA39A90" w14:textId="77777777" w:rsidTr="7C68DDE7">
        <w:trPr>
          <w:trHeight w:val="300"/>
        </w:trPr>
        <w:tc>
          <w:tcPr>
            <w:tcW w:w="8217" w:type="dxa"/>
          </w:tcPr>
          <w:p w14:paraId="7030D0E5" w14:textId="77777777" w:rsidR="00CD770A" w:rsidRDefault="00CD770A" w:rsidP="005A14D8">
            <w:pPr>
              <w:rPr>
                <w:bCs/>
                <w:lang w:val="uk-UA"/>
              </w:rPr>
            </w:pPr>
            <w:r>
              <w:rPr>
                <w:bCs/>
                <w:lang w:val="uk-UA"/>
              </w:rPr>
              <w:t xml:space="preserve">Expiration of temporary shelter in </w:t>
            </w:r>
            <w:r w:rsidRPr="00BE1D4A">
              <w:rPr>
                <w:b/>
                <w:bCs/>
                <w:color w:val="00B0F0"/>
                <w:lang w:val="uk-UA"/>
              </w:rPr>
              <w:t>[</w:t>
            </w:r>
            <w:r>
              <w:rPr>
                <w:b/>
                <w:bCs/>
                <w:color w:val="00B0F0"/>
                <w:lang w:val="uk-UA"/>
              </w:rPr>
              <w:t xml:space="preserve">_filling_from_S5 </w:t>
            </w:r>
            <w:r w:rsidRPr="00BE1D4A">
              <w:rPr>
                <w:b/>
                <w:bCs/>
                <w:color w:val="00B0F0"/>
                <w:lang w:val="uk-UA"/>
              </w:rPr>
              <w:t>]</w:t>
            </w:r>
          </w:p>
        </w:tc>
        <w:tc>
          <w:tcPr>
            <w:tcW w:w="1133" w:type="dxa"/>
          </w:tcPr>
          <w:p w14:paraId="1BCAC992" w14:textId="24B0B10C" w:rsidR="00CD770A" w:rsidRPr="00BE1D4A" w:rsidRDefault="30331A96" w:rsidP="005A14D8">
            <w:pPr>
              <w:rPr>
                <w:lang w:val="uk-UA"/>
              </w:rPr>
            </w:pPr>
            <w:r w:rsidRPr="7C68DDE7">
              <w:rPr>
                <w:lang w:val="uk-UA"/>
              </w:rPr>
              <w:t>15</w:t>
            </w:r>
          </w:p>
        </w:tc>
      </w:tr>
      <w:tr w:rsidR="00CD770A" w:rsidRPr="00BE1D4A" w14:paraId="1046BE05" w14:textId="77777777" w:rsidTr="7C68DDE7">
        <w:trPr>
          <w:trHeight w:val="300"/>
        </w:trPr>
        <w:tc>
          <w:tcPr>
            <w:tcW w:w="8217" w:type="dxa"/>
          </w:tcPr>
          <w:p w14:paraId="186D6CD1" w14:textId="77777777" w:rsidR="00CD770A" w:rsidRDefault="00CD770A" w:rsidP="005A14D8">
            <w:pPr>
              <w:rPr>
                <w:bCs/>
                <w:lang w:val="uk-UA"/>
              </w:rPr>
            </w:pPr>
            <w:r>
              <w:rPr>
                <w:bCs/>
                <w:lang w:val="uk-UA"/>
              </w:rPr>
              <w:t xml:space="preserve">Other </w:t>
            </w:r>
            <w:r w:rsidRPr="001C379D">
              <w:rPr>
                <w:bCs/>
                <w:color w:val="00B0F0"/>
                <w:lang w:val="uk-UA"/>
              </w:rPr>
              <w:t>VH</w:t>
            </w:r>
          </w:p>
        </w:tc>
        <w:tc>
          <w:tcPr>
            <w:tcW w:w="1133" w:type="dxa"/>
          </w:tcPr>
          <w:p w14:paraId="38F453FC" w14:textId="77777777" w:rsidR="00CD770A" w:rsidRDefault="00CD770A" w:rsidP="005A14D8">
            <w:pPr>
              <w:rPr>
                <w:lang w:val="uk-UA"/>
              </w:rPr>
            </w:pPr>
            <w:r>
              <w:rPr>
                <w:lang w:val="uk-UA"/>
              </w:rPr>
              <w:t>97</w:t>
            </w:r>
          </w:p>
        </w:tc>
      </w:tr>
      <w:tr w:rsidR="00CD770A" w:rsidRPr="00BE1D4A" w14:paraId="5A3EC84C" w14:textId="77777777" w:rsidTr="7C68DDE7">
        <w:trPr>
          <w:trHeight w:val="300"/>
        </w:trPr>
        <w:tc>
          <w:tcPr>
            <w:tcW w:w="8217" w:type="dxa"/>
          </w:tcPr>
          <w:p w14:paraId="04F486A2" w14:textId="77777777" w:rsidR="00CD770A" w:rsidRDefault="00CD770A" w:rsidP="005A14D8">
            <w:pPr>
              <w:rPr>
                <w:bCs/>
                <w:lang w:val="uk-UA"/>
              </w:rPr>
            </w:pPr>
            <w:r>
              <w:rPr>
                <w:bCs/>
                <w:lang w:val="uk-UA"/>
              </w:rPr>
              <w:t>None of the above</w:t>
            </w:r>
          </w:p>
        </w:tc>
        <w:tc>
          <w:tcPr>
            <w:tcW w:w="1133" w:type="dxa"/>
          </w:tcPr>
          <w:p w14:paraId="33DDACE6" w14:textId="5909CDDD" w:rsidR="00CD770A" w:rsidRPr="00BE1D4A" w:rsidRDefault="7D6E010A" w:rsidP="005A14D8">
            <w:pPr>
              <w:rPr>
                <w:lang w:val="uk-UA"/>
              </w:rPr>
            </w:pPr>
            <w:r w:rsidRPr="7C68DDE7">
              <w:rPr>
                <w:lang w:val="uk-UA"/>
              </w:rPr>
              <w:t>16</w:t>
            </w:r>
          </w:p>
        </w:tc>
      </w:tr>
      <w:tr w:rsidR="2F68CD4B" w14:paraId="1A16B1D1" w14:textId="77777777" w:rsidTr="7C68DDE7">
        <w:trPr>
          <w:trHeight w:val="300"/>
        </w:trPr>
        <w:tc>
          <w:tcPr>
            <w:tcW w:w="8217" w:type="dxa"/>
            <w:shd w:val="clear" w:color="auto" w:fill="E2EFD9" w:themeFill="accent6" w:themeFillTint="33"/>
          </w:tcPr>
          <w:p w14:paraId="3A605A50" w14:textId="2958E2D8" w:rsidR="6B30971A" w:rsidRDefault="2184F3BB" w:rsidP="2F68CD4B">
            <w:pPr>
              <w:rPr>
                <w:lang w:val="uk-UA"/>
              </w:rPr>
            </w:pPr>
            <w:r w:rsidRPr="25B890FF">
              <w:rPr>
                <w:lang w:val="uk-UA"/>
              </w:rPr>
              <w:t xml:space="preserve">Suspension </w:t>
            </w:r>
            <w:r w:rsidR="10C4D6E3" w:rsidRPr="25B890FF">
              <w:rPr>
                <w:lang w:val="uk-UA"/>
              </w:rPr>
              <w:t>of male conscription</w:t>
            </w:r>
          </w:p>
        </w:tc>
        <w:tc>
          <w:tcPr>
            <w:tcW w:w="1133" w:type="dxa"/>
            <w:shd w:val="clear" w:color="auto" w:fill="E2EFD9" w:themeFill="accent6" w:themeFillTint="33"/>
          </w:tcPr>
          <w:p w14:paraId="3D2C5BAC" w14:textId="5D0B7605" w:rsidR="6B30971A" w:rsidRDefault="40C7F3A4" w:rsidP="2F68CD4B">
            <w:pPr>
              <w:rPr>
                <w:lang w:val="uk-UA"/>
              </w:rPr>
            </w:pPr>
            <w:r w:rsidRPr="7C68DDE7">
              <w:rPr>
                <w:lang w:val="uk-UA"/>
              </w:rPr>
              <w:t>17</w:t>
            </w:r>
          </w:p>
        </w:tc>
      </w:tr>
      <w:tr w:rsidR="2F68CD4B" w14:paraId="417A0956" w14:textId="77777777" w:rsidTr="7C68DDE7">
        <w:trPr>
          <w:trHeight w:val="300"/>
        </w:trPr>
        <w:tc>
          <w:tcPr>
            <w:tcW w:w="8217" w:type="dxa"/>
            <w:shd w:val="clear" w:color="auto" w:fill="E2EFD9" w:themeFill="accent6" w:themeFillTint="33"/>
          </w:tcPr>
          <w:p w14:paraId="5721F03F" w14:textId="4DEA8B66" w:rsidR="6B30971A" w:rsidRDefault="6B30971A" w:rsidP="2F68CD4B">
            <w:pPr>
              <w:rPr>
                <w:lang w:val="uk-UA"/>
              </w:rPr>
            </w:pPr>
            <w:r w:rsidRPr="2F68CD4B">
              <w:rPr>
                <w:lang w:val="uk-UA"/>
              </w:rPr>
              <w:t>Free border crossing for men</w:t>
            </w:r>
          </w:p>
        </w:tc>
        <w:tc>
          <w:tcPr>
            <w:tcW w:w="1133" w:type="dxa"/>
            <w:shd w:val="clear" w:color="auto" w:fill="E2EFD9" w:themeFill="accent6" w:themeFillTint="33"/>
          </w:tcPr>
          <w:p w14:paraId="034CE825" w14:textId="19A64E8F" w:rsidR="6B30971A" w:rsidRDefault="2F7EDFBC" w:rsidP="2F68CD4B">
            <w:pPr>
              <w:rPr>
                <w:lang w:val="uk-UA"/>
              </w:rPr>
            </w:pPr>
            <w:r w:rsidRPr="7C68DDE7">
              <w:rPr>
                <w:lang w:val="uk-UA"/>
              </w:rPr>
              <w:t>18</w:t>
            </w:r>
          </w:p>
        </w:tc>
      </w:tr>
      <w:tr w:rsidR="637DE64A" w14:paraId="1F865A8E" w14:textId="77777777" w:rsidTr="7C68DDE7">
        <w:trPr>
          <w:trHeight w:val="300"/>
        </w:trPr>
        <w:tc>
          <w:tcPr>
            <w:tcW w:w="8217" w:type="dxa"/>
            <w:shd w:val="clear" w:color="auto" w:fill="E2EFD9" w:themeFill="accent6" w:themeFillTint="33"/>
          </w:tcPr>
          <w:p w14:paraId="1F9B43F5" w14:textId="414F8CAE" w:rsidR="1EEE679B" w:rsidRDefault="1EEE679B" w:rsidP="637DE64A">
            <w:pPr>
              <w:rPr>
                <w:lang w:val="uk-UA"/>
              </w:rPr>
            </w:pPr>
            <w:r w:rsidRPr="637DE64A">
              <w:rPr>
                <w:lang w:val="uk-UA"/>
              </w:rPr>
              <w:t xml:space="preserve">Freeze of the conflict along the contact line </w:t>
            </w:r>
            <w:r w:rsidR="45A690B4" w:rsidRPr="637DE64A">
              <w:rPr>
                <w:lang w:val="uk-UA"/>
              </w:rPr>
              <w:t>(</w:t>
            </w:r>
            <w:r w:rsidRPr="637DE64A">
              <w:rPr>
                <w:lang w:val="uk-UA"/>
              </w:rPr>
              <w:t>as of 2022</w:t>
            </w:r>
            <w:r w:rsidR="1A1FA3A9" w:rsidRPr="637DE64A">
              <w:rPr>
                <w:lang w:val="uk-UA"/>
              </w:rPr>
              <w:t>)</w:t>
            </w:r>
          </w:p>
        </w:tc>
        <w:tc>
          <w:tcPr>
            <w:tcW w:w="1133" w:type="dxa"/>
            <w:shd w:val="clear" w:color="auto" w:fill="E2EFD9" w:themeFill="accent6" w:themeFillTint="33"/>
          </w:tcPr>
          <w:p w14:paraId="010E7ACA" w14:textId="2691A7A8" w:rsidR="1EEE679B" w:rsidRDefault="2C0B6686" w:rsidP="637DE64A">
            <w:pPr>
              <w:rPr>
                <w:lang w:val="uk-UA"/>
              </w:rPr>
            </w:pPr>
            <w:r w:rsidRPr="7C68DDE7">
              <w:rPr>
                <w:lang w:val="uk-UA"/>
              </w:rPr>
              <w:t>19</w:t>
            </w:r>
          </w:p>
        </w:tc>
      </w:tr>
      <w:tr w:rsidR="637DE64A" w14:paraId="3EB718F0" w14:textId="77777777" w:rsidTr="7C68DDE7">
        <w:trPr>
          <w:trHeight w:val="300"/>
        </w:trPr>
        <w:tc>
          <w:tcPr>
            <w:tcW w:w="8217" w:type="dxa"/>
            <w:shd w:val="clear" w:color="auto" w:fill="E2EFD9" w:themeFill="accent6" w:themeFillTint="33"/>
          </w:tcPr>
          <w:p w14:paraId="772F4DB7" w14:textId="55C3325C" w:rsidR="1EEE679B" w:rsidRDefault="53B79C93" w:rsidP="637DE64A">
            <w:pPr>
              <w:rPr>
                <w:b/>
                <w:bCs/>
                <w:color w:val="00B0F0"/>
                <w:lang w:val="uk-UA"/>
              </w:rPr>
            </w:pPr>
            <w:r w:rsidRPr="25B890FF">
              <w:rPr>
                <w:lang w:val="uk-UA"/>
              </w:rPr>
              <w:t xml:space="preserve">Inability to obtain </w:t>
            </w:r>
            <w:r w:rsidR="17CEF10F" w:rsidRPr="25B890FF">
              <w:rPr>
                <w:lang w:val="uk-UA"/>
              </w:rPr>
              <w:t xml:space="preserve">or </w:t>
            </w:r>
            <w:r w:rsidR="4858A268" w:rsidRPr="25B890FF">
              <w:rPr>
                <w:lang w:val="uk-UA"/>
              </w:rPr>
              <w:t xml:space="preserve">renew </w:t>
            </w:r>
            <w:r w:rsidRPr="25B890FF">
              <w:rPr>
                <w:lang w:val="uk-UA"/>
              </w:rPr>
              <w:t xml:space="preserve">a residence permit in </w:t>
            </w:r>
            <w:r w:rsidRPr="25B890FF">
              <w:rPr>
                <w:b/>
                <w:bCs/>
                <w:color w:val="00B0F0"/>
                <w:lang w:val="uk-UA"/>
              </w:rPr>
              <w:t xml:space="preserve">[_filling_from_S5] </w:t>
            </w:r>
            <w:r w:rsidR="2CF1C198" w:rsidRPr="25B890FF">
              <w:rPr>
                <w:rFonts w:asciiTheme="minorHAnsi" w:eastAsiaTheme="minorEastAsia" w:hAnsiTheme="minorHAnsi" w:cstheme="minorBidi"/>
                <w:lang w:val="uk-UA"/>
              </w:rPr>
              <w:t xml:space="preserve">or other countries </w:t>
            </w:r>
            <w:r w:rsidR="0A625C6C" w:rsidRPr="25B890FF">
              <w:rPr>
                <w:rFonts w:asciiTheme="minorHAnsi" w:eastAsiaTheme="minorEastAsia" w:hAnsiTheme="minorHAnsi" w:cstheme="minorBidi"/>
                <w:lang w:val="uk-UA"/>
              </w:rPr>
              <w:t xml:space="preserve">where you would like to live </w:t>
            </w:r>
          </w:p>
        </w:tc>
        <w:tc>
          <w:tcPr>
            <w:tcW w:w="1133" w:type="dxa"/>
            <w:shd w:val="clear" w:color="auto" w:fill="E2EFD9" w:themeFill="accent6" w:themeFillTint="33"/>
          </w:tcPr>
          <w:p w14:paraId="06DCCDFD" w14:textId="44348B7E" w:rsidR="1801DDBF" w:rsidRDefault="4AF88F97" w:rsidP="637DE64A">
            <w:pPr>
              <w:rPr>
                <w:lang w:val="uk-UA"/>
              </w:rPr>
            </w:pPr>
            <w:r w:rsidRPr="7C68DDE7">
              <w:rPr>
                <w:lang w:val="uk-UA"/>
              </w:rPr>
              <w:t>20</w:t>
            </w:r>
          </w:p>
        </w:tc>
      </w:tr>
      <w:tr w:rsidR="637DE64A" w14:paraId="24F02696" w14:textId="77777777" w:rsidTr="7C68DDE7">
        <w:trPr>
          <w:trHeight w:val="300"/>
        </w:trPr>
        <w:tc>
          <w:tcPr>
            <w:tcW w:w="8217" w:type="dxa"/>
            <w:shd w:val="clear" w:color="auto" w:fill="E2EFD9" w:themeFill="accent6" w:themeFillTint="33"/>
          </w:tcPr>
          <w:p w14:paraId="1785E9FC" w14:textId="3CA47079" w:rsidR="414BB11A" w:rsidRDefault="56C52292" w:rsidP="637DE64A">
            <w:pPr>
              <w:rPr>
                <w:lang w:val="uk-UA"/>
              </w:rPr>
            </w:pPr>
            <w:r w:rsidRPr="7B81375D">
              <w:rPr>
                <w:lang w:val="uk-UA"/>
              </w:rPr>
              <w:lastRenderedPageBreak/>
              <w:t xml:space="preserve">Ukraine’s accession to the EU </w:t>
            </w:r>
            <w:r w:rsidR="43A290C7" w:rsidRPr="7B81375D">
              <w:rPr>
                <w:lang w:val="uk-UA"/>
              </w:rPr>
              <w:t xml:space="preserve">or NATO, </w:t>
            </w:r>
            <w:r w:rsidR="0C1A1CB2" w:rsidRPr="7B81375D">
              <w:rPr>
                <w:lang w:val="uk-UA"/>
              </w:rPr>
              <w:t xml:space="preserve">or </w:t>
            </w:r>
            <w:r w:rsidRPr="7B81375D">
              <w:rPr>
                <w:lang w:val="uk-UA"/>
              </w:rPr>
              <w:t>clear progress toward this goal</w:t>
            </w:r>
          </w:p>
        </w:tc>
        <w:tc>
          <w:tcPr>
            <w:tcW w:w="1133" w:type="dxa"/>
            <w:shd w:val="clear" w:color="auto" w:fill="E2EFD9" w:themeFill="accent6" w:themeFillTint="33"/>
          </w:tcPr>
          <w:p w14:paraId="04A146BC" w14:textId="25FAC3D5" w:rsidR="414BB11A" w:rsidRDefault="3521E95C" w:rsidP="637DE64A">
            <w:pPr>
              <w:rPr>
                <w:lang w:val="uk-UA"/>
              </w:rPr>
            </w:pPr>
            <w:r w:rsidRPr="7C68DDE7">
              <w:rPr>
                <w:lang w:val="uk-UA"/>
              </w:rPr>
              <w:t>21</w:t>
            </w:r>
          </w:p>
        </w:tc>
      </w:tr>
    </w:tbl>
    <w:p w14:paraId="3965349E" w14:textId="77777777" w:rsidR="00CD770A" w:rsidRDefault="00CD770A" w:rsidP="00CD770A">
      <w:pPr>
        <w:rPr>
          <w:lang w:val="uk-UA"/>
        </w:rPr>
      </w:pPr>
    </w:p>
    <w:tbl>
      <w:tblPr>
        <w:tblStyle w:val="TableGrid"/>
        <w:tblW w:w="0" w:type="auto"/>
        <w:tblLook w:val="04A0" w:firstRow="1" w:lastRow="0" w:firstColumn="1" w:lastColumn="0" w:noHBand="0" w:noVBand="1"/>
      </w:tblPr>
      <w:tblGrid>
        <w:gridCol w:w="8217"/>
        <w:gridCol w:w="1133"/>
      </w:tblGrid>
      <w:tr w:rsidR="2A40170C" w14:paraId="131B2F69" w14:textId="77777777" w:rsidTr="1CF88454">
        <w:trPr>
          <w:trHeight w:val="300"/>
        </w:trPr>
        <w:tc>
          <w:tcPr>
            <w:tcW w:w="8217" w:type="dxa"/>
          </w:tcPr>
          <w:p w14:paraId="079F84B2" w14:textId="08F87449" w:rsidR="2A40170C" w:rsidRPr="00AE7FAC" w:rsidRDefault="260F9B47" w:rsidP="1CF88454">
            <w:pPr>
              <w:shd w:val="clear" w:color="auto" w:fill="E2EFD9" w:themeFill="accent6" w:themeFillTint="33"/>
              <w:rPr>
                <w:b/>
                <w:bCs/>
              </w:rPr>
            </w:pPr>
            <w:r w:rsidRPr="1CF88454">
              <w:rPr>
                <w:b/>
                <w:bCs/>
              </w:rPr>
              <w:t xml:space="preserve">Q7.1. </w:t>
            </w:r>
            <w:r w:rsidR="60835F10" w:rsidRPr="1CF88454">
              <w:rPr>
                <w:b/>
                <w:bCs/>
              </w:rPr>
              <w:t xml:space="preserve">In your opinion, </w:t>
            </w:r>
            <w:r w:rsidR="37513F7C" w:rsidRPr="1CF88454">
              <w:rPr>
                <w:b/>
                <w:bCs/>
              </w:rPr>
              <w:t xml:space="preserve">are there currently </w:t>
            </w:r>
            <w:r w:rsidR="1BCE2231" w:rsidRPr="1CF88454">
              <w:rPr>
                <w:b/>
                <w:bCs/>
              </w:rPr>
              <w:t xml:space="preserve">regions </w:t>
            </w:r>
            <w:r w:rsidR="37513F7C" w:rsidRPr="1CF88454">
              <w:rPr>
                <w:b/>
                <w:bCs/>
              </w:rPr>
              <w:t xml:space="preserve">in Ukraine that </w:t>
            </w:r>
            <w:r w:rsidR="36389E65" w:rsidRPr="1CF88454">
              <w:rPr>
                <w:b/>
                <w:bCs/>
              </w:rPr>
              <w:t>are safe enough to live in</w:t>
            </w:r>
            <w:r w:rsidR="37513F7C" w:rsidRPr="1CF88454">
              <w:rPr>
                <w:b/>
                <w:bCs/>
              </w:rPr>
              <w:t xml:space="preserve">?   </w:t>
            </w:r>
          </w:p>
        </w:tc>
        <w:tc>
          <w:tcPr>
            <w:tcW w:w="1133" w:type="dxa"/>
          </w:tcPr>
          <w:p w14:paraId="369FFB7A" w14:textId="02529E4F" w:rsidR="2A40170C" w:rsidRDefault="2A40170C" w:rsidP="2A40170C">
            <w:pPr>
              <w:shd w:val="clear" w:color="auto" w:fill="E2EFD9" w:themeFill="accent6" w:themeFillTint="33"/>
              <w:rPr>
                <w:lang w:val="uk-UA"/>
              </w:rPr>
            </w:pPr>
            <w:r w:rsidRPr="2A40170C">
              <w:rPr>
                <w:b/>
                <w:bCs/>
                <w:color w:val="00B0F0"/>
                <w:lang w:val="uk-UA"/>
              </w:rPr>
              <w:t>MB</w:t>
            </w:r>
          </w:p>
        </w:tc>
      </w:tr>
      <w:tr w:rsidR="2A40170C" w14:paraId="7AE4F2EC" w14:textId="77777777" w:rsidTr="1CF88454">
        <w:trPr>
          <w:trHeight w:val="300"/>
        </w:trPr>
        <w:tc>
          <w:tcPr>
            <w:tcW w:w="8217" w:type="dxa"/>
          </w:tcPr>
          <w:p w14:paraId="428A5177" w14:textId="731E07FE" w:rsidR="2A40170C" w:rsidRDefault="2A40170C" w:rsidP="7C68DDE7">
            <w:pPr>
              <w:shd w:val="clear" w:color="auto" w:fill="E2EFD9" w:themeFill="accent6" w:themeFillTint="33"/>
              <w:rPr>
                <w:color w:val="00B0F0"/>
                <w:lang w:val="uk-UA"/>
              </w:rPr>
            </w:pPr>
            <w:r w:rsidRPr="7C68DDE7">
              <w:rPr>
                <w:color w:val="00B0F0"/>
                <w:lang w:val="uk-UA"/>
              </w:rPr>
              <w:t>List of regions</w:t>
            </w:r>
          </w:p>
        </w:tc>
        <w:tc>
          <w:tcPr>
            <w:tcW w:w="1133" w:type="dxa"/>
          </w:tcPr>
          <w:p w14:paraId="163AECE1" w14:textId="77777777" w:rsidR="2A40170C" w:rsidRDefault="2A40170C" w:rsidP="2A40170C">
            <w:pPr>
              <w:shd w:val="clear" w:color="auto" w:fill="E2EFD9" w:themeFill="accent6" w:themeFillTint="33"/>
              <w:rPr>
                <w:lang w:val="uk-UA"/>
              </w:rPr>
            </w:pPr>
          </w:p>
        </w:tc>
      </w:tr>
      <w:tr w:rsidR="2A40170C" w14:paraId="6B8D2CF7" w14:textId="77777777" w:rsidTr="1CF88454">
        <w:trPr>
          <w:trHeight w:val="300"/>
        </w:trPr>
        <w:tc>
          <w:tcPr>
            <w:tcW w:w="8217" w:type="dxa"/>
          </w:tcPr>
          <w:p w14:paraId="091F1ADE" w14:textId="4EE5E0DD" w:rsidR="0E361522" w:rsidRDefault="0E361522" w:rsidP="2A40170C">
            <w:pPr>
              <w:rPr>
                <w:rFonts w:cs="Tahoma"/>
                <w:lang w:val="uk-UA"/>
              </w:rPr>
            </w:pPr>
            <w:r w:rsidRPr="2A40170C">
              <w:rPr>
                <w:rFonts w:cs="Tahoma"/>
                <w:lang w:val="uk-UA"/>
              </w:rPr>
              <w:t>No, there are currently no safe regions in Ukraine</w:t>
            </w:r>
          </w:p>
        </w:tc>
        <w:tc>
          <w:tcPr>
            <w:tcW w:w="1133" w:type="dxa"/>
          </w:tcPr>
          <w:p w14:paraId="769919D8" w14:textId="36A158A5" w:rsidR="0E361522" w:rsidRDefault="0E361522" w:rsidP="2A40170C">
            <w:pPr>
              <w:rPr>
                <w:lang w:val="uk-UA"/>
              </w:rPr>
            </w:pPr>
            <w:r w:rsidRPr="2A40170C">
              <w:rPr>
                <w:lang w:val="uk-UA"/>
              </w:rPr>
              <w:t xml:space="preserve">97 </w:t>
            </w:r>
            <w:r w:rsidRPr="2A40170C">
              <w:rPr>
                <w:b/>
                <w:bCs/>
                <w:lang w:val="uk-UA"/>
              </w:rPr>
              <w:t>OV</w:t>
            </w:r>
          </w:p>
        </w:tc>
      </w:tr>
      <w:tr w:rsidR="2A40170C" w14:paraId="5D2AB041" w14:textId="77777777" w:rsidTr="1CF88454">
        <w:trPr>
          <w:trHeight w:val="300"/>
        </w:trPr>
        <w:tc>
          <w:tcPr>
            <w:tcW w:w="8217" w:type="dxa"/>
          </w:tcPr>
          <w:p w14:paraId="15618C02" w14:textId="7BF83438" w:rsidR="2A40170C" w:rsidRDefault="2A40170C" w:rsidP="2A40170C">
            <w:pPr>
              <w:rPr>
                <w:rFonts w:cs="Tahoma"/>
                <w:lang w:val="uk-UA"/>
              </w:rPr>
            </w:pPr>
            <w:r w:rsidRPr="2A40170C">
              <w:rPr>
                <w:rFonts w:cs="Tahoma"/>
                <w:lang w:val="uk-UA"/>
              </w:rPr>
              <w:t>Hard to say</w:t>
            </w:r>
          </w:p>
        </w:tc>
        <w:tc>
          <w:tcPr>
            <w:tcW w:w="1133" w:type="dxa"/>
          </w:tcPr>
          <w:p w14:paraId="43C95288" w14:textId="2754713C" w:rsidR="2A40170C" w:rsidRDefault="2A40170C" w:rsidP="2A40170C">
            <w:pPr>
              <w:rPr>
                <w:lang w:val="uk-UA"/>
              </w:rPr>
            </w:pPr>
            <w:r w:rsidRPr="2A40170C">
              <w:rPr>
                <w:lang w:val="uk-UA"/>
              </w:rPr>
              <w:t>98</w:t>
            </w:r>
          </w:p>
        </w:tc>
      </w:tr>
    </w:tbl>
    <w:p w14:paraId="2DB0610D" w14:textId="587DA2BE" w:rsidR="2A40170C" w:rsidRDefault="2A40170C" w:rsidP="2A40170C">
      <w:pPr>
        <w:rPr>
          <w:lang w:val="uk-UA"/>
        </w:rPr>
      </w:pPr>
    </w:p>
    <w:tbl>
      <w:tblPr>
        <w:tblStyle w:val="TableGrid"/>
        <w:tblW w:w="0" w:type="auto"/>
        <w:tblLook w:val="04A0" w:firstRow="1" w:lastRow="0" w:firstColumn="1" w:lastColumn="0" w:noHBand="0" w:noVBand="1"/>
      </w:tblPr>
      <w:tblGrid>
        <w:gridCol w:w="8217"/>
        <w:gridCol w:w="1133"/>
      </w:tblGrid>
      <w:tr w:rsidR="637DE64A" w14:paraId="75CC4470" w14:textId="77777777" w:rsidTr="7C68DDE7">
        <w:trPr>
          <w:trHeight w:val="300"/>
        </w:trPr>
        <w:tc>
          <w:tcPr>
            <w:tcW w:w="8217" w:type="dxa"/>
          </w:tcPr>
          <w:p w14:paraId="24D39315" w14:textId="6DD7EFA6" w:rsidR="74F91FCB" w:rsidRDefault="245E1023" w:rsidP="637DE64A">
            <w:pPr>
              <w:shd w:val="clear" w:color="auto" w:fill="E2EFD9" w:themeFill="accent6" w:themeFillTint="33"/>
              <w:rPr>
                <w:b/>
                <w:bCs/>
                <w:lang w:val="uk-UA"/>
              </w:rPr>
            </w:pPr>
            <w:r w:rsidRPr="7B81375D">
              <w:rPr>
                <w:b/>
                <w:bCs/>
                <w:lang w:val="uk-UA"/>
              </w:rPr>
              <w:t>Q7.</w:t>
            </w:r>
            <w:r w:rsidR="0E416521" w:rsidRPr="7B81375D">
              <w:rPr>
                <w:b/>
                <w:bCs/>
                <w:lang w:val="uk-UA"/>
              </w:rPr>
              <w:t>2</w:t>
            </w:r>
            <w:r w:rsidR="07D2EFCB" w:rsidRPr="7B81375D">
              <w:rPr>
                <w:b/>
                <w:bCs/>
                <w:lang w:val="uk-UA"/>
              </w:rPr>
              <w:t xml:space="preserve">. </w:t>
            </w:r>
            <w:r w:rsidR="0AECC4EE" w:rsidRPr="7B81375D">
              <w:rPr>
                <w:b/>
                <w:bCs/>
                <w:lang w:val="uk-UA"/>
              </w:rPr>
              <w:t xml:space="preserve">If </w:t>
            </w:r>
            <w:r w:rsidR="3C4E63BE" w:rsidRPr="7B81375D">
              <w:rPr>
                <w:b/>
                <w:bCs/>
                <w:lang w:val="uk-UA"/>
              </w:rPr>
              <w:t xml:space="preserve">you decided to return to Ukraine, which regions would you consider returning to?  </w:t>
            </w:r>
          </w:p>
          <w:p w14:paraId="7F5E61E2" w14:textId="24437BB3" w:rsidR="1BE34A7B" w:rsidRDefault="52755854" w:rsidP="7B81375D">
            <w:pPr>
              <w:shd w:val="clear" w:color="auto" w:fill="E2EFD9" w:themeFill="accent6" w:themeFillTint="33"/>
              <w:rPr>
                <w:i/>
                <w:iCs/>
                <w:lang w:val="uk-UA"/>
              </w:rPr>
            </w:pPr>
            <w:r w:rsidRPr="7B81375D">
              <w:rPr>
                <w:i/>
                <w:iCs/>
                <w:lang w:val="uk-UA"/>
              </w:rPr>
              <w:t>If Q2=1,2</w:t>
            </w:r>
            <w:r w:rsidR="49227A3E" w:rsidRPr="7B81375D">
              <w:rPr>
                <w:i/>
                <w:iCs/>
                <w:lang w:val="uk-UA"/>
              </w:rPr>
              <w:t>,3,</w:t>
            </w:r>
            <w:r w:rsidR="61417739" w:rsidRPr="7B81375D">
              <w:rPr>
                <w:i/>
                <w:iCs/>
                <w:lang w:val="uk-UA"/>
              </w:rPr>
              <w:t>98</w:t>
            </w:r>
          </w:p>
        </w:tc>
        <w:tc>
          <w:tcPr>
            <w:tcW w:w="1133" w:type="dxa"/>
          </w:tcPr>
          <w:p w14:paraId="6B531AA9" w14:textId="02529E4F" w:rsidR="3F452AB0" w:rsidRDefault="637DE64A" w:rsidP="637DE64A">
            <w:pPr>
              <w:shd w:val="clear" w:color="auto" w:fill="E2EFD9" w:themeFill="accent6" w:themeFillTint="33"/>
              <w:rPr>
                <w:lang w:val="uk-UA"/>
              </w:rPr>
            </w:pPr>
            <w:r w:rsidRPr="637DE64A">
              <w:rPr>
                <w:b/>
                <w:bCs/>
                <w:color w:val="00B0F0"/>
                <w:lang w:val="uk-UA"/>
              </w:rPr>
              <w:t>MB</w:t>
            </w:r>
          </w:p>
        </w:tc>
      </w:tr>
      <w:tr w:rsidR="2A40170C" w14:paraId="10AE05AD" w14:textId="77777777" w:rsidTr="7C68DDE7">
        <w:trPr>
          <w:trHeight w:val="300"/>
        </w:trPr>
        <w:tc>
          <w:tcPr>
            <w:tcW w:w="8217" w:type="dxa"/>
          </w:tcPr>
          <w:p w14:paraId="0CFD5274" w14:textId="0634C664" w:rsidR="49D549A3" w:rsidRDefault="387115A0" w:rsidP="7B81375D">
            <w:pPr>
              <w:rPr>
                <w:i/>
                <w:iCs/>
                <w:lang w:val="uk-UA"/>
              </w:rPr>
            </w:pPr>
            <w:r w:rsidRPr="7B81375D">
              <w:rPr>
                <w:lang w:val="uk-UA"/>
              </w:rPr>
              <w:t>Only to your home / your region</w:t>
            </w:r>
          </w:p>
        </w:tc>
        <w:tc>
          <w:tcPr>
            <w:tcW w:w="1133" w:type="dxa"/>
          </w:tcPr>
          <w:p w14:paraId="7290A54D" w14:textId="0FF13F2D" w:rsidR="49D549A3" w:rsidRDefault="387115A0" w:rsidP="7B81375D">
            <w:pPr>
              <w:rPr>
                <w:lang w:val="uk-UA"/>
              </w:rPr>
            </w:pPr>
            <w:r w:rsidRPr="7B81375D">
              <w:rPr>
                <w:lang w:val="uk-UA"/>
              </w:rPr>
              <w:t xml:space="preserve">1 </w:t>
            </w:r>
            <w:r w:rsidR="645ABEA3" w:rsidRPr="7B81375D">
              <w:rPr>
                <w:b/>
                <w:bCs/>
                <w:lang w:val="uk-UA"/>
              </w:rPr>
              <w:t>OV</w:t>
            </w:r>
          </w:p>
        </w:tc>
      </w:tr>
      <w:tr w:rsidR="637DE64A" w14:paraId="5CA7B16C" w14:textId="77777777" w:rsidTr="7C68DDE7">
        <w:trPr>
          <w:trHeight w:val="300"/>
        </w:trPr>
        <w:tc>
          <w:tcPr>
            <w:tcW w:w="8217" w:type="dxa"/>
          </w:tcPr>
          <w:p w14:paraId="6DB7D640" w14:textId="327DB588" w:rsidR="637DE64A" w:rsidRDefault="637DE64A" w:rsidP="637DE64A">
            <w:pPr>
              <w:shd w:val="clear" w:color="auto" w:fill="E2EFD9" w:themeFill="accent6" w:themeFillTint="33"/>
              <w:rPr>
                <w:lang w:val="uk-UA"/>
              </w:rPr>
            </w:pPr>
            <w:r w:rsidRPr="7C68DDE7">
              <w:rPr>
                <w:color w:val="00B0F0"/>
                <w:lang w:val="uk-UA"/>
              </w:rPr>
              <w:t xml:space="preserve">List of regions </w:t>
            </w:r>
          </w:p>
        </w:tc>
        <w:tc>
          <w:tcPr>
            <w:tcW w:w="1133" w:type="dxa"/>
          </w:tcPr>
          <w:p w14:paraId="7FDA2173" w14:textId="77777777" w:rsidR="637DE64A" w:rsidRDefault="637DE64A" w:rsidP="637DE64A">
            <w:pPr>
              <w:shd w:val="clear" w:color="auto" w:fill="E2EFD9" w:themeFill="accent6" w:themeFillTint="33"/>
              <w:rPr>
                <w:lang w:val="uk-UA"/>
              </w:rPr>
            </w:pPr>
          </w:p>
        </w:tc>
      </w:tr>
      <w:tr w:rsidR="637DE64A" w14:paraId="1E1F91D1" w14:textId="77777777" w:rsidTr="7C68DDE7">
        <w:trPr>
          <w:trHeight w:val="300"/>
        </w:trPr>
        <w:tc>
          <w:tcPr>
            <w:tcW w:w="8217" w:type="dxa"/>
          </w:tcPr>
          <w:p w14:paraId="074FAFB7" w14:textId="7BF83438" w:rsidR="59271981" w:rsidRDefault="59271981" w:rsidP="637DE64A">
            <w:pPr>
              <w:rPr>
                <w:rFonts w:cs="Tahoma"/>
                <w:lang w:val="uk-UA"/>
              </w:rPr>
            </w:pPr>
            <w:r w:rsidRPr="637DE64A">
              <w:rPr>
                <w:rFonts w:cs="Tahoma"/>
                <w:lang w:val="uk-UA"/>
              </w:rPr>
              <w:t>Hard to say</w:t>
            </w:r>
          </w:p>
        </w:tc>
        <w:tc>
          <w:tcPr>
            <w:tcW w:w="1133" w:type="dxa"/>
          </w:tcPr>
          <w:p w14:paraId="61EC5271" w14:textId="2754713C" w:rsidR="59271981" w:rsidRDefault="59271981" w:rsidP="637DE64A">
            <w:pPr>
              <w:rPr>
                <w:lang w:val="uk-UA"/>
              </w:rPr>
            </w:pPr>
            <w:r w:rsidRPr="637DE64A">
              <w:rPr>
                <w:lang w:val="uk-UA"/>
              </w:rPr>
              <w:t>98</w:t>
            </w:r>
          </w:p>
        </w:tc>
      </w:tr>
    </w:tbl>
    <w:p w14:paraId="73799B75" w14:textId="4FA6CCFB" w:rsidR="637DE64A" w:rsidRDefault="637DE64A" w:rsidP="637DE64A">
      <w:pPr>
        <w:shd w:val="clear" w:color="auto" w:fill="E2EFD9" w:themeFill="accent6" w:themeFillTint="33"/>
        <w:rPr>
          <w:lang w:val="uk-UA"/>
        </w:rPr>
      </w:pPr>
    </w:p>
    <w:tbl>
      <w:tblPr>
        <w:tblStyle w:val="TableGrid"/>
        <w:tblW w:w="0" w:type="auto"/>
        <w:tblLook w:val="04A0" w:firstRow="1" w:lastRow="0" w:firstColumn="1" w:lastColumn="0" w:noHBand="0" w:noVBand="1"/>
      </w:tblPr>
      <w:tblGrid>
        <w:gridCol w:w="8217"/>
        <w:gridCol w:w="1133"/>
      </w:tblGrid>
      <w:tr w:rsidR="637DE64A" w14:paraId="6605FEA9" w14:textId="77777777" w:rsidTr="25B890FF">
        <w:trPr>
          <w:trHeight w:val="300"/>
        </w:trPr>
        <w:tc>
          <w:tcPr>
            <w:tcW w:w="8217" w:type="dxa"/>
            <w:shd w:val="clear" w:color="auto" w:fill="E2EFD9" w:themeFill="accent6" w:themeFillTint="33"/>
          </w:tcPr>
          <w:p w14:paraId="44548327" w14:textId="25D78AAB" w:rsidR="5B01D852" w:rsidRDefault="2E5327F9" w:rsidP="637DE64A">
            <w:pPr>
              <w:rPr>
                <w:b/>
                <w:bCs/>
                <w:lang w:val="uk-UA"/>
              </w:rPr>
            </w:pPr>
            <w:r w:rsidRPr="2A40170C">
              <w:rPr>
                <w:b/>
                <w:bCs/>
                <w:lang w:val="uk-UA"/>
              </w:rPr>
              <w:t>Q7.</w:t>
            </w:r>
            <w:r w:rsidR="05B6F348" w:rsidRPr="2A40170C">
              <w:rPr>
                <w:b/>
                <w:bCs/>
                <w:lang w:val="uk-UA"/>
              </w:rPr>
              <w:t>3</w:t>
            </w:r>
            <w:r w:rsidR="637DE64A" w:rsidRPr="2A40170C">
              <w:rPr>
                <w:b/>
                <w:bCs/>
                <w:lang w:val="uk-UA"/>
              </w:rPr>
              <w:t xml:space="preserve">. </w:t>
            </w:r>
            <w:r w:rsidR="7358AE29" w:rsidRPr="2A40170C">
              <w:rPr>
                <w:b/>
                <w:bCs/>
                <w:lang w:val="uk-UA"/>
              </w:rPr>
              <w:t xml:space="preserve">What types </w:t>
            </w:r>
            <w:r w:rsidR="17975626" w:rsidRPr="2A40170C">
              <w:rPr>
                <w:b/>
                <w:bCs/>
                <w:lang w:val="uk-UA"/>
              </w:rPr>
              <w:t>of settlements would you consider for returning to</w:t>
            </w:r>
            <w:r w:rsidR="637DE64A" w:rsidRPr="2A40170C">
              <w:rPr>
                <w:b/>
                <w:bCs/>
                <w:lang w:val="uk-UA"/>
              </w:rPr>
              <w:t>?</w:t>
            </w:r>
          </w:p>
          <w:p w14:paraId="78A50033" w14:textId="0014F45E" w:rsidR="6245FD4F" w:rsidRDefault="40F49994" w:rsidP="7B81375D">
            <w:pPr>
              <w:shd w:val="clear" w:color="auto" w:fill="E2EFD9" w:themeFill="accent6" w:themeFillTint="33"/>
              <w:rPr>
                <w:i/>
                <w:iCs/>
                <w:lang w:val="uk-UA"/>
              </w:rPr>
            </w:pPr>
            <w:r w:rsidRPr="7B81375D">
              <w:rPr>
                <w:i/>
                <w:iCs/>
                <w:lang w:val="uk-UA"/>
              </w:rPr>
              <w:t xml:space="preserve"> If Q2=1,2,3,98</w:t>
            </w:r>
          </w:p>
        </w:tc>
        <w:tc>
          <w:tcPr>
            <w:tcW w:w="1133" w:type="dxa"/>
          </w:tcPr>
          <w:p w14:paraId="52D86A7B" w14:textId="54D40E12" w:rsidR="41343382" w:rsidRDefault="637DE64A" w:rsidP="637DE64A">
            <w:pPr>
              <w:rPr>
                <w:lang w:val="uk-UA"/>
              </w:rPr>
            </w:pPr>
            <w:r w:rsidRPr="637DE64A">
              <w:rPr>
                <w:b/>
                <w:bCs/>
                <w:color w:val="00B0F0"/>
                <w:lang w:val="uk-UA"/>
              </w:rPr>
              <w:t>MB</w:t>
            </w:r>
          </w:p>
        </w:tc>
      </w:tr>
      <w:tr w:rsidR="637DE64A" w14:paraId="5568143B" w14:textId="77777777" w:rsidTr="25B890FF">
        <w:trPr>
          <w:trHeight w:val="300"/>
        </w:trPr>
        <w:tc>
          <w:tcPr>
            <w:tcW w:w="8217" w:type="dxa"/>
            <w:shd w:val="clear" w:color="auto" w:fill="E2EFD9" w:themeFill="accent6" w:themeFillTint="33"/>
          </w:tcPr>
          <w:p w14:paraId="5DE705D3" w14:textId="77777777" w:rsidR="637DE64A" w:rsidRDefault="637DE64A" w:rsidP="637DE64A">
            <w:pPr>
              <w:rPr>
                <w:lang w:val="uk-UA"/>
              </w:rPr>
            </w:pPr>
            <w:r w:rsidRPr="637DE64A">
              <w:rPr>
                <w:rFonts w:cs="Tahoma"/>
                <w:lang w:val="uk-UA"/>
              </w:rPr>
              <w:t>Village</w:t>
            </w:r>
          </w:p>
        </w:tc>
        <w:tc>
          <w:tcPr>
            <w:tcW w:w="1133" w:type="dxa"/>
          </w:tcPr>
          <w:p w14:paraId="014C16D6" w14:textId="77777777" w:rsidR="637DE64A" w:rsidRDefault="637DE64A" w:rsidP="637DE64A">
            <w:pPr>
              <w:rPr>
                <w:lang w:val="uk-UA"/>
              </w:rPr>
            </w:pPr>
            <w:r w:rsidRPr="637DE64A">
              <w:rPr>
                <w:lang w:val="uk-UA"/>
              </w:rPr>
              <w:t>1</w:t>
            </w:r>
          </w:p>
        </w:tc>
      </w:tr>
      <w:tr w:rsidR="637DE64A" w14:paraId="6FAE3930" w14:textId="77777777" w:rsidTr="25B890FF">
        <w:trPr>
          <w:trHeight w:val="300"/>
        </w:trPr>
        <w:tc>
          <w:tcPr>
            <w:tcW w:w="8217" w:type="dxa"/>
            <w:shd w:val="clear" w:color="auto" w:fill="E2EFD9" w:themeFill="accent6" w:themeFillTint="33"/>
          </w:tcPr>
          <w:p w14:paraId="5AC04708" w14:textId="77777777" w:rsidR="637DE64A" w:rsidRDefault="637DE64A" w:rsidP="637DE64A">
            <w:pPr>
              <w:rPr>
                <w:lang w:val="uk-UA"/>
              </w:rPr>
            </w:pPr>
            <w:r w:rsidRPr="637DE64A">
              <w:rPr>
                <w:rFonts w:cs="Tahoma"/>
                <w:lang w:val="uk-UA"/>
              </w:rPr>
              <w:t>Urban-type settlement</w:t>
            </w:r>
          </w:p>
        </w:tc>
        <w:tc>
          <w:tcPr>
            <w:tcW w:w="1133" w:type="dxa"/>
          </w:tcPr>
          <w:p w14:paraId="6B57097C" w14:textId="77777777" w:rsidR="637DE64A" w:rsidRDefault="637DE64A" w:rsidP="637DE64A">
            <w:pPr>
              <w:rPr>
                <w:lang w:val="uk-UA"/>
              </w:rPr>
            </w:pPr>
            <w:r w:rsidRPr="637DE64A">
              <w:rPr>
                <w:lang w:val="uk-UA"/>
              </w:rPr>
              <w:t>2</w:t>
            </w:r>
          </w:p>
        </w:tc>
      </w:tr>
      <w:tr w:rsidR="637DE64A" w14:paraId="76D8E582" w14:textId="77777777" w:rsidTr="25B890FF">
        <w:trPr>
          <w:trHeight w:val="300"/>
        </w:trPr>
        <w:tc>
          <w:tcPr>
            <w:tcW w:w="8217" w:type="dxa"/>
            <w:shd w:val="clear" w:color="auto" w:fill="E2EFD9" w:themeFill="accent6" w:themeFillTint="33"/>
          </w:tcPr>
          <w:p w14:paraId="12C8D24A" w14:textId="52C383D1" w:rsidR="731C933C" w:rsidRDefault="3789F73C" w:rsidP="731C933C">
            <w:r w:rsidRPr="25B890FF">
              <w:rPr>
                <w:color w:val="000000" w:themeColor="text1"/>
              </w:rPr>
              <w:t>Small town, district center</w:t>
            </w:r>
          </w:p>
        </w:tc>
        <w:tc>
          <w:tcPr>
            <w:tcW w:w="1133" w:type="dxa"/>
          </w:tcPr>
          <w:p w14:paraId="5712A797" w14:textId="3D5A280F" w:rsidR="731C933C" w:rsidRDefault="731C933C" w:rsidP="731C933C">
            <w:r w:rsidRPr="731C933C">
              <w:t>3</w:t>
            </w:r>
          </w:p>
        </w:tc>
      </w:tr>
      <w:tr w:rsidR="731C933C" w14:paraId="282D2578" w14:textId="77777777" w:rsidTr="25B890FF">
        <w:trPr>
          <w:trHeight w:val="300"/>
        </w:trPr>
        <w:tc>
          <w:tcPr>
            <w:tcW w:w="8217" w:type="dxa"/>
            <w:shd w:val="clear" w:color="auto" w:fill="E2EFD9" w:themeFill="accent6" w:themeFillTint="33"/>
          </w:tcPr>
          <w:p w14:paraId="3552C69B" w14:textId="7E947533" w:rsidR="731C933C" w:rsidRDefault="3789F73C" w:rsidP="731C933C">
            <w:r w:rsidRPr="25B890FF">
              <w:rPr>
                <w:color w:val="000000" w:themeColor="text1"/>
              </w:rPr>
              <w:t>Large city, regional center</w:t>
            </w:r>
          </w:p>
        </w:tc>
        <w:tc>
          <w:tcPr>
            <w:tcW w:w="1133" w:type="dxa"/>
          </w:tcPr>
          <w:p w14:paraId="46BF31DE" w14:textId="0A417B5F" w:rsidR="731C933C" w:rsidRDefault="731C933C" w:rsidP="731C933C">
            <w:r w:rsidRPr="731C933C">
              <w:t>4</w:t>
            </w:r>
          </w:p>
        </w:tc>
      </w:tr>
      <w:tr w:rsidR="637DE64A" w14:paraId="10BFB855" w14:textId="77777777" w:rsidTr="25B890FF">
        <w:trPr>
          <w:trHeight w:val="300"/>
        </w:trPr>
        <w:tc>
          <w:tcPr>
            <w:tcW w:w="8217" w:type="dxa"/>
            <w:shd w:val="clear" w:color="auto" w:fill="E2EFD9" w:themeFill="accent6" w:themeFillTint="33"/>
          </w:tcPr>
          <w:p w14:paraId="60F3B649" w14:textId="7BF83438" w:rsidR="637DE64A" w:rsidRDefault="637DE64A" w:rsidP="637DE64A">
            <w:pPr>
              <w:rPr>
                <w:rFonts w:cs="Tahoma"/>
                <w:lang w:val="uk-UA"/>
              </w:rPr>
            </w:pPr>
            <w:r w:rsidRPr="637DE64A">
              <w:rPr>
                <w:rFonts w:cs="Tahoma"/>
                <w:lang w:val="uk-UA"/>
              </w:rPr>
              <w:t>Hard to say</w:t>
            </w:r>
          </w:p>
        </w:tc>
        <w:tc>
          <w:tcPr>
            <w:tcW w:w="1133" w:type="dxa"/>
          </w:tcPr>
          <w:p w14:paraId="09BBB9C0" w14:textId="2754713C" w:rsidR="637DE64A" w:rsidRDefault="637DE64A" w:rsidP="637DE64A">
            <w:pPr>
              <w:rPr>
                <w:lang w:val="uk-UA"/>
              </w:rPr>
            </w:pPr>
            <w:r w:rsidRPr="637DE64A">
              <w:rPr>
                <w:lang w:val="uk-UA"/>
              </w:rPr>
              <w:t>98</w:t>
            </w:r>
          </w:p>
        </w:tc>
      </w:tr>
    </w:tbl>
    <w:p w14:paraId="4D447B83" w14:textId="28C61B6F" w:rsidR="637DE64A" w:rsidRDefault="637DE64A" w:rsidP="637DE64A">
      <w:pPr>
        <w:shd w:val="clear" w:color="auto" w:fill="E2EFD9" w:themeFill="accent6" w:themeFillTint="33"/>
        <w:rPr>
          <w:lang w:val="uk-UA"/>
        </w:rPr>
      </w:pPr>
    </w:p>
    <w:p w14:paraId="6BE51E84" w14:textId="031FF529" w:rsidR="637DE64A" w:rsidRDefault="637DE64A" w:rsidP="637DE64A">
      <w:pPr>
        <w:rPr>
          <w:lang w:val="uk-UA"/>
        </w:rPr>
      </w:pPr>
    </w:p>
    <w:tbl>
      <w:tblPr>
        <w:tblStyle w:val="TableGrid"/>
        <w:tblW w:w="0" w:type="auto"/>
        <w:tblLook w:val="04A0" w:firstRow="1" w:lastRow="0" w:firstColumn="1" w:lastColumn="0" w:noHBand="0" w:noVBand="1"/>
      </w:tblPr>
      <w:tblGrid>
        <w:gridCol w:w="8217"/>
        <w:gridCol w:w="1133"/>
      </w:tblGrid>
      <w:tr w:rsidR="637DE64A" w14:paraId="7B4B0B36" w14:textId="77777777" w:rsidTr="7B81375D">
        <w:trPr>
          <w:trHeight w:val="300"/>
        </w:trPr>
        <w:tc>
          <w:tcPr>
            <w:tcW w:w="8217" w:type="dxa"/>
          </w:tcPr>
          <w:p w14:paraId="02855588" w14:textId="77777777" w:rsidR="637DE64A" w:rsidRDefault="5EC98975" w:rsidP="637DE64A">
            <w:pPr>
              <w:rPr>
                <w:b/>
                <w:bCs/>
                <w:lang w:val="uk-UA"/>
              </w:rPr>
            </w:pPr>
            <w:r w:rsidRPr="6B0239D8">
              <w:rPr>
                <w:b/>
                <w:bCs/>
                <w:lang w:val="uk-UA"/>
              </w:rPr>
              <w:t>Q4.1. Are there any relatives or close friends whom you would like to bring abroad, but there are certain obstacles preventing this?</w:t>
            </w:r>
          </w:p>
        </w:tc>
        <w:tc>
          <w:tcPr>
            <w:tcW w:w="1133" w:type="dxa"/>
          </w:tcPr>
          <w:p w14:paraId="77EDCBF7" w14:textId="77777777" w:rsidR="637DE64A" w:rsidRDefault="5EC98975" w:rsidP="637DE64A">
            <w:pPr>
              <w:rPr>
                <w:lang w:val="uk-UA"/>
              </w:rPr>
            </w:pPr>
            <w:r w:rsidRPr="6B0239D8">
              <w:rPr>
                <w:b/>
                <w:bCs/>
                <w:color w:val="00B0F0"/>
                <w:lang w:val="uk-UA"/>
              </w:rPr>
              <w:t>OV</w:t>
            </w:r>
          </w:p>
        </w:tc>
      </w:tr>
      <w:tr w:rsidR="637DE64A" w14:paraId="70E7EC44" w14:textId="77777777" w:rsidTr="7B81375D">
        <w:trPr>
          <w:trHeight w:val="300"/>
        </w:trPr>
        <w:tc>
          <w:tcPr>
            <w:tcW w:w="8217" w:type="dxa"/>
          </w:tcPr>
          <w:p w14:paraId="67283035" w14:textId="77777777" w:rsidR="637DE64A" w:rsidRDefault="5EC98975" w:rsidP="637DE64A">
            <w:pPr>
              <w:rPr>
                <w:lang w:val="uk-UA"/>
              </w:rPr>
            </w:pPr>
            <w:r w:rsidRPr="6B0239D8">
              <w:rPr>
                <w:lang w:val="uk-UA"/>
              </w:rPr>
              <w:t xml:space="preserve">No </w:t>
            </w:r>
          </w:p>
        </w:tc>
        <w:tc>
          <w:tcPr>
            <w:tcW w:w="1133" w:type="dxa"/>
          </w:tcPr>
          <w:p w14:paraId="4D61C07C" w14:textId="77777777" w:rsidR="637DE64A" w:rsidRDefault="5EC98975" w:rsidP="637DE64A">
            <w:pPr>
              <w:rPr>
                <w:lang w:val="uk-UA"/>
              </w:rPr>
            </w:pPr>
            <w:r w:rsidRPr="6B0239D8">
              <w:rPr>
                <w:lang w:val="uk-UA"/>
              </w:rPr>
              <w:t>1</w:t>
            </w:r>
          </w:p>
        </w:tc>
      </w:tr>
      <w:tr w:rsidR="637DE64A" w14:paraId="039C63D5" w14:textId="77777777" w:rsidTr="7B81375D">
        <w:trPr>
          <w:trHeight w:val="300"/>
        </w:trPr>
        <w:tc>
          <w:tcPr>
            <w:tcW w:w="8217" w:type="dxa"/>
          </w:tcPr>
          <w:p w14:paraId="36A82DC3" w14:textId="77777777" w:rsidR="637DE64A" w:rsidRDefault="5EC98975" w:rsidP="637DE64A">
            <w:pPr>
              <w:rPr>
                <w:lang w:val="uk-UA"/>
              </w:rPr>
            </w:pPr>
            <w:r w:rsidRPr="6B0239D8">
              <w:rPr>
                <w:lang w:val="uk-UA"/>
              </w:rPr>
              <w:t xml:space="preserve">Children </w:t>
            </w:r>
          </w:p>
        </w:tc>
        <w:tc>
          <w:tcPr>
            <w:tcW w:w="1133" w:type="dxa"/>
          </w:tcPr>
          <w:p w14:paraId="6DC03B53" w14:textId="77777777" w:rsidR="637DE64A" w:rsidRDefault="5EC98975" w:rsidP="637DE64A">
            <w:pPr>
              <w:rPr>
                <w:lang w:val="uk-UA"/>
              </w:rPr>
            </w:pPr>
            <w:r w:rsidRPr="6B0239D8">
              <w:rPr>
                <w:lang w:val="uk-UA"/>
              </w:rPr>
              <w:t>2</w:t>
            </w:r>
          </w:p>
        </w:tc>
      </w:tr>
      <w:tr w:rsidR="637DE64A" w14:paraId="085C6E25" w14:textId="77777777" w:rsidTr="7B81375D">
        <w:trPr>
          <w:trHeight w:val="300"/>
        </w:trPr>
        <w:tc>
          <w:tcPr>
            <w:tcW w:w="8217" w:type="dxa"/>
          </w:tcPr>
          <w:p w14:paraId="1A6B3253" w14:textId="62048E93" w:rsidR="637DE64A" w:rsidRDefault="5EC98975" w:rsidP="637DE64A">
            <w:pPr>
              <w:rPr>
                <w:lang w:val="uk-UA"/>
              </w:rPr>
            </w:pPr>
            <w:r w:rsidRPr="6B0239D8">
              <w:rPr>
                <w:lang w:val="uk-UA"/>
              </w:rPr>
              <w:t>Women</w:t>
            </w:r>
          </w:p>
        </w:tc>
        <w:tc>
          <w:tcPr>
            <w:tcW w:w="1133" w:type="dxa"/>
          </w:tcPr>
          <w:p w14:paraId="461AE3F9" w14:textId="42B2529E" w:rsidR="637DE64A" w:rsidRDefault="5EC98975" w:rsidP="637DE64A">
            <w:pPr>
              <w:rPr>
                <w:lang w:val="uk-UA"/>
              </w:rPr>
            </w:pPr>
            <w:r>
              <w:t>3</w:t>
            </w:r>
          </w:p>
        </w:tc>
      </w:tr>
      <w:tr w:rsidR="637DE64A" w14:paraId="03F92A97" w14:textId="77777777" w:rsidTr="7B81375D">
        <w:trPr>
          <w:trHeight w:val="300"/>
        </w:trPr>
        <w:tc>
          <w:tcPr>
            <w:tcW w:w="8217" w:type="dxa"/>
          </w:tcPr>
          <w:p w14:paraId="2F3D8301" w14:textId="3FC47D82" w:rsidR="637DE64A" w:rsidRDefault="5EC98975" w:rsidP="637DE64A">
            <w:pPr>
              <w:rPr>
                <w:lang w:val="ru-RU"/>
              </w:rPr>
            </w:pPr>
            <w:r w:rsidRPr="6B0239D8">
              <w:rPr>
                <w:lang w:val="uk-UA"/>
              </w:rPr>
              <w:t xml:space="preserve">Men who are not allowed to travel abroad during wartime </w:t>
            </w:r>
          </w:p>
        </w:tc>
        <w:tc>
          <w:tcPr>
            <w:tcW w:w="1133" w:type="dxa"/>
          </w:tcPr>
          <w:p w14:paraId="54881A28" w14:textId="4E185CC7" w:rsidR="637DE64A" w:rsidRDefault="5EC98975">
            <w:r>
              <w:t>4</w:t>
            </w:r>
          </w:p>
        </w:tc>
      </w:tr>
      <w:tr w:rsidR="637DE64A" w14:paraId="42720528" w14:textId="77777777" w:rsidTr="7B81375D">
        <w:trPr>
          <w:trHeight w:val="300"/>
        </w:trPr>
        <w:tc>
          <w:tcPr>
            <w:tcW w:w="8217" w:type="dxa"/>
          </w:tcPr>
          <w:p w14:paraId="3A44005B" w14:textId="77777777" w:rsidR="637DE64A" w:rsidRDefault="5EC98975" w:rsidP="637DE64A">
            <w:pPr>
              <w:rPr>
                <w:lang w:val="ru-RU"/>
              </w:rPr>
            </w:pPr>
            <w:r w:rsidRPr="6B0239D8">
              <w:rPr>
                <w:lang w:val="uk-UA"/>
              </w:rPr>
              <w:t xml:space="preserve">Other men  </w:t>
            </w:r>
          </w:p>
        </w:tc>
        <w:tc>
          <w:tcPr>
            <w:tcW w:w="1133" w:type="dxa"/>
          </w:tcPr>
          <w:p w14:paraId="53C5555C" w14:textId="17AC0EEB" w:rsidR="637DE64A" w:rsidRDefault="5EC98975">
            <w:r>
              <w:t>5</w:t>
            </w:r>
          </w:p>
        </w:tc>
      </w:tr>
    </w:tbl>
    <w:p w14:paraId="5711FB13" w14:textId="77777777" w:rsidR="637DE64A" w:rsidRDefault="637DE64A" w:rsidP="6B0239D8">
      <w:pPr>
        <w:rPr>
          <w:highlight w:val="yellow"/>
          <w:lang w:val="uk-UA"/>
        </w:rPr>
      </w:pPr>
    </w:p>
    <w:tbl>
      <w:tblPr>
        <w:tblStyle w:val="TableGrid"/>
        <w:tblW w:w="0" w:type="auto"/>
        <w:tblLook w:val="04A0" w:firstRow="1" w:lastRow="0" w:firstColumn="1" w:lastColumn="0" w:noHBand="0" w:noVBand="1"/>
      </w:tblPr>
      <w:tblGrid>
        <w:gridCol w:w="8217"/>
        <w:gridCol w:w="1133"/>
      </w:tblGrid>
      <w:tr w:rsidR="637DE64A" w14:paraId="6C3FE05C" w14:textId="77777777" w:rsidTr="6B0239D8">
        <w:trPr>
          <w:trHeight w:val="300"/>
        </w:trPr>
        <w:tc>
          <w:tcPr>
            <w:tcW w:w="8217" w:type="dxa"/>
          </w:tcPr>
          <w:p w14:paraId="4351E3D3" w14:textId="7A81F46E" w:rsidR="637DE64A" w:rsidRDefault="5EC98975" w:rsidP="637DE64A">
            <w:pPr>
              <w:rPr>
                <w:b/>
                <w:bCs/>
                <w:lang w:val="uk-UA"/>
              </w:rPr>
            </w:pPr>
            <w:r w:rsidRPr="6B0239D8">
              <w:rPr>
                <w:b/>
                <w:bCs/>
                <w:lang w:val="uk-UA"/>
              </w:rPr>
              <w:t>Q5. (if Q4.1. =</w:t>
            </w:r>
            <w:r w:rsidRPr="6B0239D8">
              <w:rPr>
                <w:b/>
                <w:bCs/>
                <w:lang w:val="ru-RU"/>
              </w:rPr>
              <w:t xml:space="preserve"> 4</w:t>
            </w:r>
            <w:r w:rsidRPr="6B0239D8">
              <w:rPr>
                <w:b/>
                <w:bCs/>
                <w:lang w:val="uk-UA"/>
              </w:rPr>
              <w:t>) Are you considering the possibility of family reunification abroad after the war ends?</w:t>
            </w:r>
          </w:p>
          <w:p w14:paraId="6838851F" w14:textId="77777777" w:rsidR="637DE64A" w:rsidRDefault="637DE64A" w:rsidP="637DE64A">
            <w:pPr>
              <w:rPr>
                <w:b/>
                <w:bCs/>
                <w:lang w:val="uk-UA"/>
              </w:rPr>
            </w:pPr>
          </w:p>
        </w:tc>
        <w:tc>
          <w:tcPr>
            <w:tcW w:w="1133" w:type="dxa"/>
          </w:tcPr>
          <w:p w14:paraId="07993D66" w14:textId="77777777" w:rsidR="637DE64A" w:rsidRDefault="5EC98975" w:rsidP="637DE64A">
            <w:pPr>
              <w:rPr>
                <w:lang w:val="uk-UA"/>
              </w:rPr>
            </w:pPr>
            <w:r w:rsidRPr="6B0239D8">
              <w:rPr>
                <w:b/>
                <w:bCs/>
                <w:color w:val="00B0F0"/>
                <w:lang w:val="uk-UA"/>
              </w:rPr>
              <w:t>OV</w:t>
            </w:r>
          </w:p>
        </w:tc>
      </w:tr>
      <w:tr w:rsidR="637DE64A" w14:paraId="3F3AC077" w14:textId="77777777" w:rsidTr="6B0239D8">
        <w:trPr>
          <w:trHeight w:val="300"/>
        </w:trPr>
        <w:tc>
          <w:tcPr>
            <w:tcW w:w="8217" w:type="dxa"/>
          </w:tcPr>
          <w:p w14:paraId="456AC8E7" w14:textId="77777777" w:rsidR="637DE64A" w:rsidRDefault="5EC98975" w:rsidP="637DE64A">
            <w:pPr>
              <w:rPr>
                <w:lang w:val="uk-UA"/>
              </w:rPr>
            </w:pPr>
            <w:r w:rsidRPr="6B0239D8">
              <w:rPr>
                <w:lang w:val="uk-UA"/>
              </w:rPr>
              <w:t>Exactly</w:t>
            </w:r>
          </w:p>
        </w:tc>
        <w:tc>
          <w:tcPr>
            <w:tcW w:w="1133" w:type="dxa"/>
          </w:tcPr>
          <w:p w14:paraId="66C85022" w14:textId="77777777" w:rsidR="637DE64A" w:rsidRDefault="5EC98975" w:rsidP="637DE64A">
            <w:pPr>
              <w:rPr>
                <w:lang w:val="uk-UA"/>
              </w:rPr>
            </w:pPr>
            <w:r w:rsidRPr="6B0239D8">
              <w:rPr>
                <w:lang w:val="uk-UA"/>
              </w:rPr>
              <w:t>1</w:t>
            </w:r>
          </w:p>
        </w:tc>
      </w:tr>
      <w:tr w:rsidR="637DE64A" w14:paraId="609387F4" w14:textId="77777777" w:rsidTr="6B0239D8">
        <w:trPr>
          <w:trHeight w:val="300"/>
        </w:trPr>
        <w:tc>
          <w:tcPr>
            <w:tcW w:w="8217" w:type="dxa"/>
          </w:tcPr>
          <w:p w14:paraId="10EC9DC1" w14:textId="77777777" w:rsidR="637DE64A" w:rsidRDefault="5EC98975" w:rsidP="637DE64A">
            <w:pPr>
              <w:rPr>
                <w:lang w:val="uk-UA"/>
              </w:rPr>
            </w:pPr>
            <w:r w:rsidRPr="6B0239D8">
              <w:rPr>
                <w:lang w:val="uk-UA"/>
              </w:rPr>
              <w:t>Somewhat</w:t>
            </w:r>
          </w:p>
        </w:tc>
        <w:tc>
          <w:tcPr>
            <w:tcW w:w="1133" w:type="dxa"/>
          </w:tcPr>
          <w:p w14:paraId="1469DFD7" w14:textId="77777777" w:rsidR="637DE64A" w:rsidRDefault="5EC98975" w:rsidP="637DE64A">
            <w:pPr>
              <w:rPr>
                <w:lang w:val="uk-UA"/>
              </w:rPr>
            </w:pPr>
            <w:r w:rsidRPr="6B0239D8">
              <w:rPr>
                <w:lang w:val="uk-UA"/>
              </w:rPr>
              <w:t>2</w:t>
            </w:r>
          </w:p>
        </w:tc>
      </w:tr>
      <w:tr w:rsidR="637DE64A" w14:paraId="6F087212" w14:textId="77777777" w:rsidTr="6B0239D8">
        <w:trPr>
          <w:trHeight w:val="300"/>
        </w:trPr>
        <w:tc>
          <w:tcPr>
            <w:tcW w:w="8217" w:type="dxa"/>
          </w:tcPr>
          <w:p w14:paraId="65E0983B" w14:textId="77777777" w:rsidR="637DE64A" w:rsidRDefault="5EC98975" w:rsidP="637DE64A">
            <w:pPr>
              <w:rPr>
                <w:lang w:val="uk-UA"/>
              </w:rPr>
            </w:pPr>
            <w:r w:rsidRPr="6B0239D8">
              <w:rPr>
                <w:lang w:val="uk-UA"/>
              </w:rPr>
              <w:t>Rarely</w:t>
            </w:r>
          </w:p>
        </w:tc>
        <w:tc>
          <w:tcPr>
            <w:tcW w:w="1133" w:type="dxa"/>
          </w:tcPr>
          <w:p w14:paraId="3CA24E07" w14:textId="77777777" w:rsidR="637DE64A" w:rsidRDefault="5EC98975" w:rsidP="637DE64A">
            <w:pPr>
              <w:rPr>
                <w:lang w:val="uk-UA"/>
              </w:rPr>
            </w:pPr>
            <w:r w:rsidRPr="6B0239D8">
              <w:rPr>
                <w:lang w:val="uk-UA"/>
              </w:rPr>
              <w:t>3</w:t>
            </w:r>
          </w:p>
        </w:tc>
      </w:tr>
      <w:tr w:rsidR="637DE64A" w14:paraId="13DA39AA" w14:textId="77777777" w:rsidTr="6B0239D8">
        <w:trPr>
          <w:trHeight w:val="300"/>
        </w:trPr>
        <w:tc>
          <w:tcPr>
            <w:tcW w:w="8217" w:type="dxa"/>
          </w:tcPr>
          <w:p w14:paraId="41DAD899" w14:textId="77777777" w:rsidR="637DE64A" w:rsidRDefault="5EC98975" w:rsidP="637DE64A">
            <w:pPr>
              <w:rPr>
                <w:lang w:val="uk-UA"/>
              </w:rPr>
            </w:pPr>
            <w:r w:rsidRPr="6B0239D8">
              <w:rPr>
                <w:lang w:val="uk-UA"/>
              </w:rPr>
              <w:t>Definitely no</w:t>
            </w:r>
          </w:p>
        </w:tc>
        <w:tc>
          <w:tcPr>
            <w:tcW w:w="1133" w:type="dxa"/>
          </w:tcPr>
          <w:p w14:paraId="53801B11" w14:textId="77777777" w:rsidR="637DE64A" w:rsidRDefault="5EC98975" w:rsidP="637DE64A">
            <w:pPr>
              <w:rPr>
                <w:lang w:val="uk-UA"/>
              </w:rPr>
            </w:pPr>
            <w:r w:rsidRPr="6B0239D8">
              <w:rPr>
                <w:lang w:val="uk-UA"/>
              </w:rPr>
              <w:t>4</w:t>
            </w:r>
          </w:p>
        </w:tc>
      </w:tr>
      <w:tr w:rsidR="637DE64A" w14:paraId="4536B32D" w14:textId="77777777" w:rsidTr="6B0239D8">
        <w:trPr>
          <w:trHeight w:val="300"/>
        </w:trPr>
        <w:tc>
          <w:tcPr>
            <w:tcW w:w="8217" w:type="dxa"/>
          </w:tcPr>
          <w:p w14:paraId="6B7F3822" w14:textId="77777777" w:rsidR="637DE64A" w:rsidRDefault="5EC98975" w:rsidP="6B0239D8">
            <w:pPr>
              <w:rPr>
                <w:lang w:val="uk-UA"/>
              </w:rPr>
            </w:pPr>
            <w:r w:rsidRPr="6B0239D8">
              <w:rPr>
                <w:lang w:val="uk-UA"/>
              </w:rPr>
              <w:t>Hard to say</w:t>
            </w:r>
          </w:p>
        </w:tc>
        <w:tc>
          <w:tcPr>
            <w:tcW w:w="1133" w:type="dxa"/>
          </w:tcPr>
          <w:p w14:paraId="6EC088AF" w14:textId="77777777" w:rsidR="637DE64A" w:rsidRDefault="5EC98975" w:rsidP="637DE64A">
            <w:pPr>
              <w:rPr>
                <w:lang w:val="uk-UA"/>
              </w:rPr>
            </w:pPr>
            <w:r w:rsidRPr="6B0239D8">
              <w:rPr>
                <w:lang w:val="uk-UA"/>
              </w:rPr>
              <w:t>98</w:t>
            </w:r>
          </w:p>
        </w:tc>
      </w:tr>
    </w:tbl>
    <w:p w14:paraId="19E70EB2" w14:textId="77777777" w:rsidR="00CD770A" w:rsidRDefault="00CD770A" w:rsidP="00CD770A">
      <w:pPr>
        <w:rPr>
          <w:lang w:val="uk-UA"/>
        </w:rPr>
      </w:pPr>
    </w:p>
    <w:p w14:paraId="02790B0D" w14:textId="6DD6DD2D" w:rsidR="00F67581" w:rsidRPr="00512AD9" w:rsidRDefault="00F67581" w:rsidP="2A40170C">
      <w:pPr>
        <w:pStyle w:val="ListParagraph"/>
        <w:spacing w:after="160" w:line="259" w:lineRule="auto"/>
        <w:ind w:left="360"/>
        <w:rPr>
          <w:b/>
          <w:bCs/>
          <w:lang w:val="uk-UA"/>
        </w:rPr>
      </w:pPr>
    </w:p>
    <w:p w14:paraId="68098A8D" w14:textId="17263F29" w:rsidR="00F67581" w:rsidRPr="00512AD9" w:rsidRDefault="3FC190CC" w:rsidP="2A40170C">
      <w:pPr>
        <w:pStyle w:val="ListParagraph"/>
        <w:spacing w:after="160" w:line="259" w:lineRule="auto"/>
        <w:ind w:left="360"/>
        <w:rPr>
          <w:b/>
          <w:bCs/>
          <w:lang w:val="uk-UA"/>
        </w:rPr>
      </w:pPr>
      <w:r w:rsidRPr="2A40170C">
        <w:rPr>
          <w:b/>
          <w:bCs/>
          <w:lang w:val="uk-UA"/>
        </w:rPr>
        <w:t xml:space="preserve">Q11. </w:t>
      </w:r>
      <w:r w:rsidRPr="2A40170C">
        <w:rPr>
          <w:b/>
          <w:bCs/>
          <w:i/>
          <w:iCs/>
          <w:lang w:val="uk-UA"/>
        </w:rPr>
        <w:t xml:space="preserve">(If the respondent has children </w:t>
      </w:r>
      <w:r w:rsidRPr="2A40170C">
        <w:rPr>
          <w:b/>
          <w:bCs/>
          <w:i/>
          <w:iCs/>
          <w:lang w:val="ru-RU"/>
        </w:rPr>
        <w:t>under</w:t>
      </w:r>
      <w:r w:rsidRPr="2A40170C">
        <w:rPr>
          <w:b/>
          <w:bCs/>
          <w:i/>
          <w:iCs/>
          <w:lang w:val="uk-UA"/>
        </w:rPr>
        <w:t xml:space="preserve"> 18) </w:t>
      </w:r>
      <w:r w:rsidRPr="2A40170C">
        <w:rPr>
          <w:b/>
          <w:bCs/>
          <w:lang w:val="uk-UA"/>
        </w:rPr>
        <w:t xml:space="preserve">Does your child want to return to Ukraine or stay abroad? </w:t>
      </w:r>
    </w:p>
    <w:p w14:paraId="70DEEEF8" w14:textId="288CDD9A" w:rsidR="00F67581" w:rsidRPr="00512AD9" w:rsidRDefault="3757B504" w:rsidP="7B81375D">
      <w:pPr>
        <w:spacing w:after="160" w:line="259" w:lineRule="auto"/>
        <w:rPr>
          <w:i/>
          <w:iCs/>
          <w:lang w:val="uk-UA"/>
        </w:rPr>
      </w:pPr>
      <w:r w:rsidRPr="7B81375D">
        <w:rPr>
          <w:i/>
          <w:iCs/>
          <w:lang w:val="uk-UA"/>
        </w:rPr>
        <w:lastRenderedPageBreak/>
        <w:t>Note: Repeat this question as many times as the respondent has children. For each question, use the correct age and gender of the child (for example, the first time, include the age and gender of the child the respondent listed first in the previous survey, and so on)</w:t>
      </w:r>
    </w:p>
    <w:p w14:paraId="74BDFE69" w14:textId="77777777" w:rsidR="00F67581" w:rsidRPr="00512AD9" w:rsidRDefault="3FC190CC" w:rsidP="2A40170C">
      <w:pPr>
        <w:spacing w:after="160" w:line="259" w:lineRule="auto"/>
        <w:rPr>
          <w:lang w:val="uk-UA"/>
        </w:rPr>
      </w:pPr>
      <w:r w:rsidRPr="2A40170C">
        <w:rPr>
          <w:lang w:val="uk-UA"/>
        </w:rPr>
        <w:t xml:space="preserve">Definitely to Ukraine </w:t>
      </w:r>
    </w:p>
    <w:p w14:paraId="302B39DD" w14:textId="77777777" w:rsidR="00F67581" w:rsidRPr="00512AD9" w:rsidRDefault="3FC190CC" w:rsidP="2A40170C">
      <w:pPr>
        <w:spacing w:after="160" w:line="259" w:lineRule="auto"/>
        <w:rPr>
          <w:lang w:val="uk-UA"/>
        </w:rPr>
      </w:pPr>
      <w:r w:rsidRPr="2A40170C">
        <w:rPr>
          <w:lang w:val="uk-UA"/>
        </w:rPr>
        <w:t xml:space="preserve">More likely to Ukraine </w:t>
      </w:r>
    </w:p>
    <w:p w14:paraId="775A856D" w14:textId="77777777" w:rsidR="00F67581" w:rsidRPr="00512AD9" w:rsidRDefault="3FC190CC" w:rsidP="2A40170C">
      <w:pPr>
        <w:spacing w:after="160" w:line="259" w:lineRule="auto"/>
        <w:rPr>
          <w:lang w:val="uk-UA"/>
        </w:rPr>
      </w:pPr>
      <w:r w:rsidRPr="2A40170C">
        <w:rPr>
          <w:lang w:val="uk-UA"/>
        </w:rPr>
        <w:t>Most likely abroad</w:t>
      </w:r>
    </w:p>
    <w:p w14:paraId="1FF92777" w14:textId="77777777" w:rsidR="00F67581" w:rsidRPr="00512AD9" w:rsidRDefault="3FC190CC" w:rsidP="2A40170C">
      <w:pPr>
        <w:spacing w:after="160" w:line="259" w:lineRule="auto"/>
        <w:rPr>
          <w:lang w:val="uk-UA"/>
        </w:rPr>
      </w:pPr>
      <w:r w:rsidRPr="2A40170C">
        <w:rPr>
          <w:lang w:val="uk-UA"/>
        </w:rPr>
        <w:t>Definitely abroad</w:t>
      </w:r>
    </w:p>
    <w:p w14:paraId="0A25CD25" w14:textId="77777777" w:rsidR="00F67581" w:rsidRPr="00512AD9" w:rsidRDefault="3757B504" w:rsidP="2A40170C">
      <w:pPr>
        <w:spacing w:after="160" w:line="259" w:lineRule="auto"/>
        <w:rPr>
          <w:lang w:val="uk-UA"/>
        </w:rPr>
      </w:pPr>
      <w:r w:rsidRPr="7B81375D">
        <w:rPr>
          <w:lang w:val="uk-UA"/>
        </w:rPr>
        <w:t>Hard to say</w:t>
      </w:r>
    </w:p>
    <w:p w14:paraId="213C6F9F" w14:textId="77777777" w:rsidR="00F67581" w:rsidRPr="00B659DE" w:rsidRDefault="00F67581" w:rsidP="00F67581">
      <w:pPr>
        <w:rPr>
          <w:lang w:val="ru-RU"/>
        </w:rPr>
      </w:pPr>
    </w:p>
    <w:p w14:paraId="4B47294B" w14:textId="7F996320" w:rsidR="00F67581" w:rsidRPr="00B57031" w:rsidRDefault="52A75C9B" w:rsidP="7B81375D">
      <w:pPr>
        <w:pStyle w:val="ListParagraph"/>
        <w:spacing w:after="160" w:line="259" w:lineRule="auto"/>
        <w:ind w:left="360"/>
        <w:rPr>
          <w:b/>
          <w:bCs/>
          <w:lang w:val="uk-UA"/>
        </w:rPr>
      </w:pPr>
      <w:r w:rsidRPr="7C68DDE7">
        <w:rPr>
          <w:b/>
          <w:bCs/>
          <w:lang w:val="uk-UA"/>
        </w:rPr>
        <w:t xml:space="preserve">Q11.1 </w:t>
      </w:r>
      <w:r w:rsidR="7A22A876" w:rsidRPr="7C68DDE7">
        <w:rPr>
          <w:b/>
          <w:bCs/>
          <w:lang w:val="uk-UA"/>
        </w:rPr>
        <w:t xml:space="preserve">Please tell me, have your child’s intentions regarding returning to Ukraine changed compared to a year </w:t>
      </w:r>
      <w:r w:rsidR="39477683" w:rsidRPr="7C68DDE7">
        <w:rPr>
          <w:b/>
          <w:bCs/>
          <w:lang w:val="uk-UA"/>
        </w:rPr>
        <w:t>ago</w:t>
      </w:r>
      <w:r w:rsidR="7A22A876" w:rsidRPr="7C68DDE7">
        <w:rPr>
          <w:b/>
          <w:bCs/>
          <w:lang w:val="uk-UA"/>
        </w:rPr>
        <w:t xml:space="preserve">? </w:t>
      </w:r>
      <w:r w:rsidR="7A22A876" w:rsidRPr="7C68DDE7">
        <w:rPr>
          <w:b/>
          <w:bCs/>
          <w:i/>
          <w:iCs/>
          <w:lang w:val="uk-UA"/>
        </w:rPr>
        <w:t>(select one answer)</w:t>
      </w:r>
    </w:p>
    <w:p w14:paraId="39CFE9E8" w14:textId="7C1DFADA" w:rsidR="00F67581" w:rsidRPr="00B57031" w:rsidRDefault="7A22A876" w:rsidP="7B81375D">
      <w:pPr>
        <w:rPr>
          <w:i/>
          <w:iCs/>
          <w:lang w:val="uk-UA"/>
        </w:rPr>
      </w:pPr>
      <w:r w:rsidRPr="7B81375D">
        <w:rPr>
          <w:i/>
          <w:iCs/>
          <w:lang w:val="uk-UA"/>
        </w:rPr>
        <w:t>Note: Repeat this question as many times as the respondent has children based on the first wave. For each question, use the correct age and gender of the child (for example, the first time, include the age and gender of the child the respondent listed first in the previous survey, and so on)</w:t>
      </w:r>
    </w:p>
    <w:p w14:paraId="04080C46" w14:textId="77777777" w:rsidR="00F67581" w:rsidRDefault="7A22A876" w:rsidP="7B81375D">
      <w:pPr>
        <w:rPr>
          <w:lang w:val="uk-UA"/>
        </w:rPr>
      </w:pPr>
      <w:r w:rsidRPr="7B81375D">
        <w:rPr>
          <w:lang w:val="uk-UA"/>
        </w:rPr>
        <w:t>No, they haven’t changed</w:t>
      </w:r>
    </w:p>
    <w:p w14:paraId="43CB8DBB" w14:textId="7B5F6776" w:rsidR="00F67581" w:rsidRDefault="7A22A876" w:rsidP="7B81375D">
      <w:pPr>
        <w:rPr>
          <w:lang w:val="uk-UA"/>
        </w:rPr>
      </w:pPr>
      <w:r w:rsidRPr="7B81375D">
        <w:rPr>
          <w:lang w:val="uk-UA"/>
        </w:rPr>
        <w:t>More inclined not to return to Ukraine at all, although I was thinking about returning at the time</w:t>
      </w:r>
    </w:p>
    <w:p w14:paraId="73091087" w14:textId="152F278D" w:rsidR="00F67581" w:rsidRDefault="7199BF0E" w:rsidP="7B81375D">
      <w:pPr>
        <w:rPr>
          <w:lang w:val="uk-UA"/>
        </w:rPr>
      </w:pPr>
      <w:r w:rsidRPr="7B81375D">
        <w:rPr>
          <w:lang w:val="uk-UA"/>
        </w:rPr>
        <w:t>Is</w:t>
      </w:r>
      <w:r w:rsidR="7A22A876" w:rsidRPr="7B81375D">
        <w:rPr>
          <w:lang w:val="uk-UA"/>
        </w:rPr>
        <w:t xml:space="preserve"> more inclined to return to Ukraine later than originally planned</w:t>
      </w:r>
    </w:p>
    <w:p w14:paraId="3DCC03D4" w14:textId="5D06FD3A" w:rsidR="00F67581" w:rsidRDefault="7A22A876" w:rsidP="7B81375D">
      <w:pPr>
        <w:rPr>
          <w:lang w:val="uk-UA"/>
        </w:rPr>
      </w:pPr>
      <w:r w:rsidRPr="7B81375D">
        <w:rPr>
          <w:lang w:val="uk-UA"/>
        </w:rPr>
        <w:t>More inclined to return to Ukraine sooner than planned at the time</w:t>
      </w:r>
    </w:p>
    <w:p w14:paraId="56BBAE5C" w14:textId="5C57CD9B" w:rsidR="00F67581" w:rsidRDefault="7A22A876" w:rsidP="7B81375D">
      <w:pPr>
        <w:rPr>
          <w:lang w:val="uk-UA"/>
        </w:rPr>
      </w:pPr>
      <w:r w:rsidRPr="7B81375D">
        <w:rPr>
          <w:lang w:val="uk-UA"/>
        </w:rPr>
        <w:t xml:space="preserve">More </w:t>
      </w:r>
      <w:r w:rsidR="7199BF0E" w:rsidRPr="7B81375D">
        <w:rPr>
          <w:lang w:val="uk-UA"/>
        </w:rPr>
        <w:t xml:space="preserve">inclined </w:t>
      </w:r>
      <w:r w:rsidRPr="7B81375D">
        <w:rPr>
          <w:lang w:val="uk-UA"/>
        </w:rPr>
        <w:t>to plan to return to Ukraine, although at the time thought not to return</w:t>
      </w:r>
    </w:p>
    <w:p w14:paraId="2F4A4818" w14:textId="6E6376FA" w:rsidR="00206A31" w:rsidRDefault="00206A31" w:rsidP="7B81375D">
      <w:pPr>
        <w:rPr>
          <w:lang w:val="uk-UA"/>
        </w:rPr>
      </w:pPr>
    </w:p>
    <w:tbl>
      <w:tblPr>
        <w:tblStyle w:val="TableGrid"/>
        <w:tblW w:w="0" w:type="auto"/>
        <w:tblLook w:val="04A0" w:firstRow="1" w:lastRow="0" w:firstColumn="1" w:lastColumn="0" w:noHBand="0" w:noVBand="1"/>
      </w:tblPr>
      <w:tblGrid>
        <w:gridCol w:w="8217"/>
        <w:gridCol w:w="1133"/>
      </w:tblGrid>
      <w:tr w:rsidR="7B81375D" w14:paraId="77A54FB7" w14:textId="77777777" w:rsidTr="7C68DDE7">
        <w:trPr>
          <w:trHeight w:val="300"/>
        </w:trPr>
        <w:tc>
          <w:tcPr>
            <w:tcW w:w="8217" w:type="dxa"/>
            <w:shd w:val="clear" w:color="auto" w:fill="E2EFD9" w:themeFill="accent6" w:themeFillTint="33"/>
          </w:tcPr>
          <w:p w14:paraId="473EF6B7" w14:textId="3A414674" w:rsidR="7B81375D" w:rsidRDefault="7B81375D" w:rsidP="7B81375D">
            <w:pPr>
              <w:rPr>
                <w:b/>
                <w:bCs/>
                <w:color w:val="000000" w:themeColor="text1"/>
                <w:lang w:val="uk-UA"/>
              </w:rPr>
            </w:pPr>
            <w:r w:rsidRPr="7C68DDE7">
              <w:rPr>
                <w:b/>
                <w:bCs/>
                <w:lang w:val="uk-UA"/>
              </w:rPr>
              <w:t xml:space="preserve">Q12. What difficulties are you personally facing right now in </w:t>
            </w:r>
            <w:r w:rsidRPr="7C68DDE7">
              <w:rPr>
                <w:b/>
                <w:bCs/>
                <w:color w:val="00B0F0"/>
                <w:lang w:val="uk-UA"/>
              </w:rPr>
              <w:t>[_filling_from_S5 ]</w:t>
            </w:r>
            <w:r w:rsidRPr="7C68DDE7">
              <w:rPr>
                <w:b/>
                <w:bCs/>
                <w:color w:val="000000" w:themeColor="text1"/>
                <w:lang w:val="uk-UA"/>
              </w:rPr>
              <w:t>? Select up to 5 major</w:t>
            </w:r>
          </w:p>
        </w:tc>
        <w:tc>
          <w:tcPr>
            <w:tcW w:w="1133" w:type="dxa"/>
            <w:shd w:val="clear" w:color="auto" w:fill="E2EFD9" w:themeFill="accent6" w:themeFillTint="33"/>
          </w:tcPr>
          <w:p w14:paraId="5B5D37FD" w14:textId="741DE90B" w:rsidR="7B81375D" w:rsidRDefault="7B81375D" w:rsidP="7B81375D">
            <w:pPr>
              <w:rPr>
                <w:b/>
                <w:bCs/>
                <w:color w:val="00B0F0"/>
                <w:lang w:val="uk-UA"/>
              </w:rPr>
            </w:pPr>
            <w:r w:rsidRPr="7B81375D">
              <w:rPr>
                <w:b/>
                <w:bCs/>
                <w:color w:val="00B0F0"/>
                <w:lang w:val="uk-UA"/>
              </w:rPr>
              <w:t>MB, rotation</w:t>
            </w:r>
          </w:p>
        </w:tc>
      </w:tr>
      <w:tr w:rsidR="7B81375D" w14:paraId="2E540B56" w14:textId="77777777" w:rsidTr="7C68DDE7">
        <w:trPr>
          <w:trHeight w:val="300"/>
        </w:trPr>
        <w:tc>
          <w:tcPr>
            <w:tcW w:w="8217" w:type="dxa"/>
            <w:shd w:val="clear" w:color="auto" w:fill="E2EFD9" w:themeFill="accent6" w:themeFillTint="33"/>
          </w:tcPr>
          <w:p w14:paraId="069EE93C" w14:textId="1DE2482E" w:rsidR="7B81375D" w:rsidRDefault="7B81375D" w:rsidP="7B81375D">
            <w:pPr>
              <w:rPr>
                <w:lang w:val="uk-UA"/>
              </w:rPr>
            </w:pPr>
            <w:r w:rsidRPr="7B81375D">
              <w:rPr>
                <w:lang w:val="uk-UA"/>
              </w:rPr>
              <w:t>Difficulties in learning the language</w:t>
            </w:r>
          </w:p>
        </w:tc>
        <w:tc>
          <w:tcPr>
            <w:tcW w:w="1133" w:type="dxa"/>
            <w:shd w:val="clear" w:color="auto" w:fill="E2EFD9" w:themeFill="accent6" w:themeFillTint="33"/>
          </w:tcPr>
          <w:p w14:paraId="64A021CC" w14:textId="77777777" w:rsidR="7B81375D" w:rsidRDefault="7B81375D" w:rsidP="7B81375D">
            <w:pPr>
              <w:rPr>
                <w:lang w:val="uk-UA"/>
              </w:rPr>
            </w:pPr>
            <w:r w:rsidRPr="7B81375D">
              <w:rPr>
                <w:lang w:val="uk-UA"/>
              </w:rPr>
              <w:t>1</w:t>
            </w:r>
          </w:p>
        </w:tc>
      </w:tr>
      <w:tr w:rsidR="7B81375D" w14:paraId="79CC78DB" w14:textId="77777777" w:rsidTr="7C68DDE7">
        <w:trPr>
          <w:trHeight w:val="300"/>
        </w:trPr>
        <w:tc>
          <w:tcPr>
            <w:tcW w:w="8217" w:type="dxa"/>
            <w:shd w:val="clear" w:color="auto" w:fill="E2EFD9" w:themeFill="accent6" w:themeFillTint="33"/>
          </w:tcPr>
          <w:p w14:paraId="4CCA8AAC" w14:textId="29ECDE04" w:rsidR="7B81375D" w:rsidRDefault="7B81375D">
            <w:r>
              <w:t xml:space="preserve">Difficulties finding a job </w:t>
            </w:r>
          </w:p>
        </w:tc>
        <w:tc>
          <w:tcPr>
            <w:tcW w:w="1133" w:type="dxa"/>
            <w:shd w:val="clear" w:color="auto" w:fill="E2EFD9" w:themeFill="accent6" w:themeFillTint="33"/>
          </w:tcPr>
          <w:p w14:paraId="06E06D61" w14:textId="77777777" w:rsidR="7B81375D" w:rsidRDefault="7B81375D" w:rsidP="7B81375D">
            <w:pPr>
              <w:rPr>
                <w:lang w:val="uk-UA"/>
              </w:rPr>
            </w:pPr>
            <w:r w:rsidRPr="7B81375D">
              <w:rPr>
                <w:lang w:val="uk-UA"/>
              </w:rPr>
              <w:t>2</w:t>
            </w:r>
          </w:p>
        </w:tc>
      </w:tr>
      <w:tr w:rsidR="7B81375D" w14:paraId="3073D7DA" w14:textId="77777777" w:rsidTr="7C68DDE7">
        <w:trPr>
          <w:trHeight w:val="300"/>
        </w:trPr>
        <w:tc>
          <w:tcPr>
            <w:tcW w:w="8217" w:type="dxa"/>
            <w:shd w:val="clear" w:color="auto" w:fill="E2EFD9" w:themeFill="accent6" w:themeFillTint="33"/>
          </w:tcPr>
          <w:p w14:paraId="6D1A0F28" w14:textId="79AB80BE" w:rsidR="7B81375D" w:rsidRDefault="7B81375D">
            <w:r>
              <w:t>Financial difficulties</w:t>
            </w:r>
          </w:p>
        </w:tc>
        <w:tc>
          <w:tcPr>
            <w:tcW w:w="1133" w:type="dxa"/>
            <w:shd w:val="clear" w:color="auto" w:fill="E2EFD9" w:themeFill="accent6" w:themeFillTint="33"/>
          </w:tcPr>
          <w:p w14:paraId="06EBB4A5" w14:textId="77777777" w:rsidR="7B81375D" w:rsidRDefault="7B81375D" w:rsidP="7B81375D">
            <w:pPr>
              <w:rPr>
                <w:lang w:val="uk-UA"/>
              </w:rPr>
            </w:pPr>
            <w:r w:rsidRPr="7B81375D">
              <w:rPr>
                <w:lang w:val="uk-UA"/>
              </w:rPr>
              <w:t>3</w:t>
            </w:r>
          </w:p>
        </w:tc>
      </w:tr>
      <w:tr w:rsidR="7B81375D" w14:paraId="67BB0ACD" w14:textId="77777777" w:rsidTr="7C68DDE7">
        <w:trPr>
          <w:trHeight w:val="300"/>
        </w:trPr>
        <w:tc>
          <w:tcPr>
            <w:tcW w:w="8217" w:type="dxa"/>
            <w:shd w:val="clear" w:color="auto" w:fill="E2EFD9" w:themeFill="accent6" w:themeFillTint="33"/>
          </w:tcPr>
          <w:p w14:paraId="544729BA" w14:textId="0C2E7592" w:rsidR="7B81375D" w:rsidRDefault="7B81375D" w:rsidP="7B81375D">
            <w:pPr>
              <w:rPr>
                <w:lang w:val="ru-RU"/>
              </w:rPr>
            </w:pPr>
            <w:r w:rsidRPr="7B81375D">
              <w:rPr>
                <w:lang w:val="ru-RU"/>
              </w:rPr>
              <w:t>Difficulties finding/renting housing</w:t>
            </w:r>
          </w:p>
        </w:tc>
        <w:tc>
          <w:tcPr>
            <w:tcW w:w="1133" w:type="dxa"/>
            <w:shd w:val="clear" w:color="auto" w:fill="E2EFD9" w:themeFill="accent6" w:themeFillTint="33"/>
          </w:tcPr>
          <w:p w14:paraId="409F11C0" w14:textId="77777777" w:rsidR="7B81375D" w:rsidRDefault="7B81375D" w:rsidP="7B81375D">
            <w:pPr>
              <w:rPr>
                <w:lang w:val="uk-UA"/>
              </w:rPr>
            </w:pPr>
            <w:r w:rsidRPr="7B81375D">
              <w:rPr>
                <w:lang w:val="uk-UA"/>
              </w:rPr>
              <w:t>4</w:t>
            </w:r>
          </w:p>
        </w:tc>
      </w:tr>
      <w:tr w:rsidR="7B81375D" w14:paraId="1334E099" w14:textId="77777777" w:rsidTr="7C68DDE7">
        <w:trPr>
          <w:trHeight w:val="300"/>
        </w:trPr>
        <w:tc>
          <w:tcPr>
            <w:tcW w:w="8217" w:type="dxa"/>
            <w:shd w:val="clear" w:color="auto" w:fill="E2EFD9" w:themeFill="accent6" w:themeFillTint="33"/>
          </w:tcPr>
          <w:p w14:paraId="40523AA7" w14:textId="0A52F5D4" w:rsidR="7B81375D" w:rsidRDefault="7B81375D" w:rsidP="7B81375D">
            <w:pPr>
              <w:rPr>
                <w:lang w:val="ru-RU"/>
              </w:rPr>
            </w:pPr>
            <w:r w:rsidRPr="7B81375D">
              <w:rPr>
                <w:lang w:val="ru-RU"/>
              </w:rPr>
              <w:t>Difficulties interacting with the local population</w:t>
            </w:r>
          </w:p>
        </w:tc>
        <w:tc>
          <w:tcPr>
            <w:tcW w:w="1133" w:type="dxa"/>
            <w:shd w:val="clear" w:color="auto" w:fill="E2EFD9" w:themeFill="accent6" w:themeFillTint="33"/>
          </w:tcPr>
          <w:p w14:paraId="28656EE5" w14:textId="77777777" w:rsidR="7B81375D" w:rsidRDefault="7B81375D" w:rsidP="7B81375D">
            <w:pPr>
              <w:rPr>
                <w:lang w:val="uk-UA"/>
              </w:rPr>
            </w:pPr>
            <w:r w:rsidRPr="7B81375D">
              <w:rPr>
                <w:lang w:val="uk-UA"/>
              </w:rPr>
              <w:t>5</w:t>
            </w:r>
          </w:p>
        </w:tc>
      </w:tr>
      <w:tr w:rsidR="7B81375D" w14:paraId="7A50DF95" w14:textId="77777777" w:rsidTr="7C68DDE7">
        <w:trPr>
          <w:trHeight w:val="300"/>
        </w:trPr>
        <w:tc>
          <w:tcPr>
            <w:tcW w:w="8217" w:type="dxa"/>
            <w:shd w:val="clear" w:color="auto" w:fill="E2EFD9" w:themeFill="accent6" w:themeFillTint="33"/>
          </w:tcPr>
          <w:p w14:paraId="57ADFCDA" w14:textId="70FCD95A" w:rsidR="7B81375D" w:rsidRDefault="7B81375D" w:rsidP="7B81375D">
            <w:pPr>
              <w:rPr>
                <w:lang w:val="ru-RU"/>
              </w:rPr>
            </w:pPr>
            <w:r w:rsidRPr="7B81375D">
              <w:rPr>
                <w:lang w:val="ru-RU"/>
              </w:rPr>
              <w:t>Difficulties interacting with government agencies, processing paperwork, etc.</w:t>
            </w:r>
          </w:p>
        </w:tc>
        <w:tc>
          <w:tcPr>
            <w:tcW w:w="1133" w:type="dxa"/>
            <w:shd w:val="clear" w:color="auto" w:fill="E2EFD9" w:themeFill="accent6" w:themeFillTint="33"/>
          </w:tcPr>
          <w:p w14:paraId="41A45887" w14:textId="77777777" w:rsidR="7B81375D" w:rsidRDefault="7B81375D" w:rsidP="7B81375D">
            <w:pPr>
              <w:rPr>
                <w:lang w:val="uk-UA"/>
              </w:rPr>
            </w:pPr>
            <w:r w:rsidRPr="7B81375D">
              <w:rPr>
                <w:lang w:val="uk-UA"/>
              </w:rPr>
              <w:t>6</w:t>
            </w:r>
          </w:p>
        </w:tc>
      </w:tr>
      <w:tr w:rsidR="7B81375D" w14:paraId="6E84A866" w14:textId="77777777" w:rsidTr="7C68DDE7">
        <w:trPr>
          <w:trHeight w:val="300"/>
        </w:trPr>
        <w:tc>
          <w:tcPr>
            <w:tcW w:w="8217" w:type="dxa"/>
            <w:shd w:val="clear" w:color="auto" w:fill="E2EFD9" w:themeFill="accent6" w:themeFillTint="33"/>
          </w:tcPr>
          <w:p w14:paraId="4CFB544C" w14:textId="113FB314" w:rsidR="7B81375D" w:rsidRDefault="7B81375D" w:rsidP="7B81375D">
            <w:pPr>
              <w:rPr>
                <w:lang w:val="ru-RU"/>
              </w:rPr>
            </w:pPr>
            <w:r w:rsidRPr="7B81375D">
              <w:rPr>
                <w:lang w:val="ru-RU"/>
              </w:rPr>
              <w:t>Difficulties in obtaining necessary medical services</w:t>
            </w:r>
          </w:p>
        </w:tc>
        <w:tc>
          <w:tcPr>
            <w:tcW w:w="1133" w:type="dxa"/>
            <w:shd w:val="clear" w:color="auto" w:fill="E2EFD9" w:themeFill="accent6" w:themeFillTint="33"/>
          </w:tcPr>
          <w:p w14:paraId="21B34A6A" w14:textId="77777777" w:rsidR="7B81375D" w:rsidRDefault="7B81375D" w:rsidP="7B81375D">
            <w:pPr>
              <w:rPr>
                <w:lang w:val="uk-UA"/>
              </w:rPr>
            </w:pPr>
            <w:r w:rsidRPr="7B81375D">
              <w:rPr>
                <w:lang w:val="uk-UA"/>
              </w:rPr>
              <w:t>7</w:t>
            </w:r>
          </w:p>
        </w:tc>
      </w:tr>
      <w:tr w:rsidR="7B81375D" w14:paraId="62FFD61D" w14:textId="77777777" w:rsidTr="7C68DDE7">
        <w:trPr>
          <w:trHeight w:val="300"/>
        </w:trPr>
        <w:tc>
          <w:tcPr>
            <w:tcW w:w="8217" w:type="dxa"/>
            <w:shd w:val="clear" w:color="auto" w:fill="E2EFD9" w:themeFill="accent6" w:themeFillTint="33"/>
          </w:tcPr>
          <w:p w14:paraId="2F980EFB" w14:textId="41058A5F" w:rsidR="7B81375D" w:rsidRDefault="7B81375D">
            <w:r>
              <w:t>Psychological problems</w:t>
            </w:r>
          </w:p>
        </w:tc>
        <w:tc>
          <w:tcPr>
            <w:tcW w:w="1133" w:type="dxa"/>
            <w:shd w:val="clear" w:color="auto" w:fill="E2EFD9" w:themeFill="accent6" w:themeFillTint="33"/>
          </w:tcPr>
          <w:p w14:paraId="1E52A744" w14:textId="77777777" w:rsidR="7B81375D" w:rsidRDefault="7B81375D" w:rsidP="7B81375D">
            <w:pPr>
              <w:rPr>
                <w:lang w:val="uk-UA"/>
              </w:rPr>
            </w:pPr>
            <w:r w:rsidRPr="7B81375D">
              <w:rPr>
                <w:lang w:val="uk-UA"/>
              </w:rPr>
              <w:t>8</w:t>
            </w:r>
          </w:p>
        </w:tc>
      </w:tr>
      <w:tr w:rsidR="7B81375D" w14:paraId="05A45F88" w14:textId="77777777" w:rsidTr="7C68DDE7">
        <w:trPr>
          <w:trHeight w:val="300"/>
        </w:trPr>
        <w:tc>
          <w:tcPr>
            <w:tcW w:w="8217" w:type="dxa"/>
            <w:shd w:val="clear" w:color="auto" w:fill="E2EFD9" w:themeFill="accent6" w:themeFillTint="33"/>
          </w:tcPr>
          <w:p w14:paraId="5F60A251" w14:textId="39CE0DEC" w:rsidR="7B81375D" w:rsidRDefault="7B81375D" w:rsidP="7B81375D">
            <w:pPr>
              <w:rPr>
                <w:lang w:val="ru-RU"/>
              </w:rPr>
            </w:pPr>
            <w:r w:rsidRPr="7B81375D">
              <w:rPr>
                <w:lang w:val="ru-RU"/>
              </w:rPr>
              <w:t>I miss and worry about my homeland, my home</w:t>
            </w:r>
          </w:p>
        </w:tc>
        <w:tc>
          <w:tcPr>
            <w:tcW w:w="1133" w:type="dxa"/>
            <w:shd w:val="clear" w:color="auto" w:fill="E2EFD9" w:themeFill="accent6" w:themeFillTint="33"/>
          </w:tcPr>
          <w:p w14:paraId="05935C37" w14:textId="77777777" w:rsidR="7B81375D" w:rsidRDefault="7B81375D" w:rsidP="7B81375D">
            <w:pPr>
              <w:rPr>
                <w:lang w:val="uk-UA"/>
              </w:rPr>
            </w:pPr>
            <w:r w:rsidRPr="7B81375D">
              <w:rPr>
                <w:lang w:val="uk-UA"/>
              </w:rPr>
              <w:t>9</w:t>
            </w:r>
          </w:p>
        </w:tc>
      </w:tr>
      <w:tr w:rsidR="7B81375D" w:rsidRPr="00860852" w14:paraId="3FC2A2AF" w14:textId="77777777" w:rsidTr="7C68DDE7">
        <w:trPr>
          <w:trHeight w:val="300"/>
        </w:trPr>
        <w:tc>
          <w:tcPr>
            <w:tcW w:w="8217" w:type="dxa"/>
            <w:shd w:val="clear" w:color="auto" w:fill="E2EFD9" w:themeFill="accent6" w:themeFillTint="33"/>
          </w:tcPr>
          <w:p w14:paraId="39DCF39F" w14:textId="5C0E7520" w:rsidR="7B81375D" w:rsidRDefault="7B81375D" w:rsidP="7B81375D">
            <w:pPr>
              <w:rPr>
                <w:lang w:val="ru-RU"/>
              </w:rPr>
            </w:pPr>
            <w:r w:rsidRPr="7B81375D">
              <w:rPr>
                <w:lang w:val="ru-RU"/>
              </w:rPr>
              <w:t>Separation from family and friends</w:t>
            </w:r>
          </w:p>
        </w:tc>
        <w:tc>
          <w:tcPr>
            <w:tcW w:w="1133" w:type="dxa"/>
            <w:shd w:val="clear" w:color="auto" w:fill="E2EFD9" w:themeFill="accent6" w:themeFillTint="33"/>
          </w:tcPr>
          <w:p w14:paraId="2A53C2C4" w14:textId="7E1E11EB" w:rsidR="7B81375D" w:rsidRDefault="00531D2F" w:rsidP="7B81375D">
            <w:pPr>
              <w:rPr>
                <w:lang w:val="uk-UA"/>
              </w:rPr>
            </w:pPr>
            <w:ins w:id="10" w:author="is2025" w:date="2025-11-26T17:02:00Z">
              <w:r>
                <w:rPr>
                  <w:lang w:val="uk-UA"/>
                </w:rPr>
                <w:t>10</w:t>
              </w:r>
            </w:ins>
          </w:p>
        </w:tc>
      </w:tr>
      <w:tr w:rsidR="7B81375D" w14:paraId="4D26385E" w14:textId="77777777" w:rsidTr="7C68DDE7">
        <w:trPr>
          <w:trHeight w:val="300"/>
        </w:trPr>
        <w:tc>
          <w:tcPr>
            <w:tcW w:w="8217" w:type="dxa"/>
            <w:shd w:val="clear" w:color="auto" w:fill="E2EFD9" w:themeFill="accent6" w:themeFillTint="33"/>
          </w:tcPr>
          <w:p w14:paraId="488BABE8" w14:textId="29F073F1" w:rsidR="7B81375D" w:rsidRDefault="7B81375D" w:rsidP="7B81375D">
            <w:pPr>
              <w:rPr>
                <w:lang w:val="ru-RU"/>
              </w:rPr>
            </w:pPr>
            <w:r w:rsidRPr="7B81375D">
              <w:rPr>
                <w:lang w:val="ru-RU"/>
              </w:rPr>
              <w:t xml:space="preserve">Uncertainty about the future in </w:t>
            </w:r>
            <w:r w:rsidRPr="7B81375D">
              <w:rPr>
                <w:b/>
                <w:bCs/>
                <w:color w:val="00B0F0"/>
                <w:lang w:val="ru-RU"/>
              </w:rPr>
              <w:t>[_filling_from_S5 ]</w:t>
            </w:r>
            <w:r w:rsidRPr="7B81375D">
              <w:rPr>
                <w:lang w:val="ru-RU"/>
              </w:rPr>
              <w:t xml:space="preserve">, difficulties in extending my residence permit here, etc.  </w:t>
            </w:r>
          </w:p>
        </w:tc>
        <w:tc>
          <w:tcPr>
            <w:tcW w:w="1133" w:type="dxa"/>
            <w:shd w:val="clear" w:color="auto" w:fill="E2EFD9" w:themeFill="accent6" w:themeFillTint="33"/>
          </w:tcPr>
          <w:p w14:paraId="50DE6DB8" w14:textId="7FABE5D6" w:rsidR="7B81375D" w:rsidRDefault="00531D2F" w:rsidP="7B81375D">
            <w:pPr>
              <w:rPr>
                <w:lang w:val="uk-UA"/>
              </w:rPr>
            </w:pPr>
            <w:ins w:id="11" w:author="is2025" w:date="2025-11-26T17:03:00Z">
              <w:r>
                <w:rPr>
                  <w:lang w:val="uk-UA"/>
                </w:rPr>
                <w:t>11</w:t>
              </w:r>
            </w:ins>
            <w:del w:id="12" w:author="is2025" w:date="2025-11-26T17:02:00Z">
              <w:r w:rsidR="7B81375D" w:rsidRPr="7B81375D" w:rsidDel="00531D2F">
                <w:rPr>
                  <w:lang w:val="uk-UA"/>
                </w:rPr>
                <w:delText>0</w:delText>
              </w:r>
            </w:del>
          </w:p>
        </w:tc>
      </w:tr>
      <w:tr w:rsidR="7B81375D" w14:paraId="4DF81C5F" w14:textId="77777777" w:rsidTr="7C68DDE7">
        <w:trPr>
          <w:trHeight w:val="300"/>
        </w:trPr>
        <w:tc>
          <w:tcPr>
            <w:tcW w:w="8217" w:type="dxa"/>
            <w:shd w:val="clear" w:color="auto" w:fill="E2EFD9" w:themeFill="accent6" w:themeFillTint="33"/>
          </w:tcPr>
          <w:p w14:paraId="7DCFA8A8" w14:textId="14E221C6" w:rsidR="7B81375D" w:rsidRDefault="7B81375D" w:rsidP="7B81375D">
            <w:pPr>
              <w:rPr>
                <w:lang w:val="ru-RU"/>
              </w:rPr>
            </w:pPr>
            <w:r w:rsidRPr="7B81375D">
              <w:rPr>
                <w:lang w:val="ru-RU"/>
              </w:rPr>
              <w:t>Lack of friends, acquaintances, social circle, and support</w:t>
            </w:r>
          </w:p>
        </w:tc>
        <w:tc>
          <w:tcPr>
            <w:tcW w:w="1133" w:type="dxa"/>
            <w:shd w:val="clear" w:color="auto" w:fill="E2EFD9" w:themeFill="accent6" w:themeFillTint="33"/>
          </w:tcPr>
          <w:p w14:paraId="705B9F46" w14:textId="3FF0D246" w:rsidR="7B81375D" w:rsidRDefault="00531D2F" w:rsidP="7B81375D">
            <w:pPr>
              <w:rPr>
                <w:lang w:val="uk-UA"/>
              </w:rPr>
            </w:pPr>
            <w:ins w:id="13" w:author="is2025" w:date="2025-11-26T17:03:00Z">
              <w:r>
                <w:rPr>
                  <w:lang w:val="uk-UA"/>
                </w:rPr>
                <w:t>12</w:t>
              </w:r>
            </w:ins>
            <w:del w:id="14" w:author="is2025" w:date="2025-11-26T17:03:00Z">
              <w:r w:rsidR="7B81375D" w:rsidRPr="7B81375D" w:rsidDel="00531D2F">
                <w:rPr>
                  <w:lang w:val="uk-UA"/>
                </w:rPr>
                <w:delText>1</w:delText>
              </w:r>
            </w:del>
          </w:p>
        </w:tc>
      </w:tr>
      <w:tr w:rsidR="7B81375D" w14:paraId="197D23BE" w14:textId="77777777" w:rsidTr="7C68DDE7">
        <w:trPr>
          <w:trHeight w:val="300"/>
        </w:trPr>
        <w:tc>
          <w:tcPr>
            <w:tcW w:w="8217" w:type="dxa"/>
            <w:shd w:val="clear" w:color="auto" w:fill="E2EFD9" w:themeFill="accent6" w:themeFillTint="33"/>
          </w:tcPr>
          <w:p w14:paraId="5DBD661E" w14:textId="29D70376" w:rsidR="7B81375D" w:rsidRDefault="7B81375D" w:rsidP="7B81375D">
            <w:pPr>
              <w:rPr>
                <w:lang w:val="uk-UA"/>
              </w:rPr>
            </w:pPr>
            <w:r w:rsidRPr="7B81375D">
              <w:rPr>
                <w:lang w:val="ru-RU"/>
              </w:rPr>
              <w:t xml:space="preserve">Difficulties in cultural adaptation, getting used to the rules and norms of life in </w:t>
            </w:r>
            <w:r w:rsidRPr="7B81375D">
              <w:rPr>
                <w:b/>
                <w:bCs/>
                <w:color w:val="00B0F0"/>
                <w:lang w:val="uk-UA"/>
              </w:rPr>
              <w:t>[_filling_from_S5]</w:t>
            </w:r>
          </w:p>
        </w:tc>
        <w:tc>
          <w:tcPr>
            <w:tcW w:w="1133" w:type="dxa"/>
            <w:shd w:val="clear" w:color="auto" w:fill="E2EFD9" w:themeFill="accent6" w:themeFillTint="33"/>
          </w:tcPr>
          <w:p w14:paraId="76C0DD8F" w14:textId="733420D7" w:rsidR="7B81375D" w:rsidRDefault="00531D2F" w:rsidP="7B81375D">
            <w:pPr>
              <w:rPr>
                <w:lang w:val="uk-UA"/>
              </w:rPr>
            </w:pPr>
            <w:ins w:id="15" w:author="is2025" w:date="2025-11-26T17:03:00Z">
              <w:r>
                <w:rPr>
                  <w:lang w:val="uk-UA"/>
                </w:rPr>
                <w:t>13</w:t>
              </w:r>
            </w:ins>
            <w:del w:id="16" w:author="is2025" w:date="2025-11-26T17:03:00Z">
              <w:r w:rsidR="7B81375D" w:rsidRPr="7B81375D" w:rsidDel="00531D2F">
                <w:rPr>
                  <w:lang w:val="uk-UA"/>
                </w:rPr>
                <w:delText>2</w:delText>
              </w:r>
            </w:del>
          </w:p>
        </w:tc>
      </w:tr>
      <w:tr w:rsidR="7B81375D" w14:paraId="5534B340" w14:textId="77777777" w:rsidTr="7C68DDE7">
        <w:trPr>
          <w:trHeight w:val="300"/>
        </w:trPr>
        <w:tc>
          <w:tcPr>
            <w:tcW w:w="8217" w:type="dxa"/>
            <w:shd w:val="clear" w:color="auto" w:fill="E2EFD9" w:themeFill="accent6" w:themeFillTint="33"/>
          </w:tcPr>
          <w:p w14:paraId="4321A001" w14:textId="36242780" w:rsidR="7B81375D" w:rsidRDefault="7B81375D" w:rsidP="7B81375D">
            <w:pPr>
              <w:rPr>
                <w:lang w:val="ru-RU"/>
              </w:rPr>
            </w:pPr>
            <w:r w:rsidRPr="7B81375D">
              <w:rPr>
                <w:lang w:val="ru-RU"/>
              </w:rPr>
              <w:t>No particular difficulties</w:t>
            </w:r>
          </w:p>
        </w:tc>
        <w:tc>
          <w:tcPr>
            <w:tcW w:w="1133" w:type="dxa"/>
            <w:shd w:val="clear" w:color="auto" w:fill="E2EFD9" w:themeFill="accent6" w:themeFillTint="33"/>
          </w:tcPr>
          <w:p w14:paraId="77989086" w14:textId="0516DB96" w:rsidR="7B81375D" w:rsidRDefault="00531D2F" w:rsidP="7B81375D">
            <w:pPr>
              <w:rPr>
                <w:lang w:val="uk-UA"/>
              </w:rPr>
            </w:pPr>
            <w:ins w:id="17" w:author="is2025" w:date="2025-11-26T17:03:00Z">
              <w:r>
                <w:rPr>
                  <w:lang w:val="uk-UA"/>
                </w:rPr>
                <w:t>14</w:t>
              </w:r>
            </w:ins>
            <w:del w:id="18" w:author="is2025" w:date="2025-11-26T17:03:00Z">
              <w:r w:rsidR="7B81375D" w:rsidRPr="7B81375D" w:rsidDel="00531D2F">
                <w:rPr>
                  <w:lang w:val="uk-UA"/>
                </w:rPr>
                <w:delText>3</w:delText>
              </w:r>
            </w:del>
          </w:p>
        </w:tc>
      </w:tr>
      <w:tr w:rsidR="7B81375D" w14:paraId="69F817B0" w14:textId="77777777" w:rsidTr="7C68DDE7">
        <w:trPr>
          <w:trHeight w:val="300"/>
        </w:trPr>
        <w:tc>
          <w:tcPr>
            <w:tcW w:w="8217" w:type="dxa"/>
            <w:shd w:val="clear" w:color="auto" w:fill="E2EFD9" w:themeFill="accent6" w:themeFillTint="33"/>
          </w:tcPr>
          <w:p w14:paraId="7A1ACBC9" w14:textId="4F4D6CCC" w:rsidR="7B81375D" w:rsidRDefault="7B81375D" w:rsidP="7B81375D">
            <w:pPr>
              <w:rPr>
                <w:lang w:val="ru-RU"/>
              </w:rPr>
            </w:pPr>
            <w:r w:rsidRPr="7B81375D">
              <w:rPr>
                <w:lang w:val="ru-RU"/>
              </w:rPr>
              <w:t>There are many Russians/Belarusians where we live</w:t>
            </w:r>
          </w:p>
        </w:tc>
        <w:tc>
          <w:tcPr>
            <w:tcW w:w="1133" w:type="dxa"/>
            <w:shd w:val="clear" w:color="auto" w:fill="E2EFD9" w:themeFill="accent6" w:themeFillTint="33"/>
          </w:tcPr>
          <w:p w14:paraId="0061C604" w14:textId="2399D500" w:rsidR="7B81375D" w:rsidRDefault="00531D2F" w:rsidP="7B81375D">
            <w:pPr>
              <w:rPr>
                <w:lang w:val="uk-UA"/>
              </w:rPr>
            </w:pPr>
            <w:ins w:id="19" w:author="is2025" w:date="2025-11-26T17:03:00Z">
              <w:r>
                <w:rPr>
                  <w:lang w:val="uk-UA"/>
                </w:rPr>
                <w:t>15</w:t>
              </w:r>
            </w:ins>
            <w:del w:id="20" w:author="is2025" w:date="2025-11-26T17:03:00Z">
              <w:r w:rsidR="7B81375D" w:rsidRPr="7B81375D" w:rsidDel="00531D2F">
                <w:rPr>
                  <w:lang w:val="uk-UA"/>
                </w:rPr>
                <w:delText>4</w:delText>
              </w:r>
            </w:del>
          </w:p>
        </w:tc>
      </w:tr>
      <w:tr w:rsidR="7B81375D" w14:paraId="77850073" w14:textId="77777777" w:rsidTr="7C68DDE7">
        <w:trPr>
          <w:trHeight w:val="300"/>
        </w:trPr>
        <w:tc>
          <w:tcPr>
            <w:tcW w:w="8217" w:type="dxa"/>
            <w:shd w:val="clear" w:color="auto" w:fill="E2EFD9" w:themeFill="accent6" w:themeFillTint="33"/>
          </w:tcPr>
          <w:p w14:paraId="2D57E9CA" w14:textId="77777777" w:rsidR="7B81375D" w:rsidRDefault="7B81375D" w:rsidP="7B81375D">
            <w:pPr>
              <w:rPr>
                <w:lang w:val="ru-RU"/>
              </w:rPr>
            </w:pPr>
            <w:r w:rsidRPr="7B81375D">
              <w:rPr>
                <w:lang w:val="ru-RU"/>
              </w:rPr>
              <w:lastRenderedPageBreak/>
              <w:t>Other___________</w:t>
            </w:r>
          </w:p>
        </w:tc>
        <w:tc>
          <w:tcPr>
            <w:tcW w:w="1133" w:type="dxa"/>
            <w:shd w:val="clear" w:color="auto" w:fill="E2EFD9" w:themeFill="accent6" w:themeFillTint="33"/>
          </w:tcPr>
          <w:p w14:paraId="313F29A5" w14:textId="5E193583" w:rsidR="7B81375D" w:rsidRDefault="7B81375D" w:rsidP="7B81375D">
            <w:pPr>
              <w:rPr>
                <w:lang w:val="uk-UA"/>
              </w:rPr>
            </w:pPr>
            <w:r w:rsidRPr="7B81375D">
              <w:rPr>
                <w:lang w:val="uk-UA"/>
              </w:rPr>
              <w:t>97</w:t>
            </w:r>
          </w:p>
        </w:tc>
      </w:tr>
      <w:tr w:rsidR="7B81375D" w14:paraId="19B20FF9" w14:textId="77777777" w:rsidTr="7C68DDE7">
        <w:trPr>
          <w:trHeight w:val="300"/>
        </w:trPr>
        <w:tc>
          <w:tcPr>
            <w:tcW w:w="8217" w:type="dxa"/>
            <w:shd w:val="clear" w:color="auto" w:fill="E2EFD9" w:themeFill="accent6" w:themeFillTint="33"/>
          </w:tcPr>
          <w:p w14:paraId="04B3D8E8" w14:textId="61D155C4" w:rsidR="7B81375D" w:rsidRDefault="7B81375D" w:rsidP="7B81375D">
            <w:pPr>
              <w:rPr>
                <w:lang w:val="ru-RU"/>
              </w:rPr>
            </w:pPr>
            <w:r w:rsidRPr="7B81375D">
              <w:rPr>
                <w:lang w:val="ru-RU"/>
              </w:rPr>
              <w:t>Hard to say</w:t>
            </w:r>
          </w:p>
        </w:tc>
        <w:tc>
          <w:tcPr>
            <w:tcW w:w="1133" w:type="dxa"/>
            <w:shd w:val="clear" w:color="auto" w:fill="E2EFD9" w:themeFill="accent6" w:themeFillTint="33"/>
          </w:tcPr>
          <w:p w14:paraId="4DBF9435" w14:textId="1F175AB6" w:rsidR="7B81375D" w:rsidRDefault="7B81375D" w:rsidP="7B81375D">
            <w:pPr>
              <w:rPr>
                <w:lang w:val="uk-UA"/>
              </w:rPr>
            </w:pPr>
            <w:r w:rsidRPr="7B81375D">
              <w:rPr>
                <w:lang w:val="uk-UA"/>
              </w:rPr>
              <w:t>98</w:t>
            </w:r>
          </w:p>
        </w:tc>
      </w:tr>
    </w:tbl>
    <w:p w14:paraId="20877966" w14:textId="23423649" w:rsidR="7B81375D" w:rsidRDefault="7B81375D" w:rsidP="7B81375D">
      <w:pPr>
        <w:pStyle w:val="ListParagraph"/>
        <w:spacing w:after="160" w:line="259" w:lineRule="auto"/>
        <w:ind w:left="360"/>
        <w:rPr>
          <w:b/>
          <w:bCs/>
          <w:lang w:val="uk-UA"/>
        </w:rPr>
      </w:pPr>
    </w:p>
    <w:tbl>
      <w:tblPr>
        <w:tblStyle w:val="TableGrid"/>
        <w:tblW w:w="0" w:type="auto"/>
        <w:tblLook w:val="04A0" w:firstRow="1" w:lastRow="0" w:firstColumn="1" w:lastColumn="0" w:noHBand="0" w:noVBand="1"/>
      </w:tblPr>
      <w:tblGrid>
        <w:gridCol w:w="8217"/>
        <w:gridCol w:w="1133"/>
      </w:tblGrid>
      <w:tr w:rsidR="7B81375D" w14:paraId="704B362A" w14:textId="77777777" w:rsidTr="7C68DDE7">
        <w:trPr>
          <w:trHeight w:val="300"/>
        </w:trPr>
        <w:tc>
          <w:tcPr>
            <w:tcW w:w="8217" w:type="dxa"/>
            <w:shd w:val="clear" w:color="auto" w:fill="E2EFD9" w:themeFill="accent6" w:themeFillTint="33"/>
          </w:tcPr>
          <w:p w14:paraId="439E1D0F" w14:textId="38EE5CCB" w:rsidR="7B81375D" w:rsidRDefault="7B81375D" w:rsidP="7B81375D">
            <w:pPr>
              <w:rPr>
                <w:b/>
                <w:bCs/>
                <w:color w:val="000000" w:themeColor="text1"/>
                <w:lang w:val="uk-UA"/>
              </w:rPr>
            </w:pPr>
            <w:r w:rsidRPr="7B81375D">
              <w:rPr>
                <w:b/>
                <w:bCs/>
                <w:lang w:val="uk-UA"/>
              </w:rPr>
              <w:t xml:space="preserve">Q13. </w:t>
            </w:r>
            <w:r w:rsidRPr="7B81375D">
              <w:rPr>
                <w:b/>
                <w:bCs/>
                <w:i/>
                <w:iCs/>
                <w:lang w:val="uk-UA"/>
              </w:rPr>
              <w:t xml:space="preserve">(If the respondent has children </w:t>
            </w:r>
            <w:r w:rsidRPr="7B81375D">
              <w:rPr>
                <w:b/>
                <w:bCs/>
                <w:i/>
                <w:iCs/>
                <w:lang w:val="ru-RU"/>
              </w:rPr>
              <w:t>under</w:t>
            </w:r>
            <w:r w:rsidRPr="7B81375D">
              <w:rPr>
                <w:b/>
                <w:bCs/>
                <w:i/>
                <w:iCs/>
                <w:lang w:val="uk-UA"/>
              </w:rPr>
              <w:t xml:space="preserve"> 18) </w:t>
            </w:r>
            <w:r w:rsidRPr="7B81375D">
              <w:rPr>
                <w:b/>
                <w:bCs/>
                <w:lang w:val="uk-UA"/>
              </w:rPr>
              <w:t xml:space="preserve">What difficulties does your child/children face in </w:t>
            </w:r>
            <w:r w:rsidRPr="7B81375D">
              <w:rPr>
                <w:b/>
                <w:bCs/>
                <w:color w:val="00B0F0"/>
                <w:lang w:val="uk-UA"/>
              </w:rPr>
              <w:t>[_filling_from_S5 ]</w:t>
            </w:r>
            <w:r w:rsidRPr="7B81375D">
              <w:rPr>
                <w:b/>
                <w:bCs/>
                <w:color w:val="000000" w:themeColor="text1"/>
                <w:lang w:val="uk-UA"/>
              </w:rPr>
              <w:t>? Select up to 5 major</w:t>
            </w:r>
          </w:p>
        </w:tc>
        <w:tc>
          <w:tcPr>
            <w:tcW w:w="1133" w:type="dxa"/>
            <w:shd w:val="clear" w:color="auto" w:fill="E2EFD9" w:themeFill="accent6" w:themeFillTint="33"/>
          </w:tcPr>
          <w:p w14:paraId="29B77B06" w14:textId="6811E6AC" w:rsidR="7B81375D" w:rsidRDefault="7B81375D" w:rsidP="7B81375D">
            <w:pPr>
              <w:rPr>
                <w:b/>
                <w:bCs/>
                <w:color w:val="00B0F0"/>
                <w:lang w:val="uk-UA"/>
              </w:rPr>
            </w:pPr>
            <w:r w:rsidRPr="7B81375D">
              <w:rPr>
                <w:b/>
                <w:bCs/>
                <w:color w:val="00B0F0"/>
                <w:lang w:val="uk-UA"/>
              </w:rPr>
              <w:t>MB, rotation</w:t>
            </w:r>
          </w:p>
        </w:tc>
      </w:tr>
      <w:tr w:rsidR="7B81375D" w14:paraId="6F671686" w14:textId="77777777" w:rsidTr="7C68DDE7">
        <w:trPr>
          <w:trHeight w:val="300"/>
        </w:trPr>
        <w:tc>
          <w:tcPr>
            <w:tcW w:w="8217" w:type="dxa"/>
            <w:shd w:val="clear" w:color="auto" w:fill="E2EFD9" w:themeFill="accent6" w:themeFillTint="33"/>
          </w:tcPr>
          <w:p w14:paraId="6BFD4FE2" w14:textId="5FE0DB0B" w:rsidR="7B81375D" w:rsidRDefault="7B81375D" w:rsidP="7B81375D">
            <w:pPr>
              <w:rPr>
                <w:lang w:val="ru-RU"/>
              </w:rPr>
            </w:pPr>
            <w:r w:rsidRPr="7B81375D">
              <w:rPr>
                <w:lang w:val="ru-RU"/>
              </w:rPr>
              <w:t>Difficulties in learning the language and mastering the curriculum in a foreign language</w:t>
            </w:r>
          </w:p>
        </w:tc>
        <w:tc>
          <w:tcPr>
            <w:tcW w:w="1133" w:type="dxa"/>
            <w:shd w:val="clear" w:color="auto" w:fill="E2EFD9" w:themeFill="accent6" w:themeFillTint="33"/>
          </w:tcPr>
          <w:p w14:paraId="544B14A5" w14:textId="77777777" w:rsidR="7B81375D" w:rsidRDefault="7B81375D" w:rsidP="7B81375D">
            <w:pPr>
              <w:rPr>
                <w:lang w:val="uk-UA"/>
              </w:rPr>
            </w:pPr>
            <w:r w:rsidRPr="7B81375D">
              <w:rPr>
                <w:lang w:val="uk-UA"/>
              </w:rPr>
              <w:t>1</w:t>
            </w:r>
          </w:p>
        </w:tc>
      </w:tr>
      <w:tr w:rsidR="7B81375D" w14:paraId="3239A472" w14:textId="77777777" w:rsidTr="7C68DDE7">
        <w:trPr>
          <w:trHeight w:val="300"/>
        </w:trPr>
        <w:tc>
          <w:tcPr>
            <w:tcW w:w="8217" w:type="dxa"/>
            <w:shd w:val="clear" w:color="auto" w:fill="E2EFD9" w:themeFill="accent6" w:themeFillTint="33"/>
          </w:tcPr>
          <w:p w14:paraId="17C40E84" w14:textId="102A415A" w:rsidR="7B81375D" w:rsidRDefault="7B81375D" w:rsidP="7B81375D">
            <w:pPr>
              <w:rPr>
                <w:b/>
                <w:bCs/>
                <w:color w:val="000000" w:themeColor="text1"/>
                <w:lang w:val="ru-RU"/>
              </w:rPr>
            </w:pPr>
            <w:r w:rsidRPr="7B81375D">
              <w:rPr>
                <w:lang w:val="ru-RU"/>
              </w:rPr>
              <w:t xml:space="preserve">Difficulties finding friends and a social circle in </w:t>
            </w:r>
            <w:r w:rsidRPr="7B81375D">
              <w:rPr>
                <w:b/>
                <w:bCs/>
                <w:color w:val="00B0F0"/>
                <w:lang w:val="ru-RU"/>
              </w:rPr>
              <w:t>[_filling_from_S5 ]</w:t>
            </w:r>
          </w:p>
        </w:tc>
        <w:tc>
          <w:tcPr>
            <w:tcW w:w="1133" w:type="dxa"/>
            <w:shd w:val="clear" w:color="auto" w:fill="E2EFD9" w:themeFill="accent6" w:themeFillTint="33"/>
          </w:tcPr>
          <w:p w14:paraId="0F9DEC96" w14:textId="77777777" w:rsidR="7B81375D" w:rsidRDefault="7B81375D" w:rsidP="7B81375D">
            <w:pPr>
              <w:rPr>
                <w:lang w:val="uk-UA"/>
              </w:rPr>
            </w:pPr>
            <w:r w:rsidRPr="7B81375D">
              <w:rPr>
                <w:lang w:val="uk-UA"/>
              </w:rPr>
              <w:t>2</w:t>
            </w:r>
          </w:p>
        </w:tc>
      </w:tr>
      <w:tr w:rsidR="7B81375D" w14:paraId="1F3A94A8" w14:textId="77777777" w:rsidTr="7C68DDE7">
        <w:trPr>
          <w:trHeight w:val="300"/>
        </w:trPr>
        <w:tc>
          <w:tcPr>
            <w:tcW w:w="8217" w:type="dxa"/>
            <w:shd w:val="clear" w:color="auto" w:fill="E2EFD9" w:themeFill="accent6" w:themeFillTint="33"/>
          </w:tcPr>
          <w:p w14:paraId="18434A22" w14:textId="4A8256C9" w:rsidR="7B81375D" w:rsidRDefault="7B81375D" w:rsidP="7B81375D">
            <w:pPr>
              <w:rPr>
                <w:b/>
                <w:bCs/>
                <w:color w:val="000000" w:themeColor="text1"/>
              </w:rPr>
            </w:pPr>
            <w:r>
              <w:t xml:space="preserve">Bullying and conflicts at school in </w:t>
            </w:r>
            <w:r w:rsidRPr="7B81375D">
              <w:rPr>
                <w:b/>
                <w:bCs/>
                <w:color w:val="00B0F0"/>
              </w:rPr>
              <w:t>[_filling_from_S5 ]</w:t>
            </w:r>
          </w:p>
        </w:tc>
        <w:tc>
          <w:tcPr>
            <w:tcW w:w="1133" w:type="dxa"/>
            <w:shd w:val="clear" w:color="auto" w:fill="E2EFD9" w:themeFill="accent6" w:themeFillTint="33"/>
          </w:tcPr>
          <w:p w14:paraId="304FF4E0" w14:textId="77777777" w:rsidR="7B81375D" w:rsidRDefault="7B81375D" w:rsidP="7B81375D">
            <w:pPr>
              <w:rPr>
                <w:lang w:val="uk-UA"/>
              </w:rPr>
            </w:pPr>
            <w:r w:rsidRPr="7B81375D">
              <w:rPr>
                <w:lang w:val="uk-UA"/>
              </w:rPr>
              <w:t>3</w:t>
            </w:r>
          </w:p>
        </w:tc>
      </w:tr>
      <w:tr w:rsidR="7B81375D" w14:paraId="305E7BFB" w14:textId="77777777" w:rsidTr="7C68DDE7">
        <w:trPr>
          <w:trHeight w:val="300"/>
        </w:trPr>
        <w:tc>
          <w:tcPr>
            <w:tcW w:w="8217" w:type="dxa"/>
            <w:shd w:val="clear" w:color="auto" w:fill="E2EFD9" w:themeFill="accent6" w:themeFillTint="33"/>
          </w:tcPr>
          <w:p w14:paraId="721E07CF" w14:textId="20D9AE94" w:rsidR="7B81375D" w:rsidRDefault="7B81375D" w:rsidP="7B81375D">
            <w:pPr>
              <w:rPr>
                <w:lang w:val="uk-UA"/>
              </w:rPr>
            </w:pPr>
            <w:r>
              <w:t xml:space="preserve">Psychological problems </w:t>
            </w:r>
          </w:p>
        </w:tc>
        <w:tc>
          <w:tcPr>
            <w:tcW w:w="1133" w:type="dxa"/>
            <w:shd w:val="clear" w:color="auto" w:fill="E2EFD9" w:themeFill="accent6" w:themeFillTint="33"/>
          </w:tcPr>
          <w:p w14:paraId="50D62525" w14:textId="77777777" w:rsidR="7B81375D" w:rsidRDefault="7B81375D" w:rsidP="7B81375D">
            <w:pPr>
              <w:rPr>
                <w:lang w:val="uk-UA"/>
              </w:rPr>
            </w:pPr>
            <w:r w:rsidRPr="7B81375D">
              <w:rPr>
                <w:lang w:val="uk-UA"/>
              </w:rPr>
              <w:t>4</w:t>
            </w:r>
          </w:p>
        </w:tc>
      </w:tr>
      <w:tr w:rsidR="7B81375D" w14:paraId="740400D4" w14:textId="77777777" w:rsidTr="7C68DDE7">
        <w:trPr>
          <w:trHeight w:val="300"/>
        </w:trPr>
        <w:tc>
          <w:tcPr>
            <w:tcW w:w="8217" w:type="dxa"/>
            <w:shd w:val="clear" w:color="auto" w:fill="E2EFD9" w:themeFill="accent6" w:themeFillTint="33"/>
          </w:tcPr>
          <w:p w14:paraId="19179C50" w14:textId="7F01DAC5" w:rsidR="7B81375D" w:rsidRDefault="7B81375D" w:rsidP="7B81375D">
            <w:pPr>
              <w:rPr>
                <w:lang w:val="uk-UA"/>
              </w:rPr>
            </w:pPr>
            <w:r w:rsidRPr="7B81375D">
              <w:rPr>
                <w:lang w:val="uk-UA"/>
              </w:rPr>
              <w:t xml:space="preserve">Homesickness for one’s homeland, home, and </w:t>
            </w:r>
            <w:ins w:id="21" w:author="is2025" w:date="2025-11-26T17:05:00Z">
              <w:r w:rsidR="00531D2F">
                <w:rPr>
                  <w:lang w:val="uk-UA"/>
                </w:rPr>
                <w:t>friends</w:t>
              </w:r>
            </w:ins>
          </w:p>
        </w:tc>
        <w:tc>
          <w:tcPr>
            <w:tcW w:w="1133" w:type="dxa"/>
            <w:shd w:val="clear" w:color="auto" w:fill="E2EFD9" w:themeFill="accent6" w:themeFillTint="33"/>
          </w:tcPr>
          <w:p w14:paraId="08701B96" w14:textId="77777777" w:rsidR="7B81375D" w:rsidRDefault="7B81375D" w:rsidP="7B81375D">
            <w:pPr>
              <w:rPr>
                <w:lang w:val="uk-UA"/>
              </w:rPr>
            </w:pPr>
            <w:r w:rsidRPr="7B81375D">
              <w:rPr>
                <w:lang w:val="uk-UA"/>
              </w:rPr>
              <w:t>5</w:t>
            </w:r>
          </w:p>
        </w:tc>
      </w:tr>
      <w:tr w:rsidR="7B81375D" w:rsidRPr="00860852" w14:paraId="4149CE9E" w14:textId="77777777" w:rsidTr="7C68DDE7">
        <w:trPr>
          <w:trHeight w:val="300"/>
        </w:trPr>
        <w:tc>
          <w:tcPr>
            <w:tcW w:w="8217" w:type="dxa"/>
            <w:shd w:val="clear" w:color="auto" w:fill="E2EFD9" w:themeFill="accent6" w:themeFillTint="33"/>
          </w:tcPr>
          <w:p w14:paraId="2E7A0690" w14:textId="4AF426E9" w:rsidR="7B81375D" w:rsidRDefault="7B81375D" w:rsidP="7B81375D">
            <w:pPr>
              <w:rPr>
                <w:lang w:val="uk-UA"/>
              </w:rPr>
            </w:pPr>
            <w:r w:rsidRPr="7B81375D">
              <w:rPr>
                <w:lang w:val="uk-UA"/>
              </w:rPr>
              <w:t>Separation from family and friends</w:t>
            </w:r>
          </w:p>
        </w:tc>
        <w:tc>
          <w:tcPr>
            <w:tcW w:w="1133" w:type="dxa"/>
            <w:shd w:val="clear" w:color="auto" w:fill="E2EFD9" w:themeFill="accent6" w:themeFillTint="33"/>
          </w:tcPr>
          <w:p w14:paraId="353B32B2" w14:textId="56499599" w:rsidR="7B81375D" w:rsidRDefault="00AE154F" w:rsidP="7B81375D">
            <w:pPr>
              <w:rPr>
                <w:lang w:val="uk-UA"/>
              </w:rPr>
            </w:pPr>
            <w:ins w:id="22" w:author="is2025" w:date="2025-11-26T17:16:00Z">
              <w:r>
                <w:rPr>
                  <w:lang w:val="uk-UA"/>
                </w:rPr>
                <w:t>6</w:t>
              </w:r>
            </w:ins>
          </w:p>
        </w:tc>
      </w:tr>
      <w:tr w:rsidR="7B81375D" w14:paraId="0CF7F3E6" w14:textId="77777777" w:rsidTr="7C68DDE7">
        <w:trPr>
          <w:trHeight w:val="300"/>
        </w:trPr>
        <w:tc>
          <w:tcPr>
            <w:tcW w:w="8217" w:type="dxa"/>
            <w:shd w:val="clear" w:color="auto" w:fill="E2EFD9" w:themeFill="accent6" w:themeFillTint="33"/>
          </w:tcPr>
          <w:p w14:paraId="295B35D9" w14:textId="20E6B649" w:rsidR="7B81375D" w:rsidRDefault="7B81375D" w:rsidP="7B81375D">
            <w:pPr>
              <w:rPr>
                <w:lang w:val="uk-UA"/>
              </w:rPr>
            </w:pPr>
            <w:r w:rsidRPr="7B81375D">
              <w:rPr>
                <w:lang w:val="uk-UA"/>
              </w:rPr>
              <w:t xml:space="preserve">Excessive stress from juggling school in </w:t>
            </w:r>
            <w:r w:rsidRPr="7B81375D">
              <w:rPr>
                <w:b/>
                <w:bCs/>
                <w:color w:val="00B0F0"/>
                <w:lang w:val="uk-UA"/>
              </w:rPr>
              <w:t xml:space="preserve">[_filling_from_S5 ] </w:t>
            </w:r>
            <w:r w:rsidRPr="7B81375D">
              <w:rPr>
                <w:lang w:val="uk-UA"/>
              </w:rPr>
              <w:t>and in Ukraine</w:t>
            </w:r>
          </w:p>
        </w:tc>
        <w:tc>
          <w:tcPr>
            <w:tcW w:w="1133" w:type="dxa"/>
            <w:shd w:val="clear" w:color="auto" w:fill="E2EFD9" w:themeFill="accent6" w:themeFillTint="33"/>
          </w:tcPr>
          <w:p w14:paraId="4768FB5B" w14:textId="5CAFBE4C" w:rsidR="7B81375D" w:rsidRDefault="00AE154F" w:rsidP="7B81375D">
            <w:pPr>
              <w:rPr>
                <w:lang w:val="uk-UA"/>
              </w:rPr>
            </w:pPr>
            <w:ins w:id="23" w:author="is2025" w:date="2025-11-26T17:16:00Z">
              <w:r>
                <w:rPr>
                  <w:lang w:val="uk-UA"/>
                </w:rPr>
                <w:t>7</w:t>
              </w:r>
            </w:ins>
            <w:del w:id="24" w:author="is2025" w:date="2025-11-26T17:16:00Z">
              <w:r w:rsidR="7B81375D" w:rsidRPr="7B81375D" w:rsidDel="00AE154F">
                <w:rPr>
                  <w:lang w:val="uk-UA"/>
                </w:rPr>
                <w:delText>6</w:delText>
              </w:r>
            </w:del>
          </w:p>
        </w:tc>
      </w:tr>
      <w:tr w:rsidR="7B81375D" w14:paraId="443106E8" w14:textId="77777777" w:rsidTr="7C68DDE7">
        <w:trPr>
          <w:trHeight w:val="300"/>
        </w:trPr>
        <w:tc>
          <w:tcPr>
            <w:tcW w:w="8217" w:type="dxa"/>
            <w:shd w:val="clear" w:color="auto" w:fill="E2EFD9" w:themeFill="accent6" w:themeFillTint="33"/>
          </w:tcPr>
          <w:p w14:paraId="16C8F0FA" w14:textId="5B35289E" w:rsidR="7B81375D" w:rsidRDefault="7B81375D" w:rsidP="7B81375D">
            <w:pPr>
              <w:rPr>
                <w:lang w:val="uk-UA"/>
              </w:rPr>
            </w:pPr>
            <w:r w:rsidRPr="7B81375D">
              <w:rPr>
                <w:lang w:val="ru-RU"/>
              </w:rPr>
              <w:t xml:space="preserve">Difficulties in cultural adaptation, getting used to the rules and norms of life in </w:t>
            </w:r>
            <w:r w:rsidRPr="7B81375D">
              <w:rPr>
                <w:b/>
                <w:bCs/>
                <w:color w:val="00B0F0"/>
                <w:lang w:val="uk-UA"/>
              </w:rPr>
              <w:t>[_filling_from_S5 ]</w:t>
            </w:r>
          </w:p>
        </w:tc>
        <w:tc>
          <w:tcPr>
            <w:tcW w:w="1133" w:type="dxa"/>
            <w:shd w:val="clear" w:color="auto" w:fill="E2EFD9" w:themeFill="accent6" w:themeFillTint="33"/>
          </w:tcPr>
          <w:p w14:paraId="3203F78F" w14:textId="66EAAF48" w:rsidR="7B81375D" w:rsidRDefault="00AE154F" w:rsidP="7B81375D">
            <w:pPr>
              <w:rPr>
                <w:lang w:val="uk-UA"/>
              </w:rPr>
            </w:pPr>
            <w:ins w:id="25" w:author="is2025" w:date="2025-11-26T17:16:00Z">
              <w:r>
                <w:rPr>
                  <w:lang w:val="uk-UA"/>
                </w:rPr>
                <w:t>8</w:t>
              </w:r>
            </w:ins>
            <w:del w:id="26" w:author="is2025" w:date="2025-11-26T17:16:00Z">
              <w:r w:rsidR="7B81375D" w:rsidRPr="7B81375D" w:rsidDel="00AE154F">
                <w:rPr>
                  <w:lang w:val="uk-UA"/>
                </w:rPr>
                <w:delText>7</w:delText>
              </w:r>
            </w:del>
          </w:p>
        </w:tc>
      </w:tr>
      <w:tr w:rsidR="7B81375D" w14:paraId="06234506" w14:textId="77777777" w:rsidTr="7C68DDE7">
        <w:trPr>
          <w:trHeight w:val="300"/>
        </w:trPr>
        <w:tc>
          <w:tcPr>
            <w:tcW w:w="8217" w:type="dxa"/>
            <w:shd w:val="clear" w:color="auto" w:fill="E2EFD9" w:themeFill="accent6" w:themeFillTint="33"/>
          </w:tcPr>
          <w:p w14:paraId="25DED45D" w14:textId="4E067101" w:rsidR="7B81375D" w:rsidRDefault="7B81375D" w:rsidP="7B81375D">
            <w:pPr>
              <w:rPr>
                <w:lang w:val="uk-UA"/>
              </w:rPr>
            </w:pPr>
            <w:r w:rsidRPr="7B81375D">
              <w:rPr>
                <w:lang w:val="uk-UA"/>
              </w:rPr>
              <w:t>Difficulties in accessing necessary medical services</w:t>
            </w:r>
          </w:p>
        </w:tc>
        <w:tc>
          <w:tcPr>
            <w:tcW w:w="1133" w:type="dxa"/>
            <w:shd w:val="clear" w:color="auto" w:fill="E2EFD9" w:themeFill="accent6" w:themeFillTint="33"/>
          </w:tcPr>
          <w:p w14:paraId="67606850" w14:textId="0D59B845" w:rsidR="7B81375D" w:rsidRDefault="00AE154F" w:rsidP="7B81375D">
            <w:pPr>
              <w:rPr>
                <w:lang w:val="uk-UA"/>
              </w:rPr>
            </w:pPr>
            <w:ins w:id="27" w:author="is2025" w:date="2025-11-26T17:16:00Z">
              <w:r>
                <w:rPr>
                  <w:lang w:val="uk-UA"/>
                </w:rPr>
                <w:t>9</w:t>
              </w:r>
            </w:ins>
            <w:del w:id="28" w:author="is2025" w:date="2025-11-26T17:16:00Z">
              <w:r w:rsidR="7B81375D" w:rsidRPr="7B81375D" w:rsidDel="00AE154F">
                <w:rPr>
                  <w:lang w:val="uk-UA"/>
                </w:rPr>
                <w:delText>8</w:delText>
              </w:r>
            </w:del>
          </w:p>
        </w:tc>
      </w:tr>
      <w:tr w:rsidR="7B81375D" w14:paraId="03303195" w14:textId="77777777" w:rsidTr="7C68DDE7">
        <w:trPr>
          <w:trHeight w:val="300"/>
        </w:trPr>
        <w:tc>
          <w:tcPr>
            <w:tcW w:w="8217" w:type="dxa"/>
            <w:shd w:val="clear" w:color="auto" w:fill="E2EFD9" w:themeFill="accent6" w:themeFillTint="33"/>
          </w:tcPr>
          <w:p w14:paraId="36F61A8C" w14:textId="51CD6770" w:rsidR="7B81375D" w:rsidRDefault="7B81375D" w:rsidP="7B81375D">
            <w:pPr>
              <w:rPr>
                <w:lang w:val="ru-RU"/>
              </w:rPr>
            </w:pPr>
            <w:r w:rsidRPr="7B81375D">
              <w:rPr>
                <w:lang w:val="ru-RU"/>
              </w:rPr>
              <w:t xml:space="preserve">Many Russians/Belarusians at school and in clubs </w:t>
            </w:r>
          </w:p>
        </w:tc>
        <w:tc>
          <w:tcPr>
            <w:tcW w:w="1133" w:type="dxa"/>
            <w:shd w:val="clear" w:color="auto" w:fill="E2EFD9" w:themeFill="accent6" w:themeFillTint="33"/>
          </w:tcPr>
          <w:p w14:paraId="60A69D3A" w14:textId="517913D7" w:rsidR="7B81375D" w:rsidRDefault="00AE154F" w:rsidP="7B81375D">
            <w:pPr>
              <w:rPr>
                <w:lang w:val="uk-UA"/>
              </w:rPr>
            </w:pPr>
            <w:ins w:id="29" w:author="is2025" w:date="2025-11-26T17:16:00Z">
              <w:r>
                <w:rPr>
                  <w:lang w:val="uk-UA"/>
                </w:rPr>
                <w:t>10</w:t>
              </w:r>
            </w:ins>
            <w:del w:id="30" w:author="is2025" w:date="2025-11-26T17:16:00Z">
              <w:r w:rsidR="7B81375D" w:rsidRPr="7B81375D" w:rsidDel="00AE154F">
                <w:rPr>
                  <w:lang w:val="uk-UA"/>
                </w:rPr>
                <w:delText>9</w:delText>
              </w:r>
            </w:del>
          </w:p>
        </w:tc>
      </w:tr>
      <w:tr w:rsidR="7B81375D" w14:paraId="0D7CEB21" w14:textId="77777777" w:rsidTr="7C68DDE7">
        <w:trPr>
          <w:trHeight w:val="300"/>
        </w:trPr>
        <w:tc>
          <w:tcPr>
            <w:tcW w:w="8217" w:type="dxa"/>
            <w:shd w:val="clear" w:color="auto" w:fill="E2EFD9" w:themeFill="accent6" w:themeFillTint="33"/>
          </w:tcPr>
          <w:p w14:paraId="40138CFE" w14:textId="61404AD8" w:rsidR="7B81375D" w:rsidRDefault="7B81375D" w:rsidP="7B81375D">
            <w:pPr>
              <w:rPr>
                <w:b/>
                <w:bCs/>
                <w:color w:val="00B0F0"/>
                <w:lang w:val="uk-UA"/>
              </w:rPr>
            </w:pPr>
          </w:p>
        </w:tc>
        <w:tc>
          <w:tcPr>
            <w:tcW w:w="1133" w:type="dxa"/>
            <w:shd w:val="clear" w:color="auto" w:fill="E2EFD9" w:themeFill="accent6" w:themeFillTint="33"/>
          </w:tcPr>
          <w:p w14:paraId="6A3043FC" w14:textId="5C80C125" w:rsidR="7B81375D" w:rsidRDefault="7B81375D" w:rsidP="7B81375D">
            <w:pPr>
              <w:rPr>
                <w:lang w:val="uk-UA"/>
              </w:rPr>
            </w:pPr>
          </w:p>
        </w:tc>
      </w:tr>
      <w:tr w:rsidR="7B81375D" w14:paraId="5D777693" w14:textId="77777777" w:rsidTr="7C68DDE7">
        <w:trPr>
          <w:trHeight w:val="300"/>
        </w:trPr>
        <w:tc>
          <w:tcPr>
            <w:tcW w:w="8217" w:type="dxa"/>
            <w:shd w:val="clear" w:color="auto" w:fill="E2EFD9" w:themeFill="accent6" w:themeFillTint="33"/>
          </w:tcPr>
          <w:p w14:paraId="547933EF" w14:textId="7E29DF42" w:rsidR="7B81375D" w:rsidRDefault="7B81375D" w:rsidP="7B81375D">
            <w:pPr>
              <w:rPr>
                <w:lang w:val="ru-RU"/>
              </w:rPr>
            </w:pPr>
            <w:r w:rsidRPr="7B81375D">
              <w:rPr>
                <w:lang w:val="ru-RU"/>
              </w:rPr>
              <w:t>No particular problems</w:t>
            </w:r>
          </w:p>
        </w:tc>
        <w:tc>
          <w:tcPr>
            <w:tcW w:w="1133" w:type="dxa"/>
            <w:shd w:val="clear" w:color="auto" w:fill="E2EFD9" w:themeFill="accent6" w:themeFillTint="33"/>
          </w:tcPr>
          <w:p w14:paraId="14A228FC" w14:textId="78E9A170" w:rsidR="7B81375D" w:rsidRDefault="00AE154F" w:rsidP="7B81375D">
            <w:pPr>
              <w:rPr>
                <w:lang w:val="uk-UA"/>
              </w:rPr>
            </w:pPr>
            <w:ins w:id="31" w:author="is2025" w:date="2025-11-26T17:16:00Z">
              <w:r>
                <w:rPr>
                  <w:lang w:val="uk-UA"/>
                </w:rPr>
                <w:t>11</w:t>
              </w:r>
            </w:ins>
            <w:del w:id="32" w:author="is2025" w:date="2025-11-26T17:16:00Z">
              <w:r w:rsidR="041E017A" w:rsidRPr="7C68DDE7" w:rsidDel="00AE154F">
                <w:rPr>
                  <w:lang w:val="uk-UA"/>
                </w:rPr>
                <w:delText>0</w:delText>
              </w:r>
            </w:del>
          </w:p>
        </w:tc>
      </w:tr>
      <w:tr w:rsidR="7B81375D" w14:paraId="5B1DDD7F" w14:textId="77777777" w:rsidTr="7C68DDE7">
        <w:trPr>
          <w:trHeight w:val="300"/>
        </w:trPr>
        <w:tc>
          <w:tcPr>
            <w:tcW w:w="8217" w:type="dxa"/>
            <w:shd w:val="clear" w:color="auto" w:fill="E2EFD9" w:themeFill="accent6" w:themeFillTint="33"/>
          </w:tcPr>
          <w:p w14:paraId="7EFAFBB4" w14:textId="77777777" w:rsidR="7B81375D" w:rsidRDefault="7B81375D" w:rsidP="7B81375D">
            <w:pPr>
              <w:rPr>
                <w:lang w:val="ru-RU"/>
              </w:rPr>
            </w:pPr>
            <w:r w:rsidRPr="7B81375D">
              <w:rPr>
                <w:lang w:val="ru-RU"/>
              </w:rPr>
              <w:t>Other___________</w:t>
            </w:r>
          </w:p>
        </w:tc>
        <w:tc>
          <w:tcPr>
            <w:tcW w:w="1133" w:type="dxa"/>
            <w:shd w:val="clear" w:color="auto" w:fill="E2EFD9" w:themeFill="accent6" w:themeFillTint="33"/>
          </w:tcPr>
          <w:p w14:paraId="73F25A2D" w14:textId="03AFF081" w:rsidR="7B81375D" w:rsidRDefault="7B81375D" w:rsidP="7B81375D">
            <w:pPr>
              <w:rPr>
                <w:lang w:val="uk-UA"/>
              </w:rPr>
            </w:pPr>
            <w:r w:rsidRPr="7B81375D">
              <w:rPr>
                <w:lang w:val="uk-UA"/>
              </w:rPr>
              <w:t>97</w:t>
            </w:r>
          </w:p>
        </w:tc>
      </w:tr>
      <w:tr w:rsidR="7B81375D" w14:paraId="0FF937A1" w14:textId="77777777" w:rsidTr="7C68DDE7">
        <w:trPr>
          <w:trHeight w:val="300"/>
        </w:trPr>
        <w:tc>
          <w:tcPr>
            <w:tcW w:w="8217" w:type="dxa"/>
            <w:shd w:val="clear" w:color="auto" w:fill="E2EFD9" w:themeFill="accent6" w:themeFillTint="33"/>
          </w:tcPr>
          <w:p w14:paraId="5F2017C7" w14:textId="61D155C4" w:rsidR="7B81375D" w:rsidRDefault="7B81375D" w:rsidP="7B81375D">
            <w:pPr>
              <w:rPr>
                <w:lang w:val="ru-RU"/>
              </w:rPr>
            </w:pPr>
            <w:r w:rsidRPr="7B81375D">
              <w:rPr>
                <w:lang w:val="ru-RU"/>
              </w:rPr>
              <w:t>Hard to say</w:t>
            </w:r>
          </w:p>
        </w:tc>
        <w:tc>
          <w:tcPr>
            <w:tcW w:w="1133" w:type="dxa"/>
            <w:shd w:val="clear" w:color="auto" w:fill="E2EFD9" w:themeFill="accent6" w:themeFillTint="33"/>
          </w:tcPr>
          <w:p w14:paraId="66AA2805" w14:textId="1F175AB6" w:rsidR="7B81375D" w:rsidRDefault="7B81375D" w:rsidP="7B81375D">
            <w:pPr>
              <w:rPr>
                <w:lang w:val="uk-UA"/>
              </w:rPr>
            </w:pPr>
            <w:r w:rsidRPr="7B81375D">
              <w:rPr>
                <w:lang w:val="uk-UA"/>
              </w:rPr>
              <w:t>98</w:t>
            </w:r>
          </w:p>
        </w:tc>
      </w:tr>
    </w:tbl>
    <w:p w14:paraId="0A3F592E" w14:textId="28EA0374" w:rsidR="0060775F" w:rsidRDefault="0060775F" w:rsidP="3C54EA84">
      <w:pPr>
        <w:spacing w:after="160" w:line="257" w:lineRule="auto"/>
        <w:rPr>
          <w:rFonts w:ascii="Aptos" w:eastAsia="Aptos" w:hAnsi="Aptos" w:cs="Aptos"/>
          <w:sz w:val="22"/>
          <w:szCs w:val="22"/>
          <w:lang w:val="ru"/>
        </w:rPr>
      </w:pPr>
    </w:p>
    <w:p w14:paraId="6FBAA196" w14:textId="092D30C4" w:rsidR="2BD350D2" w:rsidRDefault="2BD350D2" w:rsidP="2A40170C">
      <w:pPr>
        <w:widowControl w:val="0"/>
        <w:shd w:val="clear" w:color="auto" w:fill="00B0F0"/>
        <w:jc w:val="center"/>
        <w:rPr>
          <w:rFonts w:ascii="Arial" w:eastAsia="Arial" w:hAnsi="Arial" w:cs="Arial"/>
          <w:b/>
          <w:bCs/>
          <w:color w:val="FFFFFF" w:themeColor="background1"/>
          <w:lang w:val="uk-UA"/>
        </w:rPr>
      </w:pPr>
      <w:r w:rsidRPr="2A40170C">
        <w:rPr>
          <w:rFonts w:ascii="Arial" w:eastAsia="Arial" w:hAnsi="Arial" w:cs="Arial"/>
          <w:b/>
          <w:bCs/>
          <w:color w:val="FFFFFF" w:themeColor="background1"/>
          <w:lang w:val="uk-UA"/>
        </w:rPr>
        <w:t>C</w:t>
      </w:r>
      <w:r w:rsidR="1EEC05DA" w:rsidRPr="2A40170C">
        <w:rPr>
          <w:rFonts w:ascii="Arial" w:eastAsia="Arial" w:hAnsi="Arial" w:cs="Arial"/>
          <w:b/>
          <w:bCs/>
          <w:color w:val="FFFFFF" w:themeColor="background1"/>
          <w:lang w:val="uk-UA"/>
        </w:rPr>
        <w:t xml:space="preserve">. </w:t>
      </w:r>
      <w:r w:rsidR="0061387F">
        <w:rPr>
          <w:rFonts w:ascii="Arial" w:eastAsia="Arial" w:hAnsi="Arial" w:cs="Arial"/>
          <w:b/>
          <w:bCs/>
          <w:color w:val="FFFFFF" w:themeColor="background1"/>
          <w:lang w:val="uk-UA"/>
        </w:rPr>
        <w:t xml:space="preserve">TERMINATION OF </w:t>
      </w:r>
      <w:r w:rsidR="1EEC05DA" w:rsidRPr="2A40170C">
        <w:rPr>
          <w:rFonts w:ascii="Arial" w:eastAsia="Arial" w:hAnsi="Arial" w:cs="Arial"/>
          <w:b/>
          <w:bCs/>
          <w:color w:val="FFFFFF" w:themeColor="background1"/>
          <w:lang w:val="uk-UA"/>
        </w:rPr>
        <w:t xml:space="preserve">TEMPORARY PROTECTION </w:t>
      </w:r>
      <w:r w:rsidR="59219582" w:rsidRPr="2A40170C">
        <w:rPr>
          <w:rFonts w:ascii="Arial" w:eastAsia="Arial" w:hAnsi="Arial" w:cs="Arial"/>
          <w:b/>
          <w:bCs/>
          <w:color w:val="FFFFFF" w:themeColor="background1"/>
          <w:lang w:val="uk-UA"/>
        </w:rPr>
        <w:t>AND RETURN OPTIONS</w:t>
      </w:r>
    </w:p>
    <w:p w14:paraId="01042AF0" w14:textId="30CF191D" w:rsidR="2A40170C" w:rsidRDefault="2A40170C" w:rsidP="2A40170C">
      <w:pPr>
        <w:rPr>
          <w:lang w:val="uk-UA"/>
        </w:rPr>
      </w:pPr>
    </w:p>
    <w:tbl>
      <w:tblPr>
        <w:tblStyle w:val="TableGrid"/>
        <w:tblW w:w="0" w:type="auto"/>
        <w:tblLook w:val="04A0" w:firstRow="1" w:lastRow="0" w:firstColumn="1" w:lastColumn="0" w:noHBand="0" w:noVBand="1"/>
      </w:tblPr>
      <w:tblGrid>
        <w:gridCol w:w="8217"/>
        <w:gridCol w:w="1133"/>
      </w:tblGrid>
      <w:tr w:rsidR="2A40170C" w14:paraId="2E4C1C3F" w14:textId="77777777" w:rsidTr="7C68DDE7">
        <w:trPr>
          <w:trHeight w:val="300"/>
        </w:trPr>
        <w:tc>
          <w:tcPr>
            <w:tcW w:w="8217" w:type="dxa"/>
            <w:shd w:val="clear" w:color="auto" w:fill="E2EFD9" w:themeFill="accent6" w:themeFillTint="33"/>
          </w:tcPr>
          <w:p w14:paraId="1CE51E17" w14:textId="7F9A12E6" w:rsidR="20EACC44" w:rsidRDefault="7119357D" w:rsidP="25B890FF">
            <w:pPr>
              <w:rPr>
                <w:b/>
                <w:bCs/>
              </w:rPr>
            </w:pPr>
            <w:r w:rsidRPr="00AE7FAC">
              <w:rPr>
                <w:b/>
                <w:bCs/>
                <w:lang w:val="ru-RU"/>
              </w:rPr>
              <w:t xml:space="preserve">Q1. </w:t>
            </w:r>
            <w:r w:rsidR="009F38FE">
              <w:rPr>
                <w:b/>
                <w:bCs/>
                <w:lang w:val="ru-RU"/>
              </w:rPr>
              <w:t xml:space="preserve">In </w:t>
            </w:r>
            <w:r w:rsidR="5F6B0981" w:rsidRPr="00AE7FAC">
              <w:rPr>
                <w:b/>
                <w:bCs/>
                <w:lang w:val="ru-RU"/>
              </w:rPr>
              <w:t xml:space="preserve">October 2025, </w:t>
            </w:r>
            <w:r w:rsidRPr="00AE7FAC">
              <w:rPr>
                <w:b/>
                <w:bCs/>
                <w:lang w:val="ru-RU"/>
              </w:rPr>
              <w:t>the</w:t>
            </w:r>
            <w:r w:rsidR="1F5DFF7B" w:rsidRPr="00AE7FAC">
              <w:rPr>
                <w:b/>
                <w:bCs/>
                <w:lang w:val="ru-RU"/>
              </w:rPr>
              <w:t xml:space="preserve"> European </w:t>
            </w:r>
            <w:r w:rsidRPr="00AE7FAC">
              <w:rPr>
                <w:b/>
                <w:bCs/>
                <w:lang w:val="ru-RU"/>
              </w:rPr>
              <w:t xml:space="preserve">Union </w:t>
            </w:r>
            <w:r w:rsidR="000EAF94" w:rsidRPr="00AE7FAC">
              <w:rPr>
                <w:b/>
                <w:bCs/>
                <w:lang w:val="ru-RU"/>
              </w:rPr>
              <w:t xml:space="preserve">adopted </w:t>
            </w:r>
            <w:r w:rsidRPr="00AE7FAC">
              <w:rPr>
                <w:b/>
                <w:bCs/>
                <w:lang w:val="ru-RU"/>
              </w:rPr>
              <w:t xml:space="preserve">recommendations regarding the gradual withdrawal of temporary protection for Ukrainian refugees. </w:t>
            </w:r>
            <w:r w:rsidR="66F32A61" w:rsidRPr="00AE7FAC">
              <w:rPr>
                <w:b/>
                <w:bCs/>
                <w:lang w:val="ru-RU"/>
              </w:rPr>
              <w:t xml:space="preserve">Other countries may also gradually </w:t>
            </w:r>
            <w:r w:rsidR="00661A38" w:rsidRPr="7C68DDE7">
              <w:rPr>
                <w:b/>
                <w:bCs/>
                <w:lang w:val="uk-UA"/>
              </w:rPr>
              <w:t xml:space="preserve">withdraw </w:t>
            </w:r>
            <w:r w:rsidR="66F32A61" w:rsidRPr="00AE7FAC">
              <w:rPr>
                <w:b/>
                <w:bCs/>
                <w:lang w:val="ru-RU"/>
              </w:rPr>
              <w:t xml:space="preserve">special statuses for </w:t>
            </w:r>
            <w:r w:rsidR="6D319DDC" w:rsidRPr="00AE7FAC">
              <w:rPr>
                <w:b/>
                <w:bCs/>
                <w:lang w:val="ru-RU"/>
              </w:rPr>
              <w:t>Ukrainians who left due to the war</w:t>
            </w:r>
            <w:r w:rsidR="66F32A61" w:rsidRPr="00AE7FAC">
              <w:rPr>
                <w:b/>
                <w:bCs/>
                <w:lang w:val="ru-RU"/>
              </w:rPr>
              <w:t xml:space="preserve">. </w:t>
            </w:r>
            <w:r w:rsidRPr="7C68DDE7">
              <w:rPr>
                <w:b/>
                <w:bCs/>
              </w:rPr>
              <w:t xml:space="preserve">Which of the following best describes </w:t>
            </w:r>
            <w:r w:rsidR="1BF4F203" w:rsidRPr="7C68DDE7">
              <w:rPr>
                <w:b/>
                <w:bCs/>
              </w:rPr>
              <w:t xml:space="preserve">your </w:t>
            </w:r>
            <w:r w:rsidR="4E5DC6B6" w:rsidRPr="7C68DDE7">
              <w:rPr>
                <w:b/>
                <w:bCs/>
              </w:rPr>
              <w:t>situation right now</w:t>
            </w:r>
            <w:r w:rsidRPr="7C68DDE7">
              <w:rPr>
                <w:b/>
                <w:bCs/>
              </w:rPr>
              <w:t xml:space="preserve">?  </w:t>
            </w:r>
          </w:p>
        </w:tc>
        <w:tc>
          <w:tcPr>
            <w:tcW w:w="1133" w:type="dxa"/>
            <w:shd w:val="clear" w:color="auto" w:fill="E2EFD9" w:themeFill="accent6" w:themeFillTint="33"/>
          </w:tcPr>
          <w:p w14:paraId="058BF072" w14:textId="19683153" w:rsidR="2A40170C" w:rsidRDefault="2A40170C" w:rsidP="2A40170C">
            <w:pPr>
              <w:rPr>
                <w:lang w:val="uk-UA"/>
              </w:rPr>
            </w:pPr>
            <w:r w:rsidRPr="2A40170C">
              <w:rPr>
                <w:b/>
                <w:bCs/>
                <w:color w:val="00B0F0"/>
                <w:lang w:val="uk-UA"/>
              </w:rPr>
              <w:t>MV</w:t>
            </w:r>
          </w:p>
        </w:tc>
      </w:tr>
      <w:tr w:rsidR="2A40170C" w14:paraId="2BD54662" w14:textId="77777777" w:rsidTr="7C68DDE7">
        <w:trPr>
          <w:trHeight w:val="300"/>
        </w:trPr>
        <w:tc>
          <w:tcPr>
            <w:tcW w:w="8217" w:type="dxa"/>
            <w:shd w:val="clear" w:color="auto" w:fill="E2EFD9" w:themeFill="accent6" w:themeFillTint="33"/>
          </w:tcPr>
          <w:p w14:paraId="1EE8DEDE" w14:textId="3068C4F7" w:rsidR="2A40170C" w:rsidRDefault="2A40170C" w:rsidP="2A40170C">
            <w:pPr>
              <w:rPr>
                <w:lang w:val="uk-UA"/>
              </w:rPr>
            </w:pPr>
            <w:r w:rsidRPr="2A40170C">
              <w:rPr>
                <w:lang w:val="uk-UA"/>
              </w:rPr>
              <w:t xml:space="preserve">I already have other documents, in addition to temporary protection, that allow me to stay in </w:t>
            </w:r>
            <w:r w:rsidRPr="2A40170C">
              <w:rPr>
                <w:b/>
                <w:bCs/>
                <w:color w:val="00B0F0"/>
                <w:lang w:val="uk-UA"/>
              </w:rPr>
              <w:t xml:space="preserve">[_filling_from_S5 ] </w:t>
            </w:r>
          </w:p>
        </w:tc>
        <w:tc>
          <w:tcPr>
            <w:tcW w:w="1133" w:type="dxa"/>
            <w:shd w:val="clear" w:color="auto" w:fill="E2EFD9" w:themeFill="accent6" w:themeFillTint="33"/>
          </w:tcPr>
          <w:p w14:paraId="75070386" w14:textId="77777777" w:rsidR="2A40170C" w:rsidRDefault="2A40170C" w:rsidP="2A40170C">
            <w:pPr>
              <w:rPr>
                <w:lang w:val="uk-UA"/>
              </w:rPr>
            </w:pPr>
            <w:r w:rsidRPr="2A40170C">
              <w:rPr>
                <w:lang w:val="uk-UA"/>
              </w:rPr>
              <w:t>1</w:t>
            </w:r>
          </w:p>
        </w:tc>
      </w:tr>
      <w:tr w:rsidR="2A40170C" w14:paraId="6ED8F9C2" w14:textId="77777777" w:rsidTr="7C68DDE7">
        <w:trPr>
          <w:trHeight w:val="300"/>
        </w:trPr>
        <w:tc>
          <w:tcPr>
            <w:tcW w:w="8217" w:type="dxa"/>
            <w:shd w:val="clear" w:color="auto" w:fill="E2EFD9" w:themeFill="accent6" w:themeFillTint="33"/>
          </w:tcPr>
          <w:p w14:paraId="43DD9336" w14:textId="0D58372D" w:rsidR="2A40170C" w:rsidRDefault="2A40170C" w:rsidP="6B0239D8">
            <w:pPr>
              <w:rPr>
                <w:rFonts w:asciiTheme="minorHAnsi" w:eastAsiaTheme="minorEastAsia" w:hAnsiTheme="minorHAnsi" w:cstheme="minorBidi"/>
                <w:lang w:val="uk-UA"/>
              </w:rPr>
            </w:pPr>
            <w:r w:rsidRPr="6B0239D8">
              <w:rPr>
                <w:lang w:val="uk-UA"/>
              </w:rPr>
              <w:t xml:space="preserve">I plan to apply for other documents that allow me to stay in </w:t>
            </w:r>
            <w:r w:rsidRPr="6B0239D8">
              <w:rPr>
                <w:b/>
                <w:bCs/>
                <w:color w:val="00B0F0"/>
                <w:lang w:val="uk-UA"/>
              </w:rPr>
              <w:t xml:space="preserve">[_filling_from_S5 ] </w:t>
            </w:r>
            <w:r w:rsidR="06E68346" w:rsidRPr="6B0239D8">
              <w:rPr>
                <w:rFonts w:asciiTheme="minorHAnsi" w:eastAsiaTheme="minorEastAsia" w:hAnsiTheme="minorHAnsi" w:cstheme="minorBidi"/>
                <w:lang w:val="uk-UA"/>
              </w:rPr>
              <w:t>in the near future</w:t>
            </w:r>
            <w:r w:rsidRPr="6B0239D8">
              <w:rPr>
                <w:b/>
                <w:bCs/>
                <w:color w:val="00B0F0"/>
                <w:lang w:val="uk-UA"/>
              </w:rPr>
              <w:t xml:space="preserve"> </w:t>
            </w:r>
          </w:p>
        </w:tc>
        <w:tc>
          <w:tcPr>
            <w:tcW w:w="1133" w:type="dxa"/>
            <w:shd w:val="clear" w:color="auto" w:fill="E2EFD9" w:themeFill="accent6" w:themeFillTint="33"/>
          </w:tcPr>
          <w:p w14:paraId="1E5FBC92" w14:textId="77777777" w:rsidR="2A40170C" w:rsidRDefault="2A40170C" w:rsidP="2A40170C">
            <w:pPr>
              <w:rPr>
                <w:lang w:val="uk-UA"/>
              </w:rPr>
            </w:pPr>
            <w:r w:rsidRPr="2A40170C">
              <w:rPr>
                <w:lang w:val="uk-UA"/>
              </w:rPr>
              <w:t>2</w:t>
            </w:r>
          </w:p>
        </w:tc>
      </w:tr>
      <w:tr w:rsidR="4B04B431" w14:paraId="6BD30AD8" w14:textId="77777777" w:rsidTr="7C68DDE7">
        <w:trPr>
          <w:trHeight w:val="300"/>
        </w:trPr>
        <w:tc>
          <w:tcPr>
            <w:tcW w:w="8217" w:type="dxa"/>
            <w:shd w:val="clear" w:color="auto" w:fill="E2EFD9" w:themeFill="accent6" w:themeFillTint="33"/>
          </w:tcPr>
          <w:p w14:paraId="3A2C7091" w14:textId="3E1C30F7" w:rsidR="28930EA0" w:rsidRDefault="0946E987" w:rsidP="4B04B431">
            <w:pPr>
              <w:rPr>
                <w:lang w:val="uk-UA"/>
              </w:rPr>
            </w:pPr>
            <w:r w:rsidRPr="7B81375D">
              <w:rPr>
                <w:lang w:val="uk-UA"/>
              </w:rPr>
              <w:t>For now, I will remain under temporary protection</w:t>
            </w:r>
          </w:p>
        </w:tc>
        <w:tc>
          <w:tcPr>
            <w:tcW w:w="1133" w:type="dxa"/>
            <w:shd w:val="clear" w:color="auto" w:fill="E2EFD9" w:themeFill="accent6" w:themeFillTint="33"/>
          </w:tcPr>
          <w:p w14:paraId="082EE0D9" w14:textId="23BF0D2A" w:rsidR="4B04B431" w:rsidRDefault="69889F5C" w:rsidP="4B04B431">
            <w:pPr>
              <w:rPr>
                <w:lang w:val="uk-UA"/>
              </w:rPr>
            </w:pPr>
            <w:r w:rsidRPr="7B81375D">
              <w:rPr>
                <w:lang w:val="uk-UA"/>
              </w:rPr>
              <w:t>3</w:t>
            </w:r>
          </w:p>
        </w:tc>
      </w:tr>
      <w:tr w:rsidR="4B04B431" w14:paraId="24F4F573" w14:textId="77777777" w:rsidTr="7C68DDE7">
        <w:trPr>
          <w:trHeight w:val="300"/>
        </w:trPr>
        <w:tc>
          <w:tcPr>
            <w:tcW w:w="8217" w:type="dxa"/>
            <w:shd w:val="clear" w:color="auto" w:fill="E2EFD9" w:themeFill="accent6" w:themeFillTint="33"/>
          </w:tcPr>
          <w:p w14:paraId="70FE8A00" w14:textId="0578F65B" w:rsidR="3AF709B5" w:rsidRDefault="3AF709B5" w:rsidP="7B81375D">
            <w:pPr>
              <w:rPr>
                <w:lang w:val="uk-UA"/>
              </w:rPr>
            </w:pPr>
            <w:r w:rsidRPr="7B81375D">
              <w:rPr>
                <w:lang w:val="uk-UA"/>
              </w:rPr>
              <w:t xml:space="preserve">I don’t know much about this; </w:t>
            </w:r>
            <w:r w:rsidR="7B81375D" w:rsidRPr="7B81375D">
              <w:rPr>
                <w:lang w:val="uk-UA"/>
              </w:rPr>
              <w:t>I’ll wait for more information</w:t>
            </w:r>
          </w:p>
        </w:tc>
        <w:tc>
          <w:tcPr>
            <w:tcW w:w="1133" w:type="dxa"/>
            <w:shd w:val="clear" w:color="auto" w:fill="E2EFD9" w:themeFill="accent6" w:themeFillTint="33"/>
          </w:tcPr>
          <w:p w14:paraId="53D289FC" w14:textId="52E7A624" w:rsidR="7B81375D" w:rsidRDefault="7B81375D" w:rsidP="7B81375D">
            <w:pPr>
              <w:rPr>
                <w:lang w:val="uk-UA"/>
              </w:rPr>
            </w:pPr>
            <w:r w:rsidRPr="7B81375D">
              <w:rPr>
                <w:lang w:val="uk-UA"/>
              </w:rPr>
              <w:t>4</w:t>
            </w:r>
          </w:p>
        </w:tc>
      </w:tr>
      <w:tr w:rsidR="7B81375D" w14:paraId="0B8534C7" w14:textId="77777777" w:rsidTr="7C68DDE7">
        <w:trPr>
          <w:trHeight w:val="300"/>
        </w:trPr>
        <w:tc>
          <w:tcPr>
            <w:tcW w:w="8217" w:type="dxa"/>
            <w:shd w:val="clear" w:color="auto" w:fill="E2EFD9" w:themeFill="accent6" w:themeFillTint="33"/>
          </w:tcPr>
          <w:p w14:paraId="5A9DE9F0" w14:textId="46D1FCFF" w:rsidR="7B81375D" w:rsidRDefault="7B81375D" w:rsidP="7B81375D">
            <w:pPr>
              <w:rPr>
                <w:lang w:val="uk-UA"/>
              </w:rPr>
            </w:pPr>
            <w:r w:rsidRPr="7B81375D">
              <w:rPr>
                <w:lang w:val="uk-UA"/>
              </w:rPr>
              <w:t>Other</w:t>
            </w:r>
          </w:p>
        </w:tc>
        <w:tc>
          <w:tcPr>
            <w:tcW w:w="1133" w:type="dxa"/>
            <w:shd w:val="clear" w:color="auto" w:fill="E2EFD9" w:themeFill="accent6" w:themeFillTint="33"/>
          </w:tcPr>
          <w:p w14:paraId="5BB1F07D" w14:textId="7914B48E" w:rsidR="7B81375D" w:rsidRDefault="7B81375D">
            <w:r w:rsidRPr="7B81375D">
              <w:rPr>
                <w:lang w:val="uk-UA"/>
              </w:rPr>
              <w:t>97</w:t>
            </w:r>
          </w:p>
        </w:tc>
      </w:tr>
      <w:tr w:rsidR="7B81375D" w14:paraId="3AC4A099" w14:textId="77777777" w:rsidTr="7C68DDE7">
        <w:trPr>
          <w:trHeight w:val="300"/>
        </w:trPr>
        <w:tc>
          <w:tcPr>
            <w:tcW w:w="8217" w:type="dxa"/>
            <w:shd w:val="clear" w:color="auto" w:fill="E2EFD9" w:themeFill="accent6" w:themeFillTint="33"/>
          </w:tcPr>
          <w:p w14:paraId="63D59B75" w14:textId="3EAC1C21" w:rsidR="7B81375D" w:rsidRDefault="7B81375D" w:rsidP="7B81375D">
            <w:pPr>
              <w:rPr>
                <w:lang w:val="uk-UA"/>
              </w:rPr>
            </w:pPr>
            <w:r w:rsidRPr="7B81375D">
              <w:rPr>
                <w:lang w:val="uk-UA"/>
              </w:rPr>
              <w:t>Hard to say, I don’t know</w:t>
            </w:r>
          </w:p>
        </w:tc>
        <w:tc>
          <w:tcPr>
            <w:tcW w:w="1133" w:type="dxa"/>
            <w:shd w:val="clear" w:color="auto" w:fill="E2EFD9" w:themeFill="accent6" w:themeFillTint="33"/>
          </w:tcPr>
          <w:p w14:paraId="5B6B6453" w14:textId="304FB1EA" w:rsidR="7B81375D" w:rsidRDefault="7B81375D">
            <w:r w:rsidRPr="7B81375D">
              <w:rPr>
                <w:lang w:val="uk-UA"/>
              </w:rPr>
              <w:t>98</w:t>
            </w:r>
          </w:p>
        </w:tc>
      </w:tr>
    </w:tbl>
    <w:p w14:paraId="1AD49E65" w14:textId="302DA644" w:rsidR="2A40170C" w:rsidRDefault="2A40170C"/>
    <w:tbl>
      <w:tblPr>
        <w:tblStyle w:val="TableGrid"/>
        <w:tblW w:w="0" w:type="auto"/>
        <w:tblLook w:val="04A0" w:firstRow="1" w:lastRow="0" w:firstColumn="1" w:lastColumn="0" w:noHBand="0" w:noVBand="1"/>
      </w:tblPr>
      <w:tblGrid>
        <w:gridCol w:w="8217"/>
        <w:gridCol w:w="1133"/>
      </w:tblGrid>
      <w:tr w:rsidR="7B81375D" w14:paraId="2AC31FD1" w14:textId="77777777" w:rsidTr="34FF7C85">
        <w:trPr>
          <w:trHeight w:val="300"/>
        </w:trPr>
        <w:tc>
          <w:tcPr>
            <w:tcW w:w="8217" w:type="dxa"/>
            <w:shd w:val="clear" w:color="auto" w:fill="E2EFD9" w:themeFill="accent6" w:themeFillTint="33"/>
          </w:tcPr>
          <w:p w14:paraId="2A680EA9" w14:textId="2680DEA5" w:rsidR="7B81375D" w:rsidRPr="00AE7FAC" w:rsidRDefault="2883F81D" w:rsidP="7B81375D">
            <w:pPr>
              <w:rPr>
                <w:b/>
                <w:lang w:val="ru-RU"/>
              </w:rPr>
            </w:pPr>
            <w:r w:rsidRPr="00AE7FAC">
              <w:rPr>
                <w:b/>
                <w:lang w:val="ru-RU"/>
              </w:rPr>
              <w:t>Q2</w:t>
            </w:r>
            <w:r w:rsidR="7B81375D" w:rsidRPr="00AE7FAC">
              <w:rPr>
                <w:b/>
                <w:lang w:val="ru-RU"/>
              </w:rPr>
              <w:t xml:space="preserve">. If, after the temporary protection </w:t>
            </w:r>
            <w:r w:rsidR="00B46623">
              <w:rPr>
                <w:b/>
                <w:lang w:val="ru-RU"/>
              </w:rPr>
              <w:t>is lifted</w:t>
            </w:r>
            <w:r w:rsidR="7B81375D" w:rsidRPr="00AE7FAC">
              <w:rPr>
                <w:b/>
                <w:lang w:val="ru-RU"/>
              </w:rPr>
              <w:t xml:space="preserve">, you are unable to obtain a residence permit in </w:t>
            </w:r>
            <w:r w:rsidR="7B81375D" w:rsidRPr="00AE7FAC">
              <w:rPr>
                <w:b/>
                <w:color w:val="00B0F0"/>
                <w:lang w:val="ru-RU"/>
              </w:rPr>
              <w:t>[_filling_from_S5]</w:t>
            </w:r>
            <w:r w:rsidR="7B81375D" w:rsidRPr="00AE7FAC">
              <w:rPr>
                <w:b/>
                <w:lang w:val="ru-RU"/>
              </w:rPr>
              <w:t>, which of these options would you consider?</w:t>
            </w:r>
          </w:p>
          <w:p w14:paraId="150359F0" w14:textId="28838217" w:rsidR="7B81375D" w:rsidRPr="00AE7FAC" w:rsidRDefault="7B81375D" w:rsidP="7B81375D">
            <w:pPr>
              <w:rPr>
                <w:b/>
                <w:i/>
              </w:rPr>
            </w:pPr>
            <w:r w:rsidRPr="72DC047E">
              <w:rPr>
                <w:b/>
                <w:i/>
              </w:rPr>
              <w:t xml:space="preserve">If </w:t>
            </w:r>
            <w:r w:rsidR="00621576">
              <w:rPr>
                <w:b/>
                <w:i/>
                <w:lang w:val="uk-UA"/>
              </w:rPr>
              <w:t>K1</w:t>
            </w:r>
            <w:r w:rsidRPr="72DC047E">
              <w:rPr>
                <w:b/>
                <w:i/>
              </w:rPr>
              <w:t>&lt;&gt;1</w:t>
            </w:r>
          </w:p>
        </w:tc>
        <w:tc>
          <w:tcPr>
            <w:tcW w:w="1133" w:type="dxa"/>
            <w:shd w:val="clear" w:color="auto" w:fill="E2EFD9" w:themeFill="accent6" w:themeFillTint="33"/>
          </w:tcPr>
          <w:p w14:paraId="4BA2BD33" w14:textId="733A0708" w:rsidR="7B81375D" w:rsidRPr="00AE7FAC" w:rsidRDefault="7B81375D" w:rsidP="7B81375D">
            <w:pPr>
              <w:rPr>
                <w:lang w:val="uk-UA"/>
              </w:rPr>
            </w:pPr>
            <w:r w:rsidRPr="7B81375D">
              <w:rPr>
                <w:b/>
                <w:bCs/>
                <w:color w:val="00B0F0"/>
                <w:lang w:val="uk-UA"/>
              </w:rPr>
              <w:t>MB</w:t>
            </w:r>
          </w:p>
        </w:tc>
      </w:tr>
      <w:tr w:rsidR="7B81375D" w14:paraId="250B35CD" w14:textId="77777777" w:rsidTr="34FF7C85">
        <w:trPr>
          <w:trHeight w:val="300"/>
        </w:trPr>
        <w:tc>
          <w:tcPr>
            <w:tcW w:w="8217" w:type="dxa"/>
            <w:shd w:val="clear" w:color="auto" w:fill="E2EFD9" w:themeFill="accent6" w:themeFillTint="33"/>
          </w:tcPr>
          <w:p w14:paraId="44AE65D2" w14:textId="1C5E5B0C" w:rsidR="7B81375D" w:rsidRPr="00AE7FAC" w:rsidRDefault="7B81375D" w:rsidP="25B890FF">
            <w:pPr>
              <w:rPr>
                <w:color w:val="000000" w:themeColor="text1"/>
                <w:lang w:val="uk-UA"/>
              </w:rPr>
            </w:pPr>
            <w:r w:rsidRPr="25B890FF">
              <w:rPr>
                <w:color w:val="000000" w:themeColor="text1"/>
                <w:lang w:val="uk-UA"/>
              </w:rPr>
              <w:lastRenderedPageBreak/>
              <w:t xml:space="preserve">I will look for opportunities </w:t>
            </w:r>
            <w:r w:rsidR="406AC298" w:rsidRPr="25B890FF">
              <w:rPr>
                <w:color w:val="000000" w:themeColor="text1"/>
                <w:lang w:val="uk-UA"/>
              </w:rPr>
              <w:t xml:space="preserve">to obtain a residence permit </w:t>
            </w:r>
            <w:r w:rsidRPr="25B890FF">
              <w:rPr>
                <w:color w:val="000000" w:themeColor="text1"/>
                <w:lang w:val="uk-UA"/>
              </w:rPr>
              <w:t xml:space="preserve">in </w:t>
            </w:r>
            <w:r w:rsidR="4D13808E" w:rsidRPr="25B890FF">
              <w:rPr>
                <w:color w:val="000000" w:themeColor="text1"/>
                <w:lang w:val="uk-UA"/>
              </w:rPr>
              <w:t xml:space="preserve">another </w:t>
            </w:r>
            <w:r w:rsidR="171CB33E" w:rsidRPr="25B890FF">
              <w:rPr>
                <w:color w:val="000000" w:themeColor="text1"/>
                <w:lang w:val="uk-UA"/>
              </w:rPr>
              <w:t xml:space="preserve">country </w:t>
            </w:r>
            <w:r w:rsidRPr="25B890FF">
              <w:rPr>
                <w:color w:val="000000" w:themeColor="text1"/>
                <w:lang w:val="uk-UA"/>
              </w:rPr>
              <w:t xml:space="preserve">(not </w:t>
            </w:r>
            <w:r w:rsidR="27EBB9B8" w:rsidRPr="25B890FF">
              <w:rPr>
                <w:color w:val="000000" w:themeColor="text1"/>
                <w:lang w:val="uk-UA"/>
              </w:rPr>
              <w:t>Ukraine</w:t>
            </w:r>
            <w:r w:rsidRPr="25B890FF">
              <w:rPr>
                <w:color w:val="000000" w:themeColor="text1"/>
                <w:lang w:val="uk-UA"/>
              </w:rPr>
              <w:t>)</w:t>
            </w:r>
          </w:p>
        </w:tc>
        <w:tc>
          <w:tcPr>
            <w:tcW w:w="1133" w:type="dxa"/>
            <w:shd w:val="clear" w:color="auto" w:fill="E2EFD9" w:themeFill="accent6" w:themeFillTint="33"/>
          </w:tcPr>
          <w:p w14:paraId="742B9745" w14:textId="4E71E8CE" w:rsidR="7B81375D" w:rsidRPr="00AE7FAC" w:rsidRDefault="7B81375D" w:rsidP="7B81375D">
            <w:pPr>
              <w:rPr>
                <w:lang w:val="uk-UA"/>
              </w:rPr>
            </w:pPr>
            <w:r w:rsidRPr="7B81375D">
              <w:rPr>
                <w:lang w:val="uk-UA"/>
              </w:rPr>
              <w:t>1</w:t>
            </w:r>
          </w:p>
        </w:tc>
      </w:tr>
      <w:tr w:rsidR="7B81375D" w14:paraId="1A02EA22" w14:textId="77777777" w:rsidTr="34FF7C85">
        <w:trPr>
          <w:trHeight w:val="300"/>
        </w:trPr>
        <w:tc>
          <w:tcPr>
            <w:tcW w:w="8217" w:type="dxa"/>
            <w:shd w:val="clear" w:color="auto" w:fill="E2EFD9" w:themeFill="accent6" w:themeFillTint="33"/>
          </w:tcPr>
          <w:p w14:paraId="6BE9BA5D" w14:textId="23E0D76A" w:rsidR="7B81375D" w:rsidRPr="00AE7FAC" w:rsidRDefault="7B81375D" w:rsidP="7B81375D">
            <w:pPr>
              <w:rPr>
                <w:b/>
                <w:bCs/>
                <w:lang w:val="uk-UA"/>
              </w:rPr>
            </w:pPr>
            <w:r w:rsidRPr="7B81375D">
              <w:rPr>
                <w:rFonts w:asciiTheme="minorHAnsi" w:eastAsiaTheme="minorEastAsia" w:hAnsiTheme="minorHAnsi" w:cstheme="minorBidi"/>
                <w:lang w:val="uk-UA"/>
              </w:rPr>
              <w:t xml:space="preserve">I will remain in </w:t>
            </w:r>
            <w:r w:rsidRPr="7B81375D">
              <w:rPr>
                <w:b/>
                <w:bCs/>
                <w:color w:val="00B0F0"/>
                <w:lang w:val="uk-UA"/>
              </w:rPr>
              <w:t xml:space="preserve">[_filling_from_S5 ] </w:t>
            </w:r>
            <w:r w:rsidRPr="7B81375D">
              <w:rPr>
                <w:lang w:val="uk-UA"/>
              </w:rPr>
              <w:t xml:space="preserve">even without a residence permit </w:t>
            </w:r>
          </w:p>
        </w:tc>
        <w:tc>
          <w:tcPr>
            <w:tcW w:w="1133" w:type="dxa"/>
            <w:shd w:val="clear" w:color="auto" w:fill="E2EFD9" w:themeFill="accent6" w:themeFillTint="33"/>
          </w:tcPr>
          <w:p w14:paraId="49FE4BAF" w14:textId="0AE0EAA8" w:rsidR="7B81375D" w:rsidRPr="00AE7FAC" w:rsidRDefault="7B81375D" w:rsidP="7B81375D">
            <w:pPr>
              <w:rPr>
                <w:lang w:val="uk-UA"/>
              </w:rPr>
            </w:pPr>
            <w:r w:rsidRPr="7B81375D">
              <w:rPr>
                <w:lang w:val="uk-UA"/>
              </w:rPr>
              <w:t>2</w:t>
            </w:r>
          </w:p>
        </w:tc>
      </w:tr>
      <w:tr w:rsidR="7B81375D" w14:paraId="58F4C114" w14:textId="77777777" w:rsidTr="34FF7C85">
        <w:trPr>
          <w:trHeight w:val="300"/>
        </w:trPr>
        <w:tc>
          <w:tcPr>
            <w:tcW w:w="8217" w:type="dxa"/>
            <w:shd w:val="clear" w:color="auto" w:fill="E2EFD9" w:themeFill="accent6" w:themeFillTint="33"/>
          </w:tcPr>
          <w:p w14:paraId="0A6364AB" w14:textId="0F4D11D1" w:rsidR="7B81375D" w:rsidRPr="00AE7FAC" w:rsidRDefault="7B81375D" w:rsidP="7B81375D">
            <w:pPr>
              <w:rPr>
                <w:b/>
                <w:bCs/>
                <w:lang w:val="uk-UA"/>
              </w:rPr>
            </w:pPr>
            <w:r w:rsidRPr="7B81375D">
              <w:rPr>
                <w:lang w:val="uk-UA"/>
              </w:rPr>
              <w:t xml:space="preserve">I will move </w:t>
            </w:r>
            <w:r w:rsidRPr="7B81375D">
              <w:rPr>
                <w:rFonts w:eastAsiaTheme="minorEastAsia"/>
                <w:lang w:val="uk-UA"/>
              </w:rPr>
              <w:t xml:space="preserve">to </w:t>
            </w:r>
            <w:r w:rsidRPr="7B81375D">
              <w:rPr>
                <w:lang w:val="uk-UA"/>
              </w:rPr>
              <w:t>another country (not Ukraine), even without a residence permit</w:t>
            </w:r>
          </w:p>
        </w:tc>
        <w:tc>
          <w:tcPr>
            <w:tcW w:w="1133" w:type="dxa"/>
            <w:shd w:val="clear" w:color="auto" w:fill="E2EFD9" w:themeFill="accent6" w:themeFillTint="33"/>
          </w:tcPr>
          <w:p w14:paraId="063D1E84" w14:textId="29BDFE05" w:rsidR="7B81375D" w:rsidRPr="00AE7FAC" w:rsidRDefault="7B81375D" w:rsidP="7B81375D">
            <w:pPr>
              <w:rPr>
                <w:lang w:val="uk-UA"/>
              </w:rPr>
            </w:pPr>
            <w:r w:rsidRPr="7B81375D">
              <w:rPr>
                <w:lang w:val="uk-UA"/>
              </w:rPr>
              <w:t>3</w:t>
            </w:r>
          </w:p>
        </w:tc>
      </w:tr>
      <w:tr w:rsidR="7B81375D" w14:paraId="4B789704" w14:textId="77777777" w:rsidTr="34FF7C85">
        <w:trPr>
          <w:trHeight w:val="300"/>
        </w:trPr>
        <w:tc>
          <w:tcPr>
            <w:tcW w:w="8217" w:type="dxa"/>
            <w:shd w:val="clear" w:color="auto" w:fill="E2EFD9" w:themeFill="accent6" w:themeFillTint="33"/>
          </w:tcPr>
          <w:p w14:paraId="25F7401C" w14:textId="54575A3D" w:rsidR="7B81375D" w:rsidRPr="00AE7FAC" w:rsidRDefault="5DB9D084" w:rsidP="7B81375D">
            <w:pPr>
              <w:rPr>
                <w:lang w:val="uk-UA"/>
              </w:rPr>
            </w:pPr>
            <w:r w:rsidRPr="34FF7C85">
              <w:rPr>
                <w:lang w:val="uk-UA"/>
              </w:rPr>
              <w:t xml:space="preserve">I will return to </w:t>
            </w:r>
            <w:r w:rsidR="1EC02715" w:rsidRPr="34FF7C85">
              <w:rPr>
                <w:lang w:val="uk-UA"/>
              </w:rPr>
              <w:t>Ukraine</w:t>
            </w:r>
          </w:p>
        </w:tc>
        <w:tc>
          <w:tcPr>
            <w:tcW w:w="1133" w:type="dxa"/>
            <w:shd w:val="clear" w:color="auto" w:fill="E2EFD9" w:themeFill="accent6" w:themeFillTint="33"/>
          </w:tcPr>
          <w:p w14:paraId="1809645B" w14:textId="7FFA7A05" w:rsidR="7B81375D" w:rsidRPr="00AE7FAC" w:rsidRDefault="7B81375D" w:rsidP="7B81375D">
            <w:pPr>
              <w:rPr>
                <w:lang w:val="uk-UA"/>
              </w:rPr>
            </w:pPr>
            <w:r w:rsidRPr="7B81375D">
              <w:rPr>
                <w:lang w:val="uk-UA"/>
              </w:rPr>
              <w:t>4</w:t>
            </w:r>
          </w:p>
        </w:tc>
      </w:tr>
      <w:tr w:rsidR="7B81375D" w14:paraId="1CF620B9" w14:textId="77777777" w:rsidTr="34FF7C85">
        <w:trPr>
          <w:trHeight w:val="300"/>
        </w:trPr>
        <w:tc>
          <w:tcPr>
            <w:tcW w:w="8217" w:type="dxa"/>
            <w:shd w:val="clear" w:color="auto" w:fill="E2EFD9" w:themeFill="accent6" w:themeFillTint="33"/>
          </w:tcPr>
          <w:p w14:paraId="439F71B5" w14:textId="297F800F" w:rsidR="7A15D65F" w:rsidRDefault="7A15D65F" w:rsidP="7B81375D">
            <w:pPr>
              <w:rPr>
                <w:lang w:val="uk-UA"/>
              </w:rPr>
            </w:pPr>
            <w:r w:rsidRPr="7B81375D">
              <w:rPr>
                <w:lang w:val="uk-UA"/>
              </w:rPr>
              <w:t>I will return to Ukraine temporarily, but I will look for opportunities to leave again</w:t>
            </w:r>
          </w:p>
        </w:tc>
        <w:tc>
          <w:tcPr>
            <w:tcW w:w="1133" w:type="dxa"/>
            <w:shd w:val="clear" w:color="auto" w:fill="E2EFD9" w:themeFill="accent6" w:themeFillTint="33"/>
          </w:tcPr>
          <w:p w14:paraId="383018FB" w14:textId="0E3847BA" w:rsidR="7A15D65F" w:rsidRDefault="7A15D65F" w:rsidP="7B81375D">
            <w:pPr>
              <w:rPr>
                <w:lang w:val="uk-UA"/>
              </w:rPr>
            </w:pPr>
            <w:r w:rsidRPr="7B81375D">
              <w:rPr>
                <w:lang w:val="uk-UA"/>
              </w:rPr>
              <w:t>5</w:t>
            </w:r>
          </w:p>
        </w:tc>
      </w:tr>
      <w:tr w:rsidR="7B81375D" w14:paraId="115DD469" w14:textId="77777777" w:rsidTr="34FF7C85">
        <w:trPr>
          <w:trHeight w:val="300"/>
        </w:trPr>
        <w:tc>
          <w:tcPr>
            <w:tcW w:w="8217" w:type="dxa"/>
            <w:shd w:val="clear" w:color="auto" w:fill="E2EFD9" w:themeFill="accent6" w:themeFillTint="33"/>
          </w:tcPr>
          <w:p w14:paraId="7860FE23" w14:textId="46D1FCFF" w:rsidR="7B81375D" w:rsidRPr="00AE7FAC" w:rsidRDefault="7B81375D" w:rsidP="7B81375D">
            <w:pPr>
              <w:rPr>
                <w:lang w:val="uk-UA"/>
              </w:rPr>
            </w:pPr>
            <w:r w:rsidRPr="7B81375D">
              <w:rPr>
                <w:lang w:val="uk-UA"/>
              </w:rPr>
              <w:t>Other</w:t>
            </w:r>
          </w:p>
        </w:tc>
        <w:tc>
          <w:tcPr>
            <w:tcW w:w="1133" w:type="dxa"/>
            <w:shd w:val="clear" w:color="auto" w:fill="E2EFD9" w:themeFill="accent6" w:themeFillTint="33"/>
          </w:tcPr>
          <w:p w14:paraId="45649240" w14:textId="7914B48E" w:rsidR="7B81375D" w:rsidRPr="00AE7FAC" w:rsidRDefault="7B81375D" w:rsidP="7B81375D">
            <w:pPr>
              <w:rPr>
                <w:lang w:val="uk-UA"/>
              </w:rPr>
            </w:pPr>
            <w:r w:rsidRPr="7B81375D">
              <w:rPr>
                <w:lang w:val="uk-UA"/>
              </w:rPr>
              <w:t>97</w:t>
            </w:r>
          </w:p>
        </w:tc>
      </w:tr>
      <w:tr w:rsidR="7B81375D" w14:paraId="30F3D665" w14:textId="77777777" w:rsidTr="34FF7C85">
        <w:trPr>
          <w:trHeight w:val="300"/>
        </w:trPr>
        <w:tc>
          <w:tcPr>
            <w:tcW w:w="8217" w:type="dxa"/>
            <w:shd w:val="clear" w:color="auto" w:fill="E2EFD9" w:themeFill="accent6" w:themeFillTint="33"/>
          </w:tcPr>
          <w:p w14:paraId="16414882" w14:textId="3EAC1C21" w:rsidR="7B81375D" w:rsidRPr="00AE7FAC" w:rsidRDefault="7B81375D" w:rsidP="7B81375D">
            <w:pPr>
              <w:rPr>
                <w:lang w:val="uk-UA"/>
              </w:rPr>
            </w:pPr>
            <w:r w:rsidRPr="7B81375D">
              <w:rPr>
                <w:lang w:val="uk-UA"/>
              </w:rPr>
              <w:t>Hard to say, I don’t know</w:t>
            </w:r>
          </w:p>
        </w:tc>
        <w:tc>
          <w:tcPr>
            <w:tcW w:w="1133" w:type="dxa"/>
            <w:shd w:val="clear" w:color="auto" w:fill="E2EFD9" w:themeFill="accent6" w:themeFillTint="33"/>
          </w:tcPr>
          <w:p w14:paraId="43C3963E" w14:textId="304FB1EA" w:rsidR="7B81375D" w:rsidRPr="00AE7FAC" w:rsidRDefault="7B81375D" w:rsidP="7B81375D">
            <w:pPr>
              <w:rPr>
                <w:lang w:val="uk-UA"/>
              </w:rPr>
            </w:pPr>
            <w:r w:rsidRPr="7B81375D">
              <w:rPr>
                <w:lang w:val="uk-UA"/>
              </w:rPr>
              <w:t>98</w:t>
            </w:r>
          </w:p>
        </w:tc>
      </w:tr>
    </w:tbl>
    <w:p w14:paraId="2E090D08" w14:textId="085974D2" w:rsidR="7B81375D" w:rsidRDefault="7B81375D"/>
    <w:tbl>
      <w:tblPr>
        <w:tblStyle w:val="TableGrid"/>
        <w:tblW w:w="0" w:type="auto"/>
        <w:tblLook w:val="04A0" w:firstRow="1" w:lastRow="0" w:firstColumn="1" w:lastColumn="0" w:noHBand="0" w:noVBand="1"/>
      </w:tblPr>
      <w:tblGrid>
        <w:gridCol w:w="8217"/>
        <w:gridCol w:w="1133"/>
      </w:tblGrid>
      <w:tr w:rsidR="2A40170C" w14:paraId="43B9B692" w14:textId="77777777" w:rsidTr="34FF7C85">
        <w:trPr>
          <w:trHeight w:val="300"/>
        </w:trPr>
        <w:tc>
          <w:tcPr>
            <w:tcW w:w="8217" w:type="dxa"/>
            <w:shd w:val="clear" w:color="auto" w:fill="E2EFD9" w:themeFill="accent6" w:themeFillTint="33"/>
          </w:tcPr>
          <w:p w14:paraId="0AEB748A" w14:textId="317736E6" w:rsidR="23A1BA57" w:rsidRDefault="0F533563" w:rsidP="2A40170C">
            <w:pPr>
              <w:rPr>
                <w:b/>
                <w:bCs/>
                <w:lang w:val="uk-UA"/>
              </w:rPr>
            </w:pPr>
            <w:r w:rsidRPr="7B81375D">
              <w:rPr>
                <w:b/>
                <w:bCs/>
                <w:lang w:val="uk-UA"/>
              </w:rPr>
              <w:t>Q3</w:t>
            </w:r>
            <w:r w:rsidR="7119357D" w:rsidRPr="7B81375D">
              <w:rPr>
                <w:b/>
                <w:bCs/>
                <w:lang w:val="uk-UA"/>
              </w:rPr>
              <w:t xml:space="preserve">. Which of the following best describes your behavior if you stop receiving cash payments in </w:t>
            </w:r>
            <w:r w:rsidR="7119357D" w:rsidRPr="7B81375D">
              <w:rPr>
                <w:b/>
                <w:bCs/>
                <w:color w:val="00B0F0"/>
                <w:lang w:val="uk-UA"/>
              </w:rPr>
              <w:t xml:space="preserve">[_filling_from_S5] </w:t>
            </w:r>
            <w:r w:rsidR="7119357D" w:rsidRPr="7B81375D">
              <w:rPr>
                <w:b/>
                <w:bCs/>
                <w:lang w:val="uk-UA"/>
              </w:rPr>
              <w:t>or stop being provided with housing?</w:t>
            </w:r>
          </w:p>
          <w:p w14:paraId="603BC987" w14:textId="7BB531B9" w:rsidR="2A40170C" w:rsidRDefault="1DD38B0F" w:rsidP="2A40170C">
            <w:pPr>
              <w:rPr>
                <w:b/>
                <w:bCs/>
                <w:lang w:val="uk-UA"/>
              </w:rPr>
            </w:pPr>
            <w:r w:rsidRPr="731C933C">
              <w:rPr>
                <w:b/>
                <w:bCs/>
                <w:i/>
                <w:iCs/>
                <w:lang w:val="uk-UA"/>
              </w:rPr>
              <w:t>If G1 = 1</w:t>
            </w:r>
            <w:r w:rsidR="772CC72F" w:rsidRPr="731C933C">
              <w:rPr>
                <w:b/>
                <w:bCs/>
                <w:i/>
                <w:iCs/>
                <w:lang w:val="uk-UA"/>
              </w:rPr>
              <w:t xml:space="preserve">, 12, </w:t>
            </w:r>
            <w:r w:rsidRPr="731C933C">
              <w:rPr>
                <w:b/>
                <w:bCs/>
                <w:i/>
                <w:iCs/>
                <w:lang w:val="uk-UA"/>
              </w:rPr>
              <w:t xml:space="preserve">or 3  </w:t>
            </w:r>
          </w:p>
        </w:tc>
        <w:tc>
          <w:tcPr>
            <w:tcW w:w="1133" w:type="dxa"/>
            <w:shd w:val="clear" w:color="auto" w:fill="E2EFD9" w:themeFill="accent6" w:themeFillTint="33"/>
          </w:tcPr>
          <w:p w14:paraId="4030B627" w14:textId="19683153" w:rsidR="2A40170C" w:rsidRDefault="2A40170C" w:rsidP="2A40170C">
            <w:pPr>
              <w:rPr>
                <w:lang w:val="uk-UA"/>
              </w:rPr>
            </w:pPr>
            <w:r w:rsidRPr="2A40170C">
              <w:rPr>
                <w:b/>
                <w:bCs/>
                <w:color w:val="00B0F0"/>
                <w:lang w:val="uk-UA"/>
              </w:rPr>
              <w:t>MB</w:t>
            </w:r>
          </w:p>
        </w:tc>
      </w:tr>
      <w:tr w:rsidR="2A40170C" w14:paraId="7F6E8736" w14:textId="77777777" w:rsidTr="34FF7C85">
        <w:trPr>
          <w:trHeight w:val="300"/>
        </w:trPr>
        <w:tc>
          <w:tcPr>
            <w:tcW w:w="8217" w:type="dxa"/>
            <w:shd w:val="clear" w:color="auto" w:fill="E2EFD9" w:themeFill="accent6" w:themeFillTint="33"/>
          </w:tcPr>
          <w:p w14:paraId="04C3C95A" w14:textId="13F63118" w:rsidR="2A40170C" w:rsidRDefault="2A40170C" w:rsidP="2A40170C">
            <w:pPr>
              <w:rPr>
                <w:lang w:val="uk-UA"/>
              </w:rPr>
            </w:pPr>
            <w:r w:rsidRPr="2A40170C">
              <w:rPr>
                <w:lang w:val="uk-UA"/>
              </w:rPr>
              <w:t xml:space="preserve">I’ll stay in </w:t>
            </w:r>
            <w:r w:rsidRPr="2A40170C">
              <w:rPr>
                <w:b/>
                <w:bCs/>
                <w:color w:val="00B0F0"/>
                <w:lang w:val="uk-UA"/>
              </w:rPr>
              <w:t>[_filling_from_S5]</w:t>
            </w:r>
            <w:r w:rsidRPr="2A40170C">
              <w:rPr>
                <w:lang w:val="uk-UA"/>
              </w:rPr>
              <w:t xml:space="preserve">—I can get by without this assistance  </w:t>
            </w:r>
          </w:p>
        </w:tc>
        <w:tc>
          <w:tcPr>
            <w:tcW w:w="1133" w:type="dxa"/>
            <w:shd w:val="clear" w:color="auto" w:fill="E2EFD9" w:themeFill="accent6" w:themeFillTint="33"/>
          </w:tcPr>
          <w:p w14:paraId="3B0BBC31" w14:textId="4E71E8CE" w:rsidR="2A40170C" w:rsidRDefault="2A40170C" w:rsidP="2A40170C">
            <w:pPr>
              <w:rPr>
                <w:lang w:val="uk-UA"/>
              </w:rPr>
            </w:pPr>
            <w:r w:rsidRPr="2A40170C">
              <w:rPr>
                <w:lang w:val="uk-UA"/>
              </w:rPr>
              <w:t>1</w:t>
            </w:r>
          </w:p>
        </w:tc>
      </w:tr>
      <w:tr w:rsidR="2A40170C" w14:paraId="7A8A6A81" w14:textId="77777777" w:rsidTr="34FF7C85">
        <w:trPr>
          <w:trHeight w:val="300"/>
        </w:trPr>
        <w:tc>
          <w:tcPr>
            <w:tcW w:w="8217" w:type="dxa"/>
            <w:shd w:val="clear" w:color="auto" w:fill="E2EFD9" w:themeFill="accent6" w:themeFillTint="33"/>
          </w:tcPr>
          <w:p w14:paraId="1DE7FED7" w14:textId="5663A682" w:rsidR="2A40170C" w:rsidRDefault="2ADB35EC" w:rsidP="2A40170C">
            <w:pPr>
              <w:rPr>
                <w:lang w:val="uk-UA"/>
              </w:rPr>
            </w:pPr>
            <w:r w:rsidRPr="7B81375D">
              <w:rPr>
                <w:lang w:val="uk-UA"/>
              </w:rPr>
              <w:t xml:space="preserve">I will stay in </w:t>
            </w:r>
            <w:r w:rsidRPr="7B81375D">
              <w:rPr>
                <w:b/>
                <w:bCs/>
                <w:color w:val="00B0F0"/>
                <w:lang w:val="uk-UA"/>
              </w:rPr>
              <w:t>[_filling_from_S5]—</w:t>
            </w:r>
            <w:r w:rsidR="7119357D" w:rsidRPr="7B81375D">
              <w:rPr>
                <w:rFonts w:asciiTheme="minorHAnsi" w:eastAsiaTheme="minorEastAsia" w:hAnsiTheme="minorHAnsi" w:cstheme="minorBidi"/>
                <w:lang w:val="uk-UA"/>
              </w:rPr>
              <w:t>I will go to work or look for a better-paying job to make up the difference</w:t>
            </w:r>
          </w:p>
        </w:tc>
        <w:tc>
          <w:tcPr>
            <w:tcW w:w="1133" w:type="dxa"/>
            <w:shd w:val="clear" w:color="auto" w:fill="E2EFD9" w:themeFill="accent6" w:themeFillTint="33"/>
          </w:tcPr>
          <w:p w14:paraId="48774DAC" w14:textId="3B26DFCF" w:rsidR="2A40170C" w:rsidRDefault="2A40170C" w:rsidP="2A40170C">
            <w:pPr>
              <w:rPr>
                <w:lang w:val="uk-UA"/>
              </w:rPr>
            </w:pPr>
            <w:r w:rsidRPr="2A40170C">
              <w:rPr>
                <w:lang w:val="uk-UA"/>
              </w:rPr>
              <w:t>2</w:t>
            </w:r>
          </w:p>
        </w:tc>
      </w:tr>
      <w:tr w:rsidR="2A40170C" w14:paraId="78CFB293" w14:textId="77777777" w:rsidTr="34FF7C85">
        <w:trPr>
          <w:trHeight w:val="282"/>
        </w:trPr>
        <w:tc>
          <w:tcPr>
            <w:tcW w:w="8217" w:type="dxa"/>
            <w:shd w:val="clear" w:color="auto" w:fill="E2EFD9" w:themeFill="accent6" w:themeFillTint="33"/>
          </w:tcPr>
          <w:p w14:paraId="5EE8C1C7" w14:textId="725B497C" w:rsidR="2A40170C" w:rsidRDefault="2A40170C" w:rsidP="2A40170C">
            <w:pPr>
              <w:rPr>
                <w:lang w:val="uk-UA"/>
              </w:rPr>
            </w:pPr>
            <w:r w:rsidRPr="2A40170C">
              <w:rPr>
                <w:lang w:val="uk-UA"/>
              </w:rPr>
              <w:t xml:space="preserve">I will stay in </w:t>
            </w:r>
            <w:r w:rsidRPr="2A40170C">
              <w:rPr>
                <w:b/>
                <w:bCs/>
                <w:color w:val="00B0F0"/>
                <w:lang w:val="uk-UA"/>
              </w:rPr>
              <w:t xml:space="preserve">[_filling_from_S5 ] </w:t>
            </w:r>
            <w:r w:rsidRPr="2A40170C">
              <w:rPr>
                <w:lang w:val="uk-UA"/>
              </w:rPr>
              <w:t>and adapt in other ways</w:t>
            </w:r>
          </w:p>
        </w:tc>
        <w:tc>
          <w:tcPr>
            <w:tcW w:w="1133" w:type="dxa"/>
            <w:shd w:val="clear" w:color="auto" w:fill="E2EFD9" w:themeFill="accent6" w:themeFillTint="33"/>
          </w:tcPr>
          <w:p w14:paraId="041384C9" w14:textId="7386BDEA" w:rsidR="2A40170C" w:rsidRDefault="2A40170C" w:rsidP="2A40170C">
            <w:pPr>
              <w:rPr>
                <w:lang w:val="uk-UA"/>
              </w:rPr>
            </w:pPr>
            <w:r w:rsidRPr="2A40170C">
              <w:rPr>
                <w:lang w:val="uk-UA"/>
              </w:rPr>
              <w:t>3</w:t>
            </w:r>
          </w:p>
        </w:tc>
      </w:tr>
      <w:tr w:rsidR="2A40170C" w14:paraId="45975BF9" w14:textId="77777777" w:rsidTr="34FF7C85">
        <w:trPr>
          <w:trHeight w:val="300"/>
        </w:trPr>
        <w:tc>
          <w:tcPr>
            <w:tcW w:w="8217" w:type="dxa"/>
            <w:shd w:val="clear" w:color="auto" w:fill="E2EFD9" w:themeFill="accent6" w:themeFillTint="33"/>
          </w:tcPr>
          <w:p w14:paraId="4371BACF" w14:textId="75E5D3A1" w:rsidR="2A40170C" w:rsidRDefault="7119357D" w:rsidP="2A40170C">
            <w:pPr>
              <w:rPr>
                <w:lang w:val="uk-UA"/>
              </w:rPr>
            </w:pPr>
            <w:r w:rsidRPr="7B81375D">
              <w:rPr>
                <w:lang w:val="uk-UA"/>
              </w:rPr>
              <w:t xml:space="preserve">I will look for opportunities to move from </w:t>
            </w:r>
            <w:r w:rsidRPr="7B81375D">
              <w:rPr>
                <w:b/>
                <w:bCs/>
                <w:color w:val="00B0F0"/>
                <w:lang w:val="uk-UA"/>
              </w:rPr>
              <w:t xml:space="preserve">[_filling_from_S5 ] </w:t>
            </w:r>
            <w:r w:rsidRPr="7B81375D">
              <w:rPr>
                <w:lang w:val="uk-UA"/>
              </w:rPr>
              <w:t xml:space="preserve">to another country (not Ukraine) where such support is available </w:t>
            </w:r>
          </w:p>
        </w:tc>
        <w:tc>
          <w:tcPr>
            <w:tcW w:w="1133" w:type="dxa"/>
            <w:shd w:val="clear" w:color="auto" w:fill="E2EFD9" w:themeFill="accent6" w:themeFillTint="33"/>
          </w:tcPr>
          <w:p w14:paraId="461E58AD" w14:textId="77777777" w:rsidR="2A40170C" w:rsidRDefault="2A40170C" w:rsidP="2A40170C">
            <w:pPr>
              <w:rPr>
                <w:lang w:val="uk-UA"/>
              </w:rPr>
            </w:pPr>
            <w:r w:rsidRPr="2A40170C">
              <w:rPr>
                <w:lang w:val="uk-UA"/>
              </w:rPr>
              <w:t>4</w:t>
            </w:r>
          </w:p>
        </w:tc>
      </w:tr>
      <w:tr w:rsidR="2A40170C" w14:paraId="66513185" w14:textId="77777777" w:rsidTr="34FF7C85">
        <w:trPr>
          <w:trHeight w:val="300"/>
        </w:trPr>
        <w:tc>
          <w:tcPr>
            <w:tcW w:w="8217" w:type="dxa"/>
            <w:shd w:val="clear" w:color="auto" w:fill="E2EFD9" w:themeFill="accent6" w:themeFillTint="33"/>
          </w:tcPr>
          <w:p w14:paraId="0EB5E3C8" w14:textId="65415882" w:rsidR="2A40170C" w:rsidRDefault="7119357D" w:rsidP="2A40170C">
            <w:pPr>
              <w:rPr>
                <w:lang w:val="uk-UA"/>
              </w:rPr>
            </w:pPr>
            <w:r w:rsidRPr="7B81375D">
              <w:rPr>
                <w:lang w:val="uk-UA"/>
              </w:rPr>
              <w:t xml:space="preserve">I will look for opportunities to move from </w:t>
            </w:r>
            <w:r w:rsidRPr="7B81375D">
              <w:rPr>
                <w:b/>
                <w:bCs/>
                <w:color w:val="00B0F0"/>
                <w:lang w:val="uk-UA"/>
              </w:rPr>
              <w:t xml:space="preserve">[_filling_from_S5 ] </w:t>
            </w:r>
            <w:r w:rsidRPr="7B81375D">
              <w:rPr>
                <w:lang w:val="uk-UA"/>
              </w:rPr>
              <w:t xml:space="preserve">to another country (not Ukraine) where there are better earning opportunities </w:t>
            </w:r>
            <w:r w:rsidR="61E7BC6B" w:rsidRPr="7B81375D">
              <w:rPr>
                <w:lang w:val="uk-UA"/>
              </w:rPr>
              <w:t xml:space="preserve">or the cost </w:t>
            </w:r>
            <w:r w:rsidRPr="7B81375D">
              <w:rPr>
                <w:lang w:val="uk-UA"/>
              </w:rPr>
              <w:t xml:space="preserve">of </w:t>
            </w:r>
            <w:r w:rsidR="61E7BC6B" w:rsidRPr="7B81375D">
              <w:rPr>
                <w:lang w:val="uk-UA"/>
              </w:rPr>
              <w:t>living is lower</w:t>
            </w:r>
          </w:p>
        </w:tc>
        <w:tc>
          <w:tcPr>
            <w:tcW w:w="1133" w:type="dxa"/>
            <w:shd w:val="clear" w:color="auto" w:fill="E2EFD9" w:themeFill="accent6" w:themeFillTint="33"/>
          </w:tcPr>
          <w:p w14:paraId="379F1DCD" w14:textId="77777777" w:rsidR="2A40170C" w:rsidRDefault="2A40170C" w:rsidP="2A40170C">
            <w:pPr>
              <w:rPr>
                <w:lang w:val="uk-UA"/>
              </w:rPr>
            </w:pPr>
            <w:r w:rsidRPr="2A40170C">
              <w:rPr>
                <w:lang w:val="uk-UA"/>
              </w:rPr>
              <w:t>5</w:t>
            </w:r>
          </w:p>
        </w:tc>
      </w:tr>
      <w:tr w:rsidR="2A40170C" w14:paraId="2116A85E" w14:textId="77777777" w:rsidTr="34FF7C85">
        <w:trPr>
          <w:trHeight w:val="300"/>
        </w:trPr>
        <w:tc>
          <w:tcPr>
            <w:tcW w:w="8217" w:type="dxa"/>
            <w:shd w:val="clear" w:color="auto" w:fill="E2EFD9" w:themeFill="accent6" w:themeFillTint="33"/>
          </w:tcPr>
          <w:p w14:paraId="6CE94820" w14:textId="5A140464" w:rsidR="2A40170C" w:rsidRDefault="27F2E2F7" w:rsidP="2A40170C">
            <w:pPr>
              <w:rPr>
                <w:lang w:val="uk-UA"/>
              </w:rPr>
            </w:pPr>
            <w:r w:rsidRPr="34FF7C85">
              <w:rPr>
                <w:lang w:val="uk-UA"/>
              </w:rPr>
              <w:t>I will return to Ukraine</w:t>
            </w:r>
          </w:p>
        </w:tc>
        <w:tc>
          <w:tcPr>
            <w:tcW w:w="1133" w:type="dxa"/>
            <w:shd w:val="clear" w:color="auto" w:fill="E2EFD9" w:themeFill="accent6" w:themeFillTint="33"/>
          </w:tcPr>
          <w:p w14:paraId="26D66190" w14:textId="77777777" w:rsidR="2A40170C" w:rsidRDefault="2A40170C" w:rsidP="2A40170C">
            <w:pPr>
              <w:rPr>
                <w:lang w:val="uk-UA"/>
              </w:rPr>
            </w:pPr>
            <w:r w:rsidRPr="2A40170C">
              <w:rPr>
                <w:lang w:val="uk-UA"/>
              </w:rPr>
              <w:t>6</w:t>
            </w:r>
          </w:p>
        </w:tc>
      </w:tr>
      <w:tr w:rsidR="2A40170C" w14:paraId="0E5B3FA6" w14:textId="77777777" w:rsidTr="34FF7C85">
        <w:trPr>
          <w:trHeight w:val="300"/>
        </w:trPr>
        <w:tc>
          <w:tcPr>
            <w:tcW w:w="8217" w:type="dxa"/>
            <w:shd w:val="clear" w:color="auto" w:fill="E2EFD9" w:themeFill="accent6" w:themeFillTint="33"/>
          </w:tcPr>
          <w:p w14:paraId="47B7FD84" w14:textId="2CA8CE04" w:rsidR="2A40170C" w:rsidRDefault="178B4D48" w:rsidP="25B890FF">
            <w:pPr>
              <w:rPr>
                <w:lang w:val="uk-UA"/>
              </w:rPr>
            </w:pPr>
            <w:r w:rsidRPr="25B890FF">
              <w:rPr>
                <w:lang w:val="uk-UA"/>
              </w:rPr>
              <w:t>I will return to Ukraine temporarily, but I will look for opportunities to leave again</w:t>
            </w:r>
          </w:p>
        </w:tc>
        <w:tc>
          <w:tcPr>
            <w:tcW w:w="1133" w:type="dxa"/>
            <w:shd w:val="clear" w:color="auto" w:fill="E2EFD9" w:themeFill="accent6" w:themeFillTint="33"/>
          </w:tcPr>
          <w:p w14:paraId="4BDE83CF" w14:textId="77777777" w:rsidR="2A40170C" w:rsidRDefault="2A40170C" w:rsidP="2A40170C">
            <w:pPr>
              <w:rPr>
                <w:lang w:val="uk-UA"/>
              </w:rPr>
            </w:pPr>
            <w:r w:rsidRPr="2A40170C">
              <w:rPr>
                <w:lang w:val="uk-UA"/>
              </w:rPr>
              <w:t>7</w:t>
            </w:r>
          </w:p>
        </w:tc>
      </w:tr>
      <w:tr w:rsidR="2A40170C" w14:paraId="2EA77246" w14:textId="77777777" w:rsidTr="34FF7C85">
        <w:trPr>
          <w:trHeight w:val="300"/>
        </w:trPr>
        <w:tc>
          <w:tcPr>
            <w:tcW w:w="8217" w:type="dxa"/>
            <w:shd w:val="clear" w:color="auto" w:fill="E2EFD9" w:themeFill="accent6" w:themeFillTint="33"/>
          </w:tcPr>
          <w:p w14:paraId="39E14158" w14:textId="46D1FCFF" w:rsidR="2A40170C" w:rsidRDefault="2A40170C" w:rsidP="2A40170C">
            <w:pPr>
              <w:rPr>
                <w:lang w:val="uk-UA"/>
              </w:rPr>
            </w:pPr>
            <w:r w:rsidRPr="2A40170C">
              <w:rPr>
                <w:lang w:val="uk-UA"/>
              </w:rPr>
              <w:t>Other</w:t>
            </w:r>
          </w:p>
        </w:tc>
        <w:tc>
          <w:tcPr>
            <w:tcW w:w="1133" w:type="dxa"/>
            <w:shd w:val="clear" w:color="auto" w:fill="E2EFD9" w:themeFill="accent6" w:themeFillTint="33"/>
          </w:tcPr>
          <w:p w14:paraId="5D46B478" w14:textId="7914B48E" w:rsidR="2A40170C" w:rsidRDefault="2A40170C" w:rsidP="2A40170C">
            <w:r w:rsidRPr="2A40170C">
              <w:rPr>
                <w:lang w:val="uk-UA"/>
              </w:rPr>
              <w:t>97</w:t>
            </w:r>
          </w:p>
        </w:tc>
      </w:tr>
      <w:tr w:rsidR="2A40170C" w14:paraId="1DD31037" w14:textId="77777777" w:rsidTr="34FF7C85">
        <w:trPr>
          <w:trHeight w:val="300"/>
        </w:trPr>
        <w:tc>
          <w:tcPr>
            <w:tcW w:w="8217" w:type="dxa"/>
            <w:shd w:val="clear" w:color="auto" w:fill="E2EFD9" w:themeFill="accent6" w:themeFillTint="33"/>
          </w:tcPr>
          <w:p w14:paraId="1DC117F4" w14:textId="3EAC1C21" w:rsidR="2A40170C" w:rsidRDefault="2A40170C" w:rsidP="2A40170C">
            <w:pPr>
              <w:rPr>
                <w:lang w:val="uk-UA"/>
              </w:rPr>
            </w:pPr>
            <w:r w:rsidRPr="2A40170C">
              <w:rPr>
                <w:lang w:val="uk-UA"/>
              </w:rPr>
              <w:t>Hard to say, I don’t know</w:t>
            </w:r>
          </w:p>
        </w:tc>
        <w:tc>
          <w:tcPr>
            <w:tcW w:w="1133" w:type="dxa"/>
            <w:shd w:val="clear" w:color="auto" w:fill="E2EFD9" w:themeFill="accent6" w:themeFillTint="33"/>
          </w:tcPr>
          <w:p w14:paraId="43DAA57B" w14:textId="304FB1EA" w:rsidR="2A40170C" w:rsidRDefault="2A40170C" w:rsidP="2A40170C">
            <w:r w:rsidRPr="2A40170C">
              <w:rPr>
                <w:lang w:val="uk-UA"/>
              </w:rPr>
              <w:t>98</w:t>
            </w:r>
          </w:p>
        </w:tc>
      </w:tr>
    </w:tbl>
    <w:p w14:paraId="15FE45E8" w14:textId="09FFA240" w:rsidR="2A40170C" w:rsidRDefault="2A40170C" w:rsidP="2A40170C">
      <w:pPr>
        <w:spacing w:after="160" w:line="257" w:lineRule="auto"/>
        <w:rPr>
          <w:rFonts w:ascii="Aptos" w:eastAsia="Aptos" w:hAnsi="Aptos" w:cs="Aptos"/>
          <w:sz w:val="22"/>
          <w:szCs w:val="22"/>
          <w:lang w:val="ru"/>
        </w:rPr>
      </w:pPr>
    </w:p>
    <w:tbl>
      <w:tblPr>
        <w:tblStyle w:val="TableGrid"/>
        <w:tblW w:w="0" w:type="auto"/>
        <w:tblLook w:val="04A0" w:firstRow="1" w:lastRow="0" w:firstColumn="1" w:lastColumn="0" w:noHBand="0" w:noVBand="1"/>
      </w:tblPr>
      <w:tblGrid>
        <w:gridCol w:w="8217"/>
        <w:gridCol w:w="1133"/>
      </w:tblGrid>
      <w:tr w:rsidR="7B81375D" w14:paraId="6E57ECE5" w14:textId="77777777" w:rsidTr="7C68DDE7">
        <w:trPr>
          <w:trHeight w:val="300"/>
        </w:trPr>
        <w:tc>
          <w:tcPr>
            <w:tcW w:w="8217" w:type="dxa"/>
            <w:shd w:val="clear" w:color="auto" w:fill="E2EFD9" w:themeFill="accent6" w:themeFillTint="33"/>
          </w:tcPr>
          <w:p w14:paraId="1A8C6ED5" w14:textId="77AD8921" w:rsidR="77BF8BA5" w:rsidRDefault="77BF8BA5" w:rsidP="7B81375D">
            <w:pPr>
              <w:rPr>
                <w:b/>
                <w:bCs/>
                <w:lang w:val="uk-UA"/>
              </w:rPr>
            </w:pPr>
            <w:r w:rsidRPr="7B81375D">
              <w:rPr>
                <w:b/>
                <w:bCs/>
                <w:color w:val="00B0F0"/>
                <w:lang w:val="uk-UA"/>
              </w:rPr>
              <w:t xml:space="preserve">Rotation. </w:t>
            </w:r>
          </w:p>
          <w:p w14:paraId="36E0F875" w14:textId="38763CA6" w:rsidR="7B81375D" w:rsidRDefault="217DAB13" w:rsidP="7B81375D">
            <w:pPr>
              <w:rPr>
                <w:b/>
                <w:bCs/>
                <w:lang w:val="uk-UA"/>
              </w:rPr>
            </w:pPr>
            <w:r w:rsidRPr="7C68DDE7">
              <w:rPr>
                <w:b/>
                <w:bCs/>
                <w:lang w:val="uk-UA"/>
              </w:rPr>
              <w:t>Q4</w:t>
            </w:r>
            <w:r w:rsidR="1EC02715" w:rsidRPr="7C68DDE7">
              <w:rPr>
                <w:b/>
                <w:bCs/>
                <w:lang w:val="uk-UA"/>
              </w:rPr>
              <w:t xml:space="preserve">. </w:t>
            </w:r>
            <w:r w:rsidR="71EE0926" w:rsidRPr="7C68DDE7">
              <w:rPr>
                <w:b/>
                <w:bCs/>
                <w:lang w:val="uk-UA"/>
              </w:rPr>
              <w:t xml:space="preserve">If temporary protection is revoked, </w:t>
            </w:r>
            <w:r w:rsidR="1FCB5370" w:rsidRPr="7C68DDE7">
              <w:rPr>
                <w:b/>
                <w:bCs/>
                <w:lang w:val="uk-UA"/>
              </w:rPr>
              <w:t xml:space="preserve">on what </w:t>
            </w:r>
            <w:r w:rsidR="63E4B1CF" w:rsidRPr="7C68DDE7">
              <w:rPr>
                <w:b/>
                <w:bCs/>
                <w:lang w:val="uk-UA"/>
              </w:rPr>
              <w:t xml:space="preserve">grounds </w:t>
            </w:r>
            <w:r w:rsidR="71EE0926" w:rsidRPr="7C68DDE7">
              <w:rPr>
                <w:b/>
                <w:bCs/>
                <w:lang w:val="uk-UA"/>
              </w:rPr>
              <w:t xml:space="preserve">could you </w:t>
            </w:r>
            <w:r w:rsidR="0E053865" w:rsidRPr="7C68DDE7">
              <w:rPr>
                <w:b/>
                <w:bCs/>
                <w:lang w:val="uk-UA"/>
              </w:rPr>
              <w:t xml:space="preserve">obtain </w:t>
            </w:r>
            <w:r w:rsidR="4B99AE2F" w:rsidRPr="7C68DDE7">
              <w:rPr>
                <w:b/>
                <w:bCs/>
                <w:lang w:val="uk-UA"/>
              </w:rPr>
              <w:t xml:space="preserve">a </w:t>
            </w:r>
            <w:r w:rsidR="71EE0926" w:rsidRPr="7C68DDE7">
              <w:rPr>
                <w:b/>
                <w:bCs/>
                <w:lang w:val="uk-UA"/>
              </w:rPr>
              <w:t xml:space="preserve">residence </w:t>
            </w:r>
            <w:r w:rsidR="4B99AE2F" w:rsidRPr="7C68DDE7">
              <w:rPr>
                <w:b/>
                <w:bCs/>
                <w:lang w:val="uk-UA"/>
              </w:rPr>
              <w:t xml:space="preserve">permit </w:t>
            </w:r>
            <w:r w:rsidR="2F1B3256" w:rsidRPr="7C68DDE7">
              <w:rPr>
                <w:b/>
                <w:bCs/>
                <w:lang w:val="uk-UA"/>
              </w:rPr>
              <w:t xml:space="preserve">in </w:t>
            </w:r>
            <w:r w:rsidR="1E4739E8" w:rsidRPr="7C68DDE7">
              <w:rPr>
                <w:b/>
                <w:bCs/>
                <w:color w:val="00B0F0"/>
                <w:lang w:val="uk-UA"/>
              </w:rPr>
              <w:t xml:space="preserve">[_filling_from_S5] </w:t>
            </w:r>
            <w:r w:rsidR="3A70F7DD" w:rsidRPr="7C68DDE7">
              <w:rPr>
                <w:b/>
                <w:bCs/>
                <w:lang w:val="uk-UA"/>
              </w:rPr>
              <w:t xml:space="preserve">or </w:t>
            </w:r>
            <w:r w:rsidR="6AB64651" w:rsidRPr="7C68DDE7">
              <w:rPr>
                <w:b/>
                <w:bCs/>
                <w:lang w:val="uk-UA"/>
              </w:rPr>
              <w:t xml:space="preserve">another </w:t>
            </w:r>
            <w:r w:rsidR="4F4EFD9A" w:rsidRPr="7C68DDE7">
              <w:rPr>
                <w:b/>
                <w:bCs/>
                <w:lang w:val="uk-UA"/>
              </w:rPr>
              <w:t xml:space="preserve">country </w:t>
            </w:r>
            <w:r w:rsidR="2048B393" w:rsidRPr="7C68DDE7">
              <w:rPr>
                <w:b/>
                <w:bCs/>
                <w:lang w:val="uk-UA"/>
              </w:rPr>
              <w:t>abroad</w:t>
            </w:r>
            <w:r w:rsidR="71EE0926" w:rsidRPr="7C68DDE7">
              <w:rPr>
                <w:b/>
                <w:bCs/>
                <w:lang w:val="uk-UA"/>
              </w:rPr>
              <w:t>?</w:t>
            </w:r>
          </w:p>
          <w:p w14:paraId="27C26D93" w14:textId="199E7EA7" w:rsidR="4619A7AB" w:rsidRDefault="4619A7AB" w:rsidP="7B81375D">
            <w:pPr>
              <w:rPr>
                <w:i/>
                <w:iCs/>
                <w:lang w:val="uk-UA"/>
              </w:rPr>
            </w:pPr>
            <w:r w:rsidRPr="7B81375D">
              <w:rPr>
                <w:i/>
                <w:iCs/>
                <w:lang w:val="uk-UA"/>
              </w:rPr>
              <w:t>If K1&lt;&gt;1</w:t>
            </w:r>
          </w:p>
        </w:tc>
        <w:tc>
          <w:tcPr>
            <w:tcW w:w="1133" w:type="dxa"/>
            <w:shd w:val="clear" w:color="auto" w:fill="E2EFD9" w:themeFill="accent6" w:themeFillTint="33"/>
          </w:tcPr>
          <w:p w14:paraId="22D19030" w14:textId="19683153" w:rsidR="7B81375D" w:rsidRDefault="7B81375D" w:rsidP="7B81375D">
            <w:pPr>
              <w:rPr>
                <w:lang w:val="uk-UA"/>
              </w:rPr>
            </w:pPr>
            <w:r w:rsidRPr="7B81375D">
              <w:rPr>
                <w:b/>
                <w:bCs/>
                <w:color w:val="00B0F0"/>
                <w:lang w:val="uk-UA"/>
              </w:rPr>
              <w:t>MB</w:t>
            </w:r>
          </w:p>
        </w:tc>
      </w:tr>
      <w:tr w:rsidR="7B81375D" w14:paraId="7777048F" w14:textId="77777777" w:rsidTr="7C68DDE7">
        <w:trPr>
          <w:trHeight w:val="300"/>
        </w:trPr>
        <w:tc>
          <w:tcPr>
            <w:tcW w:w="8217" w:type="dxa"/>
            <w:shd w:val="clear" w:color="auto" w:fill="E2EFD9" w:themeFill="accent6" w:themeFillTint="33"/>
          </w:tcPr>
          <w:p w14:paraId="381A4C63" w14:textId="7D0BC5D8" w:rsidR="2A4569A3" w:rsidRDefault="693A44FE" w:rsidP="7B81375D">
            <w:pPr>
              <w:rPr>
                <w:lang w:val="uk-UA"/>
              </w:rPr>
            </w:pPr>
            <w:r w:rsidRPr="34FF7C85">
              <w:rPr>
                <w:lang w:val="uk-UA"/>
              </w:rPr>
              <w:t xml:space="preserve">Official employment </w:t>
            </w:r>
            <w:r w:rsidR="19C879F3" w:rsidRPr="34FF7C85">
              <w:rPr>
                <w:lang w:val="uk-UA"/>
              </w:rPr>
              <w:t xml:space="preserve">/ internship </w:t>
            </w:r>
            <w:r w:rsidR="767155A3" w:rsidRPr="34FF7C85">
              <w:rPr>
                <w:lang w:val="uk-UA"/>
              </w:rPr>
              <w:t xml:space="preserve">or business operations </w:t>
            </w:r>
            <w:r w:rsidR="2D2DA162" w:rsidRPr="34FF7C85">
              <w:rPr>
                <w:lang w:val="uk-UA"/>
              </w:rPr>
              <w:t>abroad</w:t>
            </w:r>
          </w:p>
        </w:tc>
        <w:tc>
          <w:tcPr>
            <w:tcW w:w="1133" w:type="dxa"/>
            <w:shd w:val="clear" w:color="auto" w:fill="E2EFD9" w:themeFill="accent6" w:themeFillTint="33"/>
          </w:tcPr>
          <w:p w14:paraId="60516030" w14:textId="4E71E8CE" w:rsidR="7B81375D" w:rsidRDefault="7B81375D" w:rsidP="7B81375D">
            <w:pPr>
              <w:rPr>
                <w:lang w:val="uk-UA"/>
              </w:rPr>
            </w:pPr>
            <w:r w:rsidRPr="7B81375D">
              <w:rPr>
                <w:lang w:val="uk-UA"/>
              </w:rPr>
              <w:t>1</w:t>
            </w:r>
          </w:p>
        </w:tc>
      </w:tr>
      <w:tr w:rsidR="7B81375D" w14:paraId="50A5F028" w14:textId="77777777" w:rsidTr="7C68DDE7">
        <w:trPr>
          <w:trHeight w:val="300"/>
        </w:trPr>
        <w:tc>
          <w:tcPr>
            <w:tcW w:w="8217" w:type="dxa"/>
            <w:shd w:val="clear" w:color="auto" w:fill="E2EFD9" w:themeFill="accent6" w:themeFillTint="33"/>
          </w:tcPr>
          <w:p w14:paraId="033470F6" w14:textId="7865CF5B" w:rsidR="364A46FF" w:rsidRDefault="29F485DC" w:rsidP="25B890FF">
            <w:pPr>
              <w:rPr>
                <w:lang w:val="uk-UA"/>
              </w:rPr>
            </w:pPr>
            <w:r w:rsidRPr="25B890FF">
              <w:rPr>
                <w:lang w:val="uk-UA"/>
              </w:rPr>
              <w:t xml:space="preserve">Vocational </w:t>
            </w:r>
            <w:r w:rsidR="48510C23" w:rsidRPr="25B890FF">
              <w:rPr>
                <w:lang w:val="uk-UA"/>
              </w:rPr>
              <w:t xml:space="preserve">training </w:t>
            </w:r>
            <w:r w:rsidR="75661C86" w:rsidRPr="25B890FF">
              <w:rPr>
                <w:lang w:val="uk-UA"/>
              </w:rPr>
              <w:t xml:space="preserve">/ university studies </w:t>
            </w:r>
            <w:r w:rsidR="6193E174" w:rsidRPr="25B890FF">
              <w:rPr>
                <w:lang w:val="uk-UA"/>
              </w:rPr>
              <w:t>abroad</w:t>
            </w:r>
          </w:p>
        </w:tc>
        <w:tc>
          <w:tcPr>
            <w:tcW w:w="1133" w:type="dxa"/>
            <w:shd w:val="clear" w:color="auto" w:fill="E2EFD9" w:themeFill="accent6" w:themeFillTint="33"/>
          </w:tcPr>
          <w:p w14:paraId="3AE7433C" w14:textId="3B26DFCF" w:rsidR="7B81375D" w:rsidRDefault="7B81375D" w:rsidP="7B81375D">
            <w:pPr>
              <w:rPr>
                <w:lang w:val="uk-UA"/>
              </w:rPr>
            </w:pPr>
            <w:r w:rsidRPr="7B81375D">
              <w:rPr>
                <w:lang w:val="uk-UA"/>
              </w:rPr>
              <w:t>2</w:t>
            </w:r>
          </w:p>
        </w:tc>
      </w:tr>
      <w:tr w:rsidR="7B81375D" w14:paraId="03D31E3C" w14:textId="77777777" w:rsidTr="7C68DDE7">
        <w:trPr>
          <w:trHeight w:val="282"/>
        </w:trPr>
        <w:tc>
          <w:tcPr>
            <w:tcW w:w="8217" w:type="dxa"/>
            <w:shd w:val="clear" w:color="auto" w:fill="E2EFD9" w:themeFill="accent6" w:themeFillTint="33"/>
          </w:tcPr>
          <w:p w14:paraId="11E3BA11" w14:textId="1B02D1FA" w:rsidR="7ED0FD6E" w:rsidRDefault="35734FB6" w:rsidP="25B890FF">
            <w:pPr>
              <w:rPr>
                <w:lang w:val="uk-UA"/>
              </w:rPr>
            </w:pPr>
            <w:r w:rsidRPr="25B890FF">
              <w:rPr>
                <w:lang w:val="uk-UA"/>
              </w:rPr>
              <w:t xml:space="preserve">Scientific work </w:t>
            </w:r>
            <w:r w:rsidR="2D8547C5" w:rsidRPr="25B890FF">
              <w:rPr>
                <w:lang w:val="uk-UA"/>
              </w:rPr>
              <w:t xml:space="preserve">and research </w:t>
            </w:r>
            <w:r w:rsidR="479C9F43" w:rsidRPr="25B890FF">
              <w:rPr>
                <w:lang w:val="uk-UA"/>
              </w:rPr>
              <w:t>abroad</w:t>
            </w:r>
          </w:p>
        </w:tc>
        <w:tc>
          <w:tcPr>
            <w:tcW w:w="1133" w:type="dxa"/>
            <w:shd w:val="clear" w:color="auto" w:fill="E2EFD9" w:themeFill="accent6" w:themeFillTint="33"/>
          </w:tcPr>
          <w:p w14:paraId="35D0A665" w14:textId="7386BDEA" w:rsidR="7B81375D" w:rsidRDefault="7B81375D" w:rsidP="7B81375D">
            <w:pPr>
              <w:rPr>
                <w:lang w:val="uk-UA"/>
              </w:rPr>
            </w:pPr>
            <w:r w:rsidRPr="7B81375D">
              <w:rPr>
                <w:lang w:val="uk-UA"/>
              </w:rPr>
              <w:t>3</w:t>
            </w:r>
          </w:p>
        </w:tc>
      </w:tr>
      <w:tr w:rsidR="7B81375D" w14:paraId="64E324CB" w14:textId="77777777" w:rsidTr="7C68DDE7">
        <w:trPr>
          <w:trHeight w:val="282"/>
        </w:trPr>
        <w:tc>
          <w:tcPr>
            <w:tcW w:w="8217" w:type="dxa"/>
            <w:shd w:val="clear" w:color="auto" w:fill="E2EFD9" w:themeFill="accent6" w:themeFillTint="33"/>
          </w:tcPr>
          <w:p w14:paraId="068115E9" w14:textId="7F976839" w:rsidR="12F256BF" w:rsidRDefault="12F256BF" w:rsidP="7B81375D">
            <w:pPr>
              <w:rPr>
                <w:lang w:val="uk-UA"/>
              </w:rPr>
            </w:pPr>
            <w:r w:rsidRPr="7B81375D">
              <w:rPr>
                <w:lang w:val="uk-UA"/>
              </w:rPr>
              <w:t>Volunteering in the host country</w:t>
            </w:r>
          </w:p>
        </w:tc>
        <w:tc>
          <w:tcPr>
            <w:tcW w:w="1133" w:type="dxa"/>
            <w:shd w:val="clear" w:color="auto" w:fill="E2EFD9" w:themeFill="accent6" w:themeFillTint="33"/>
          </w:tcPr>
          <w:p w14:paraId="22483EBF" w14:textId="77777777" w:rsidR="7B81375D" w:rsidRDefault="7B81375D" w:rsidP="7B81375D">
            <w:pPr>
              <w:rPr>
                <w:lang w:val="uk-UA"/>
              </w:rPr>
            </w:pPr>
            <w:r w:rsidRPr="7B81375D">
              <w:rPr>
                <w:lang w:val="uk-UA"/>
              </w:rPr>
              <w:t>4</w:t>
            </w:r>
          </w:p>
        </w:tc>
      </w:tr>
      <w:tr w:rsidR="7B81375D" w14:paraId="0CBECED4" w14:textId="77777777" w:rsidTr="7C68DDE7">
        <w:trPr>
          <w:trHeight w:val="300"/>
        </w:trPr>
        <w:tc>
          <w:tcPr>
            <w:tcW w:w="8217" w:type="dxa"/>
            <w:shd w:val="clear" w:color="auto" w:fill="E2EFD9" w:themeFill="accent6" w:themeFillTint="33"/>
          </w:tcPr>
          <w:p w14:paraId="64938BBF" w14:textId="7B8A5E7A" w:rsidR="58CFC407" w:rsidRPr="00AE7FAC" w:rsidRDefault="55D0DBE5" w:rsidP="34FF7C85">
            <w:pPr>
              <w:rPr>
                <w:lang w:val="ru-RU"/>
              </w:rPr>
            </w:pPr>
            <w:r w:rsidRPr="00AE7FAC">
              <w:rPr>
                <w:lang w:val="ru-RU"/>
              </w:rPr>
              <w:t xml:space="preserve">A close </w:t>
            </w:r>
            <w:r w:rsidR="260B05F0" w:rsidRPr="00AE7FAC">
              <w:rPr>
                <w:lang w:val="ru-RU"/>
              </w:rPr>
              <w:t xml:space="preserve">relative/spouse </w:t>
            </w:r>
            <w:r w:rsidR="0EB8421E" w:rsidRPr="00AE7FAC">
              <w:rPr>
                <w:lang w:val="ru-RU"/>
              </w:rPr>
              <w:t xml:space="preserve">has </w:t>
            </w:r>
            <w:r w:rsidR="6A056D88" w:rsidRPr="00AE7FAC">
              <w:rPr>
                <w:lang w:val="ru-RU"/>
              </w:rPr>
              <w:t xml:space="preserve">or is eligible to obtain </w:t>
            </w:r>
            <w:r w:rsidR="0CD2B271" w:rsidRPr="00AE7FAC">
              <w:rPr>
                <w:lang w:val="ru-RU"/>
              </w:rPr>
              <w:t xml:space="preserve">citizenship or </w:t>
            </w:r>
            <w:r w:rsidR="0EB8421E" w:rsidRPr="00AE7FAC">
              <w:rPr>
                <w:lang w:val="ru-RU"/>
              </w:rPr>
              <w:t>a right of residence abroad (excluding temporary protection</w:t>
            </w:r>
            <w:r w:rsidR="1E223255" w:rsidRPr="00AE7FAC">
              <w:rPr>
                <w:lang w:val="ru-RU"/>
              </w:rPr>
              <w:t xml:space="preserve">) </w:t>
            </w:r>
          </w:p>
        </w:tc>
        <w:tc>
          <w:tcPr>
            <w:tcW w:w="1133" w:type="dxa"/>
            <w:shd w:val="clear" w:color="auto" w:fill="E2EFD9" w:themeFill="accent6" w:themeFillTint="33"/>
          </w:tcPr>
          <w:p w14:paraId="442E3B20" w14:textId="77777777" w:rsidR="7B81375D" w:rsidRDefault="7B81375D" w:rsidP="7B81375D">
            <w:pPr>
              <w:rPr>
                <w:lang w:val="uk-UA"/>
              </w:rPr>
            </w:pPr>
            <w:r w:rsidRPr="7B81375D">
              <w:rPr>
                <w:lang w:val="uk-UA"/>
              </w:rPr>
              <w:t>5</w:t>
            </w:r>
          </w:p>
        </w:tc>
      </w:tr>
      <w:tr w:rsidR="7B81375D" w14:paraId="7CCFB971" w14:textId="77777777" w:rsidTr="7C68DDE7">
        <w:trPr>
          <w:trHeight w:val="300"/>
        </w:trPr>
        <w:tc>
          <w:tcPr>
            <w:tcW w:w="8217" w:type="dxa"/>
            <w:shd w:val="clear" w:color="auto" w:fill="E2EFD9" w:themeFill="accent6" w:themeFillTint="33"/>
          </w:tcPr>
          <w:p w14:paraId="4544AB40" w14:textId="4335E528" w:rsidR="344D9132" w:rsidRDefault="344D9132" w:rsidP="7B81375D">
            <w:pPr>
              <w:rPr>
                <w:lang w:val="uk-UA"/>
              </w:rPr>
            </w:pPr>
            <w:r w:rsidRPr="7B81375D">
              <w:rPr>
                <w:lang w:val="uk-UA"/>
              </w:rPr>
              <w:t xml:space="preserve">I or my close relatives </w:t>
            </w:r>
            <w:r w:rsidR="05DACFE9" w:rsidRPr="7B81375D">
              <w:rPr>
                <w:lang w:val="uk-UA"/>
              </w:rPr>
              <w:t xml:space="preserve">have </w:t>
            </w:r>
            <w:r w:rsidRPr="7B81375D">
              <w:rPr>
                <w:lang w:val="uk-UA"/>
              </w:rPr>
              <w:t xml:space="preserve">special needs, </w:t>
            </w:r>
            <w:r w:rsidR="0517EA64" w:rsidRPr="7B81375D">
              <w:rPr>
                <w:lang w:val="uk-UA"/>
              </w:rPr>
              <w:t xml:space="preserve">but </w:t>
            </w:r>
            <w:r w:rsidR="144F3218" w:rsidRPr="7B81375D">
              <w:rPr>
                <w:lang w:val="uk-UA"/>
              </w:rPr>
              <w:t>we cannot receive adequate support in Ukraine (</w:t>
            </w:r>
            <w:r w:rsidR="6C973AE5" w:rsidRPr="7B81375D">
              <w:rPr>
                <w:lang w:val="uk-UA"/>
              </w:rPr>
              <w:t>disability</w:t>
            </w:r>
            <w:r w:rsidR="144F3218" w:rsidRPr="7B81375D">
              <w:rPr>
                <w:lang w:val="uk-UA"/>
              </w:rPr>
              <w:t xml:space="preserve">, </w:t>
            </w:r>
            <w:r w:rsidR="1FD9CCDC" w:rsidRPr="7B81375D">
              <w:rPr>
                <w:lang w:val="uk-UA"/>
              </w:rPr>
              <w:t xml:space="preserve">special </w:t>
            </w:r>
            <w:r w:rsidR="60303C22" w:rsidRPr="7B81375D">
              <w:rPr>
                <w:lang w:val="uk-UA"/>
              </w:rPr>
              <w:t xml:space="preserve">medical or educational </w:t>
            </w:r>
            <w:r w:rsidR="61CD893F" w:rsidRPr="7B81375D">
              <w:rPr>
                <w:lang w:val="uk-UA"/>
              </w:rPr>
              <w:t>needs, etc.</w:t>
            </w:r>
            <w:r w:rsidR="144F3218" w:rsidRPr="7B81375D">
              <w:rPr>
                <w:lang w:val="uk-UA"/>
              </w:rPr>
              <w:t>)</w:t>
            </w:r>
          </w:p>
        </w:tc>
        <w:tc>
          <w:tcPr>
            <w:tcW w:w="1133" w:type="dxa"/>
            <w:shd w:val="clear" w:color="auto" w:fill="E2EFD9" w:themeFill="accent6" w:themeFillTint="33"/>
          </w:tcPr>
          <w:p w14:paraId="3837A904" w14:textId="77777777" w:rsidR="7B81375D" w:rsidRDefault="7B81375D" w:rsidP="7B81375D">
            <w:pPr>
              <w:rPr>
                <w:lang w:val="uk-UA"/>
              </w:rPr>
            </w:pPr>
            <w:r w:rsidRPr="7B81375D">
              <w:rPr>
                <w:lang w:val="uk-UA"/>
              </w:rPr>
              <w:t>6</w:t>
            </w:r>
          </w:p>
        </w:tc>
      </w:tr>
      <w:tr w:rsidR="7B81375D" w14:paraId="550E6E95" w14:textId="77777777" w:rsidTr="7C68DDE7">
        <w:trPr>
          <w:trHeight w:val="300"/>
        </w:trPr>
        <w:tc>
          <w:tcPr>
            <w:tcW w:w="8217" w:type="dxa"/>
            <w:shd w:val="clear" w:color="auto" w:fill="E2EFD9" w:themeFill="accent6" w:themeFillTint="33"/>
          </w:tcPr>
          <w:p w14:paraId="4AB632C9" w14:textId="1D51BFB8" w:rsidR="258B7C0E" w:rsidRDefault="60568DA8" w:rsidP="25B890FF">
            <w:pPr>
              <w:rPr>
                <w:lang w:val="uk-UA"/>
              </w:rPr>
            </w:pPr>
            <w:r w:rsidRPr="25B890FF">
              <w:rPr>
                <w:lang w:val="uk-UA"/>
              </w:rPr>
              <w:t>My town is under occupation</w:t>
            </w:r>
          </w:p>
        </w:tc>
        <w:tc>
          <w:tcPr>
            <w:tcW w:w="1133" w:type="dxa"/>
            <w:shd w:val="clear" w:color="auto" w:fill="E2EFD9" w:themeFill="accent6" w:themeFillTint="33"/>
          </w:tcPr>
          <w:p w14:paraId="1C784018" w14:textId="77777777" w:rsidR="7B81375D" w:rsidRDefault="7B81375D" w:rsidP="7B81375D">
            <w:pPr>
              <w:rPr>
                <w:lang w:val="uk-UA"/>
              </w:rPr>
            </w:pPr>
            <w:r w:rsidRPr="7B81375D">
              <w:rPr>
                <w:lang w:val="uk-UA"/>
              </w:rPr>
              <w:t>7</w:t>
            </w:r>
          </w:p>
        </w:tc>
      </w:tr>
      <w:tr w:rsidR="7B81375D" w14:paraId="1C5975EE" w14:textId="77777777" w:rsidTr="7C68DDE7">
        <w:trPr>
          <w:trHeight w:val="300"/>
        </w:trPr>
        <w:tc>
          <w:tcPr>
            <w:tcW w:w="8217" w:type="dxa"/>
            <w:shd w:val="clear" w:color="auto" w:fill="E2EFD9" w:themeFill="accent6" w:themeFillTint="33"/>
          </w:tcPr>
          <w:p w14:paraId="25034A17" w14:textId="144782BD" w:rsidR="7B81375D" w:rsidRDefault="4CC5E940" w:rsidP="25B890FF">
            <w:pPr>
              <w:rPr>
                <w:rFonts w:asciiTheme="minorHAnsi" w:eastAsiaTheme="minorEastAsia" w:hAnsiTheme="minorHAnsi" w:cstheme="minorBidi"/>
                <w:lang w:val="uk-UA"/>
              </w:rPr>
            </w:pPr>
            <w:r w:rsidRPr="25B890FF">
              <w:rPr>
                <w:rFonts w:asciiTheme="minorHAnsi" w:eastAsiaTheme="minorEastAsia" w:hAnsiTheme="minorHAnsi" w:cstheme="minorBidi"/>
                <w:lang w:val="uk-UA"/>
              </w:rPr>
              <w:t xml:space="preserve">My town </w:t>
            </w:r>
            <w:r w:rsidR="007F203D">
              <w:rPr>
                <w:rFonts w:asciiTheme="minorHAnsi" w:eastAsiaTheme="minorEastAsia" w:hAnsiTheme="minorHAnsi" w:cstheme="minorBidi"/>
                <w:lang w:val="uk-UA"/>
              </w:rPr>
              <w:t xml:space="preserve">is </w:t>
            </w:r>
            <w:r w:rsidRPr="25B890FF">
              <w:rPr>
                <w:rFonts w:asciiTheme="minorHAnsi" w:eastAsiaTheme="minorEastAsia" w:hAnsiTheme="minorHAnsi" w:cstheme="minorBidi"/>
                <w:lang w:val="uk-UA"/>
              </w:rPr>
              <w:t xml:space="preserve">in an active combat zone </w:t>
            </w:r>
            <w:r w:rsidR="1DB0CF60" w:rsidRPr="25B890FF">
              <w:rPr>
                <w:rFonts w:asciiTheme="minorHAnsi" w:eastAsiaTheme="minorEastAsia" w:hAnsiTheme="minorHAnsi" w:cstheme="minorBidi"/>
                <w:lang w:val="uk-UA"/>
              </w:rPr>
              <w:t xml:space="preserve">or </w:t>
            </w:r>
            <w:r w:rsidR="4902AC00" w:rsidRPr="25B890FF">
              <w:rPr>
                <w:rFonts w:asciiTheme="minorHAnsi" w:eastAsiaTheme="minorEastAsia" w:hAnsiTheme="minorHAnsi" w:cstheme="minorBidi"/>
                <w:lang w:val="uk-UA"/>
              </w:rPr>
              <w:t xml:space="preserve">is </w:t>
            </w:r>
            <w:r w:rsidR="4DEB93DE" w:rsidRPr="25B890FF">
              <w:rPr>
                <w:rFonts w:asciiTheme="minorHAnsi" w:eastAsiaTheme="minorEastAsia" w:hAnsiTheme="minorHAnsi" w:cstheme="minorBidi"/>
                <w:lang w:val="uk-UA"/>
              </w:rPr>
              <w:t xml:space="preserve">frequently </w:t>
            </w:r>
            <w:r w:rsidR="4902AC00" w:rsidRPr="25B890FF">
              <w:rPr>
                <w:rFonts w:asciiTheme="minorHAnsi" w:eastAsiaTheme="minorEastAsia" w:hAnsiTheme="minorHAnsi" w:cstheme="minorBidi"/>
                <w:lang w:val="uk-UA"/>
              </w:rPr>
              <w:t>shelled</w:t>
            </w:r>
          </w:p>
        </w:tc>
        <w:tc>
          <w:tcPr>
            <w:tcW w:w="1133" w:type="dxa"/>
            <w:shd w:val="clear" w:color="auto" w:fill="E2EFD9" w:themeFill="accent6" w:themeFillTint="33"/>
          </w:tcPr>
          <w:p w14:paraId="41192BCB" w14:textId="324FC70C" w:rsidR="7B81375D" w:rsidRDefault="4CC5E940" w:rsidP="7B81375D">
            <w:pPr>
              <w:rPr>
                <w:lang w:val="uk-UA"/>
              </w:rPr>
            </w:pPr>
            <w:r w:rsidRPr="25B890FF">
              <w:rPr>
                <w:lang w:val="uk-UA"/>
              </w:rPr>
              <w:t>8</w:t>
            </w:r>
          </w:p>
        </w:tc>
      </w:tr>
      <w:tr w:rsidR="25B890FF" w14:paraId="323A971F" w14:textId="77777777" w:rsidTr="7C68DDE7">
        <w:trPr>
          <w:trHeight w:val="300"/>
        </w:trPr>
        <w:tc>
          <w:tcPr>
            <w:tcW w:w="8217" w:type="dxa"/>
            <w:shd w:val="clear" w:color="auto" w:fill="E2EFD9" w:themeFill="accent6" w:themeFillTint="33"/>
          </w:tcPr>
          <w:p w14:paraId="110A5B4E" w14:textId="06F17FD0" w:rsidR="29CE79CD" w:rsidRDefault="29CE79CD" w:rsidP="25B890FF">
            <w:pPr>
              <w:rPr>
                <w:rFonts w:asciiTheme="minorHAnsi" w:eastAsiaTheme="minorEastAsia" w:hAnsiTheme="minorHAnsi" w:cstheme="minorBidi"/>
                <w:lang w:val="uk-UA"/>
              </w:rPr>
            </w:pPr>
            <w:r w:rsidRPr="25B890FF">
              <w:rPr>
                <w:rFonts w:asciiTheme="minorHAnsi" w:eastAsiaTheme="minorEastAsia" w:hAnsiTheme="minorHAnsi" w:cstheme="minorBidi"/>
                <w:lang w:val="uk-UA"/>
              </w:rPr>
              <w:t>My home has been destroyed or seriously damaged</w:t>
            </w:r>
          </w:p>
        </w:tc>
        <w:tc>
          <w:tcPr>
            <w:tcW w:w="1133" w:type="dxa"/>
            <w:shd w:val="clear" w:color="auto" w:fill="E2EFD9" w:themeFill="accent6" w:themeFillTint="33"/>
          </w:tcPr>
          <w:p w14:paraId="107017AC" w14:textId="141C01C5" w:rsidR="29CE79CD" w:rsidRDefault="29CE79CD" w:rsidP="25B890FF">
            <w:pPr>
              <w:rPr>
                <w:lang w:val="uk-UA"/>
              </w:rPr>
            </w:pPr>
            <w:r w:rsidRPr="25B890FF">
              <w:rPr>
                <w:lang w:val="uk-UA"/>
              </w:rPr>
              <w:t>9</w:t>
            </w:r>
          </w:p>
        </w:tc>
      </w:tr>
      <w:tr w:rsidR="7B81375D" w14:paraId="74ADF006" w14:textId="77777777" w:rsidTr="7C68DDE7">
        <w:trPr>
          <w:trHeight w:val="300"/>
        </w:trPr>
        <w:tc>
          <w:tcPr>
            <w:tcW w:w="8217" w:type="dxa"/>
            <w:shd w:val="clear" w:color="auto" w:fill="E2EFD9" w:themeFill="accent6" w:themeFillTint="33"/>
          </w:tcPr>
          <w:p w14:paraId="41891DFA" w14:textId="46D1FCFF" w:rsidR="7B81375D" w:rsidRDefault="7B81375D" w:rsidP="7B81375D">
            <w:pPr>
              <w:rPr>
                <w:lang w:val="uk-UA"/>
              </w:rPr>
            </w:pPr>
            <w:r w:rsidRPr="7B81375D">
              <w:rPr>
                <w:lang w:val="uk-UA"/>
              </w:rPr>
              <w:t>Other</w:t>
            </w:r>
          </w:p>
        </w:tc>
        <w:tc>
          <w:tcPr>
            <w:tcW w:w="1133" w:type="dxa"/>
            <w:shd w:val="clear" w:color="auto" w:fill="E2EFD9" w:themeFill="accent6" w:themeFillTint="33"/>
          </w:tcPr>
          <w:p w14:paraId="5B54A073" w14:textId="7914B48E" w:rsidR="7B81375D" w:rsidRDefault="7B81375D">
            <w:r w:rsidRPr="7B81375D">
              <w:rPr>
                <w:lang w:val="uk-UA"/>
              </w:rPr>
              <w:t>97</w:t>
            </w:r>
          </w:p>
        </w:tc>
      </w:tr>
      <w:tr w:rsidR="7B81375D" w14:paraId="0F4CAB8B" w14:textId="77777777" w:rsidTr="7C68DDE7">
        <w:trPr>
          <w:trHeight w:val="300"/>
        </w:trPr>
        <w:tc>
          <w:tcPr>
            <w:tcW w:w="8217" w:type="dxa"/>
            <w:shd w:val="clear" w:color="auto" w:fill="E2EFD9" w:themeFill="accent6" w:themeFillTint="33"/>
          </w:tcPr>
          <w:p w14:paraId="7F13EDFA" w14:textId="3EAC1C21" w:rsidR="7B81375D" w:rsidRDefault="7B81375D" w:rsidP="7B81375D">
            <w:pPr>
              <w:rPr>
                <w:lang w:val="uk-UA"/>
              </w:rPr>
            </w:pPr>
            <w:r w:rsidRPr="7B81375D">
              <w:rPr>
                <w:lang w:val="uk-UA"/>
              </w:rPr>
              <w:t>Hard to say, I don’t know</w:t>
            </w:r>
          </w:p>
        </w:tc>
        <w:tc>
          <w:tcPr>
            <w:tcW w:w="1133" w:type="dxa"/>
            <w:shd w:val="clear" w:color="auto" w:fill="E2EFD9" w:themeFill="accent6" w:themeFillTint="33"/>
          </w:tcPr>
          <w:p w14:paraId="491F7838" w14:textId="304FB1EA" w:rsidR="7B81375D" w:rsidRDefault="7B81375D">
            <w:r w:rsidRPr="7B81375D">
              <w:rPr>
                <w:lang w:val="uk-UA"/>
              </w:rPr>
              <w:t>98</w:t>
            </w:r>
          </w:p>
        </w:tc>
      </w:tr>
    </w:tbl>
    <w:p w14:paraId="4B256CF4" w14:textId="2F36377D" w:rsidR="7B81375D" w:rsidRDefault="7B81375D" w:rsidP="7B81375D">
      <w:pPr>
        <w:spacing w:after="160" w:line="257" w:lineRule="auto"/>
        <w:rPr>
          <w:rFonts w:ascii="Aptos" w:eastAsia="Aptos" w:hAnsi="Aptos" w:cs="Aptos"/>
          <w:sz w:val="22"/>
          <w:szCs w:val="22"/>
          <w:lang w:val="ru"/>
        </w:rPr>
      </w:pPr>
    </w:p>
    <w:p w14:paraId="09C988E9" w14:textId="77777777" w:rsidR="00CD770A" w:rsidRPr="00BE1D4A" w:rsidRDefault="00CD770A" w:rsidP="00CD770A">
      <w:pPr>
        <w:rPr>
          <w:lang w:val="uk-UA"/>
        </w:rPr>
      </w:pPr>
    </w:p>
    <w:p w14:paraId="13961782" w14:textId="77777777" w:rsidR="00CD770A" w:rsidRPr="00BE1D4A" w:rsidRDefault="00CD770A" w:rsidP="00CD770A">
      <w:pPr>
        <w:widowControl w:val="0"/>
        <w:shd w:val="clear" w:color="auto" w:fill="00B0F0"/>
        <w:adjustRightInd w:val="0"/>
        <w:jc w:val="center"/>
        <w:rPr>
          <w:rFonts w:ascii="Arial" w:hAnsi="Arial" w:cs="Arial"/>
          <w:b/>
          <w:bCs/>
          <w:lang w:val="uk-UA"/>
        </w:rPr>
      </w:pPr>
      <w:r>
        <w:rPr>
          <w:rFonts w:ascii="Arial" w:hAnsi="Arial" w:cs="Arial"/>
          <w:b/>
          <w:bCs/>
          <w:color w:val="FFFFFF" w:themeColor="background1"/>
          <w:lang w:val="uk-UA"/>
        </w:rPr>
        <w:t>C</w:t>
      </w:r>
      <w:r w:rsidRPr="00BE1D4A">
        <w:rPr>
          <w:rFonts w:ascii="Arial" w:hAnsi="Arial" w:cs="Arial"/>
          <w:b/>
          <w:bCs/>
          <w:color w:val="FFFFFF" w:themeColor="background1"/>
          <w:lang w:val="uk-UA"/>
        </w:rPr>
        <w:t xml:space="preserve">. PROFILE OF REFUGEES    </w:t>
      </w:r>
    </w:p>
    <w:p w14:paraId="001086EF" w14:textId="77777777" w:rsidR="00CD770A" w:rsidRPr="00BE1D4A" w:rsidRDefault="00CD770A" w:rsidP="00CD770A">
      <w:pPr>
        <w:rPr>
          <w:lang w:val="uk-UA"/>
        </w:rPr>
      </w:pPr>
    </w:p>
    <w:tbl>
      <w:tblPr>
        <w:tblStyle w:val="TableGrid"/>
        <w:tblW w:w="0" w:type="auto"/>
        <w:tblLook w:val="04A0" w:firstRow="1" w:lastRow="0" w:firstColumn="1" w:lastColumn="0" w:noHBand="0" w:noVBand="1"/>
      </w:tblPr>
      <w:tblGrid>
        <w:gridCol w:w="8217"/>
        <w:gridCol w:w="1133"/>
      </w:tblGrid>
      <w:tr w:rsidR="00CD770A" w:rsidRPr="00BE1D4A" w14:paraId="37690245" w14:textId="77777777" w:rsidTr="7C68DDE7">
        <w:tc>
          <w:tcPr>
            <w:tcW w:w="8217" w:type="dxa"/>
          </w:tcPr>
          <w:p w14:paraId="151534DA" w14:textId="77777777" w:rsidR="00CD770A" w:rsidRPr="00BE1D4A" w:rsidRDefault="00CD770A" w:rsidP="005A14D8">
            <w:pPr>
              <w:rPr>
                <w:b/>
                <w:bCs/>
                <w:lang w:val="uk-UA"/>
              </w:rPr>
            </w:pPr>
            <w:r w:rsidRPr="00BE1D4A">
              <w:rPr>
                <w:b/>
                <w:bCs/>
                <w:lang w:val="uk-UA"/>
              </w:rPr>
              <w:t xml:space="preserve">Z1. In which region of Ukraine did you live?  </w:t>
            </w:r>
          </w:p>
        </w:tc>
        <w:tc>
          <w:tcPr>
            <w:tcW w:w="1133" w:type="dxa"/>
          </w:tcPr>
          <w:p w14:paraId="6999413F" w14:textId="77777777" w:rsidR="00CD770A" w:rsidRPr="00BE1D4A" w:rsidRDefault="00CD770A" w:rsidP="005A14D8">
            <w:pPr>
              <w:rPr>
                <w:lang w:val="uk-UA"/>
              </w:rPr>
            </w:pPr>
            <w:r w:rsidRPr="00BE1D4A">
              <w:rPr>
                <w:b/>
                <w:bCs/>
                <w:color w:val="00B0F0"/>
                <w:lang w:val="uk-UA"/>
              </w:rPr>
              <w:t>OV</w:t>
            </w:r>
          </w:p>
        </w:tc>
      </w:tr>
      <w:tr w:rsidR="00CD770A" w:rsidRPr="00BE1D4A" w14:paraId="2B597398" w14:textId="77777777" w:rsidTr="7C68DDE7">
        <w:tc>
          <w:tcPr>
            <w:tcW w:w="8217" w:type="dxa"/>
          </w:tcPr>
          <w:p w14:paraId="5288E669" w14:textId="0AF191C2" w:rsidR="00CD770A" w:rsidRPr="00BE1D4A" w:rsidRDefault="00CD770A" w:rsidP="7C68DDE7">
            <w:pPr>
              <w:rPr>
                <w:color w:val="00B0F0"/>
                <w:lang w:val="uk-UA"/>
              </w:rPr>
            </w:pPr>
            <w:r w:rsidRPr="7C68DDE7">
              <w:rPr>
                <w:color w:val="00B0F0"/>
                <w:lang w:val="uk-UA"/>
              </w:rPr>
              <w:t>List of regions</w:t>
            </w:r>
          </w:p>
        </w:tc>
        <w:tc>
          <w:tcPr>
            <w:tcW w:w="1133" w:type="dxa"/>
          </w:tcPr>
          <w:p w14:paraId="68FC1FB6" w14:textId="77777777" w:rsidR="00CD770A" w:rsidRPr="00BE1D4A" w:rsidRDefault="00CD770A" w:rsidP="005A14D8">
            <w:pPr>
              <w:rPr>
                <w:lang w:val="uk-UA"/>
              </w:rPr>
            </w:pPr>
          </w:p>
        </w:tc>
      </w:tr>
    </w:tbl>
    <w:p w14:paraId="21B445F8" w14:textId="77777777" w:rsidR="00CD770A" w:rsidRPr="00BE1D4A" w:rsidRDefault="00CD770A" w:rsidP="00CD770A">
      <w:pPr>
        <w:rPr>
          <w:lang w:val="uk-UA"/>
        </w:rPr>
      </w:pPr>
    </w:p>
    <w:tbl>
      <w:tblPr>
        <w:tblStyle w:val="TableGrid"/>
        <w:tblW w:w="0" w:type="auto"/>
        <w:tblLook w:val="04A0" w:firstRow="1" w:lastRow="0" w:firstColumn="1" w:lastColumn="0" w:noHBand="0" w:noVBand="1"/>
      </w:tblPr>
      <w:tblGrid>
        <w:gridCol w:w="8217"/>
        <w:gridCol w:w="1133"/>
      </w:tblGrid>
      <w:tr w:rsidR="00CD770A" w:rsidRPr="00BE1D4A" w14:paraId="0BB96FA3" w14:textId="77777777" w:rsidTr="25B890FF">
        <w:tc>
          <w:tcPr>
            <w:tcW w:w="8217" w:type="dxa"/>
          </w:tcPr>
          <w:p w14:paraId="1BECF3F8" w14:textId="77777777" w:rsidR="00CD770A" w:rsidRPr="00BE1D4A" w:rsidRDefault="00CD770A" w:rsidP="005A14D8">
            <w:pPr>
              <w:rPr>
                <w:b/>
                <w:bCs/>
                <w:lang w:val="uk-UA"/>
              </w:rPr>
            </w:pPr>
            <w:r w:rsidRPr="00BE1D4A">
              <w:rPr>
                <w:b/>
                <w:bCs/>
                <w:lang w:val="uk-UA"/>
              </w:rPr>
              <w:t xml:space="preserve">Q2. In what type of settlement did you live </w:t>
            </w:r>
            <w:r>
              <w:rPr>
                <w:b/>
                <w:bCs/>
                <w:lang w:val="uk-UA"/>
              </w:rPr>
              <w:t>before the war</w:t>
            </w:r>
            <w:r w:rsidRPr="00BE1D4A">
              <w:rPr>
                <w:b/>
                <w:bCs/>
                <w:lang w:val="uk-UA"/>
              </w:rPr>
              <w:t>?</w:t>
            </w:r>
          </w:p>
        </w:tc>
        <w:tc>
          <w:tcPr>
            <w:tcW w:w="1133" w:type="dxa"/>
          </w:tcPr>
          <w:p w14:paraId="6C581F66" w14:textId="77777777" w:rsidR="00CD770A" w:rsidRPr="00BE1D4A" w:rsidRDefault="00CD770A" w:rsidP="005A14D8">
            <w:pPr>
              <w:rPr>
                <w:lang w:val="uk-UA"/>
              </w:rPr>
            </w:pPr>
            <w:r w:rsidRPr="00BE1D4A">
              <w:rPr>
                <w:b/>
                <w:bCs/>
                <w:color w:val="00B0F0"/>
                <w:lang w:val="uk-UA"/>
              </w:rPr>
              <w:t>OV</w:t>
            </w:r>
          </w:p>
        </w:tc>
      </w:tr>
      <w:tr w:rsidR="00CD770A" w:rsidRPr="00BE1D4A" w14:paraId="3B2D4553" w14:textId="77777777" w:rsidTr="25B890FF">
        <w:tc>
          <w:tcPr>
            <w:tcW w:w="8217" w:type="dxa"/>
          </w:tcPr>
          <w:p w14:paraId="63FC8320" w14:textId="77777777" w:rsidR="00CD770A" w:rsidRPr="00BE1D4A" w:rsidRDefault="00CD770A" w:rsidP="005A14D8">
            <w:pPr>
              <w:rPr>
                <w:bCs/>
                <w:lang w:val="uk-UA"/>
              </w:rPr>
            </w:pPr>
            <w:r w:rsidRPr="00BE1D4A">
              <w:rPr>
                <w:rFonts w:cs="Tahoma"/>
                <w:bCs/>
                <w:lang w:val="uk-UA"/>
              </w:rPr>
              <w:t>Village</w:t>
            </w:r>
          </w:p>
        </w:tc>
        <w:tc>
          <w:tcPr>
            <w:tcW w:w="1133" w:type="dxa"/>
          </w:tcPr>
          <w:p w14:paraId="693F4454" w14:textId="77777777" w:rsidR="00CD770A" w:rsidRPr="00BE1D4A" w:rsidRDefault="00CD770A" w:rsidP="005A14D8">
            <w:pPr>
              <w:rPr>
                <w:lang w:val="uk-UA"/>
              </w:rPr>
            </w:pPr>
            <w:r w:rsidRPr="00BE1D4A">
              <w:rPr>
                <w:lang w:val="uk-UA"/>
              </w:rPr>
              <w:t>1</w:t>
            </w:r>
          </w:p>
        </w:tc>
      </w:tr>
      <w:tr w:rsidR="00CD770A" w:rsidRPr="00DA5146" w14:paraId="28A0E299" w14:textId="77777777" w:rsidTr="25B890FF">
        <w:tc>
          <w:tcPr>
            <w:tcW w:w="8217" w:type="dxa"/>
          </w:tcPr>
          <w:p w14:paraId="52C94FD4" w14:textId="77777777" w:rsidR="00CD770A" w:rsidRPr="00DA5146" w:rsidRDefault="00CD770A" w:rsidP="005A14D8">
            <w:pPr>
              <w:rPr>
                <w:bCs/>
                <w:lang w:val="uk-UA"/>
              </w:rPr>
            </w:pPr>
            <w:r w:rsidRPr="00DA5146">
              <w:rPr>
                <w:rFonts w:cs="Tahoma"/>
                <w:bCs/>
                <w:lang w:val="uk-UA"/>
              </w:rPr>
              <w:t>Urban-type settlement</w:t>
            </w:r>
          </w:p>
        </w:tc>
        <w:tc>
          <w:tcPr>
            <w:tcW w:w="1133" w:type="dxa"/>
          </w:tcPr>
          <w:p w14:paraId="10084738" w14:textId="77777777" w:rsidR="00CD770A" w:rsidRPr="00DA5146" w:rsidRDefault="00CD770A" w:rsidP="005A14D8">
            <w:pPr>
              <w:rPr>
                <w:lang w:val="uk-UA"/>
              </w:rPr>
            </w:pPr>
            <w:r w:rsidRPr="00DA5146">
              <w:rPr>
                <w:lang w:val="uk-UA"/>
              </w:rPr>
              <w:t>2</w:t>
            </w:r>
          </w:p>
        </w:tc>
      </w:tr>
      <w:tr w:rsidR="731C933C" w:rsidRPr="00DA5146" w14:paraId="7EB3AC3F" w14:textId="77777777" w:rsidTr="25B890FF">
        <w:trPr>
          <w:trHeight w:val="300"/>
        </w:trPr>
        <w:tc>
          <w:tcPr>
            <w:tcW w:w="8217" w:type="dxa"/>
          </w:tcPr>
          <w:p w14:paraId="2B224D26" w14:textId="3AC3D5C5" w:rsidR="731C933C" w:rsidRPr="00DA5146" w:rsidRDefault="3789F73C" w:rsidP="731C933C">
            <w:r w:rsidRPr="00DA5146">
              <w:t>Small city, district center</w:t>
            </w:r>
          </w:p>
        </w:tc>
        <w:tc>
          <w:tcPr>
            <w:tcW w:w="1133" w:type="dxa"/>
          </w:tcPr>
          <w:p w14:paraId="45A1C02C" w14:textId="43E67B29" w:rsidR="731C933C" w:rsidRPr="00DA5146" w:rsidRDefault="731C933C" w:rsidP="731C933C">
            <w:r w:rsidRPr="00DA5146">
              <w:t>3</w:t>
            </w:r>
          </w:p>
        </w:tc>
      </w:tr>
      <w:tr w:rsidR="00CD770A" w:rsidRPr="00DA5146" w14:paraId="13B6C919" w14:textId="77777777" w:rsidTr="25B890FF">
        <w:tc>
          <w:tcPr>
            <w:tcW w:w="8217" w:type="dxa"/>
          </w:tcPr>
          <w:p w14:paraId="665F44A7" w14:textId="4CC9B71E" w:rsidR="731C933C" w:rsidRPr="00DA5146" w:rsidRDefault="3789F73C" w:rsidP="731C933C">
            <w:r w:rsidRPr="00DA5146">
              <w:t>Large city, regional center</w:t>
            </w:r>
          </w:p>
        </w:tc>
        <w:tc>
          <w:tcPr>
            <w:tcW w:w="1133" w:type="dxa"/>
          </w:tcPr>
          <w:p w14:paraId="67A211CF" w14:textId="2133141B" w:rsidR="731C933C" w:rsidRPr="00DA5146" w:rsidRDefault="731C933C" w:rsidP="731C933C">
            <w:r w:rsidRPr="00DA5146">
              <w:t>4</w:t>
            </w:r>
          </w:p>
        </w:tc>
      </w:tr>
    </w:tbl>
    <w:p w14:paraId="664D7409" w14:textId="77777777" w:rsidR="00CD770A" w:rsidRPr="00DA5146" w:rsidRDefault="00CD770A" w:rsidP="00CD770A">
      <w:pPr>
        <w:rPr>
          <w:lang w:val="uk-UA"/>
        </w:rPr>
      </w:pPr>
    </w:p>
    <w:p w14:paraId="0CCFC45A" w14:textId="7760DEB5" w:rsidR="154E051E" w:rsidRPr="00DA5146" w:rsidRDefault="154E051E" w:rsidP="731C933C">
      <w:pPr>
        <w:rPr>
          <w:b/>
          <w:bCs/>
          <w:lang w:val="uk-UA"/>
        </w:rPr>
      </w:pPr>
      <w:r w:rsidRPr="00DA5146">
        <w:rPr>
          <w:b/>
          <w:bCs/>
          <w:lang w:val="uk-UA"/>
        </w:rPr>
        <w:t xml:space="preserve">Z2.1 </w:t>
      </w:r>
      <w:r w:rsidRPr="00DA5146">
        <w:rPr>
          <w:i/>
          <w:iCs/>
          <w:lang w:val="uk-UA"/>
        </w:rPr>
        <w:t xml:space="preserve">If Z2=3,4 </w:t>
      </w:r>
      <w:r w:rsidRPr="00DA5146">
        <w:rPr>
          <w:b/>
          <w:bCs/>
          <w:lang w:val="uk-UA"/>
        </w:rPr>
        <w:t xml:space="preserve">Write down the name of your city __________________________________ </w:t>
      </w:r>
    </w:p>
    <w:p w14:paraId="3CC0E800" w14:textId="433A9FB4" w:rsidR="731C933C" w:rsidRPr="00DA5146" w:rsidRDefault="731C933C" w:rsidP="731C933C">
      <w:pPr>
        <w:spacing w:line="257" w:lineRule="auto"/>
        <w:rPr>
          <w:rFonts w:ascii="Aptos" w:eastAsia="Aptos" w:hAnsi="Aptos" w:cs="Aptos"/>
          <w:b/>
          <w:bCs/>
          <w:sz w:val="22"/>
          <w:szCs w:val="22"/>
          <w:lang w:val="uk-UA"/>
        </w:rPr>
      </w:pPr>
    </w:p>
    <w:p w14:paraId="0D2D9A7F" w14:textId="64336726" w:rsidR="58472AD3" w:rsidRPr="00DA5146" w:rsidRDefault="58472AD3" w:rsidP="7C68DDE7">
      <w:pPr>
        <w:spacing w:line="257" w:lineRule="auto"/>
        <w:rPr>
          <w:rFonts w:ascii="Aptos" w:eastAsia="Aptos" w:hAnsi="Aptos" w:cs="Aptos"/>
          <w:i/>
          <w:iCs/>
          <w:sz w:val="22"/>
          <w:szCs w:val="22"/>
          <w:lang w:val="uk-UA"/>
        </w:rPr>
      </w:pPr>
      <w:r w:rsidRPr="00DA5146">
        <w:rPr>
          <w:rFonts w:ascii="Aptos" w:eastAsia="Aptos" w:hAnsi="Aptos" w:cs="Aptos"/>
          <w:b/>
          <w:bCs/>
          <w:sz w:val="22"/>
          <w:szCs w:val="22"/>
          <w:lang w:val="uk-UA"/>
        </w:rPr>
        <w:t>Is your settlement currently located in occupied territory:</w:t>
      </w:r>
      <w:r w:rsidRPr="00DA5146">
        <w:rPr>
          <w:lang w:val="ru-RU"/>
        </w:rPr>
        <w:br/>
      </w:r>
      <w:r w:rsidRPr="00DA5146">
        <w:rPr>
          <w:rFonts w:ascii="Aptos" w:eastAsia="Aptos" w:hAnsi="Aptos" w:cs="Aptos"/>
          <w:i/>
          <w:iCs/>
          <w:sz w:val="22"/>
          <w:szCs w:val="22"/>
          <w:lang w:val="uk-UA"/>
        </w:rPr>
        <w:t xml:space="preserve">OV. Only if you have left </w:t>
      </w:r>
      <w:r w:rsidR="610F8082" w:rsidRPr="00DA5146">
        <w:rPr>
          <w:rFonts w:ascii="Aptos" w:eastAsia="Aptos" w:hAnsi="Aptos" w:cs="Aptos"/>
          <w:i/>
          <w:iCs/>
          <w:sz w:val="22"/>
          <w:szCs w:val="22"/>
          <w:lang w:val="uk-UA"/>
        </w:rPr>
        <w:t xml:space="preserve">the Autonomous Republic of Crimea, </w:t>
      </w:r>
      <w:r w:rsidR="19C1D86E" w:rsidRPr="00DA5146">
        <w:rPr>
          <w:rFonts w:ascii="Aptos" w:eastAsia="Aptos" w:hAnsi="Aptos" w:cs="Aptos"/>
          <w:i/>
          <w:iCs/>
          <w:sz w:val="22"/>
          <w:szCs w:val="22"/>
          <w:lang w:val="uk-UA"/>
        </w:rPr>
        <w:t xml:space="preserve">Dnipropetrovsk, </w:t>
      </w:r>
      <w:r w:rsidRPr="00DA5146">
        <w:rPr>
          <w:rFonts w:ascii="Aptos" w:eastAsia="Aptos" w:hAnsi="Aptos" w:cs="Aptos"/>
          <w:i/>
          <w:iCs/>
          <w:sz w:val="22"/>
          <w:szCs w:val="22"/>
          <w:lang w:val="uk-UA"/>
        </w:rPr>
        <w:t xml:space="preserve">Donetsk, Zaporizhzhia, Luhansk, </w:t>
      </w:r>
      <w:r w:rsidR="783835C1" w:rsidRPr="00DA5146">
        <w:rPr>
          <w:rFonts w:ascii="Aptos" w:eastAsia="Aptos" w:hAnsi="Aptos" w:cs="Aptos"/>
          <w:i/>
          <w:iCs/>
          <w:sz w:val="22"/>
          <w:szCs w:val="22"/>
          <w:lang w:val="uk-UA"/>
        </w:rPr>
        <w:t xml:space="preserve">Sumy, </w:t>
      </w:r>
      <w:r w:rsidR="7E71ADB2" w:rsidRPr="00DA5146">
        <w:rPr>
          <w:rFonts w:ascii="Aptos" w:eastAsia="Aptos" w:hAnsi="Aptos" w:cs="Aptos"/>
          <w:i/>
          <w:iCs/>
          <w:sz w:val="22"/>
          <w:szCs w:val="22"/>
          <w:lang w:val="uk-UA"/>
        </w:rPr>
        <w:t xml:space="preserve">Kharkiv, </w:t>
      </w:r>
      <w:r w:rsidRPr="00DA5146">
        <w:rPr>
          <w:rFonts w:ascii="Aptos" w:eastAsia="Aptos" w:hAnsi="Aptos" w:cs="Aptos"/>
          <w:i/>
          <w:iCs/>
          <w:sz w:val="22"/>
          <w:szCs w:val="22"/>
          <w:lang w:val="uk-UA"/>
        </w:rPr>
        <w:t xml:space="preserve">Kherson, or Mykolaiv </w:t>
      </w:r>
      <w:r w:rsidR="75132FCF" w:rsidRPr="00DA5146">
        <w:rPr>
          <w:rFonts w:ascii="Aptos" w:eastAsia="Aptos" w:hAnsi="Aptos" w:cs="Aptos"/>
          <w:i/>
          <w:iCs/>
          <w:sz w:val="22"/>
          <w:szCs w:val="22"/>
          <w:lang w:val="uk-UA"/>
        </w:rPr>
        <w:t xml:space="preserve">regions. </w:t>
      </w:r>
    </w:p>
    <w:p w14:paraId="4731370E" w14:textId="1A6C2242" w:rsidR="58472AD3" w:rsidRPr="00DA5146" w:rsidRDefault="58472AD3" w:rsidP="6B0239D8">
      <w:pPr>
        <w:spacing w:line="257" w:lineRule="auto"/>
        <w:ind w:left="720"/>
        <w:rPr>
          <w:lang w:val="uk-UA"/>
        </w:rPr>
      </w:pPr>
      <w:r w:rsidRPr="00DA5146">
        <w:rPr>
          <w:rFonts w:ascii="Aptos" w:eastAsia="Aptos" w:hAnsi="Aptos" w:cs="Aptos"/>
          <w:sz w:val="22"/>
          <w:szCs w:val="22"/>
          <w:lang w:val="uk-UA"/>
        </w:rPr>
        <w:t xml:space="preserve"> </w:t>
      </w:r>
    </w:p>
    <w:p w14:paraId="694DC484" w14:textId="6E8DAC2D" w:rsidR="58472AD3" w:rsidRPr="00DA5146" w:rsidRDefault="58472AD3" w:rsidP="6B0239D8">
      <w:pPr>
        <w:pStyle w:val="ListParagraph"/>
        <w:numPr>
          <w:ilvl w:val="1"/>
          <w:numId w:val="4"/>
        </w:numPr>
        <w:spacing w:line="257" w:lineRule="auto"/>
        <w:ind w:left="1800"/>
        <w:rPr>
          <w:rFonts w:ascii="Aptos" w:eastAsia="Aptos" w:hAnsi="Aptos" w:cs="Aptos"/>
          <w:sz w:val="22"/>
          <w:szCs w:val="22"/>
          <w:lang w:val="uk-UA"/>
        </w:rPr>
      </w:pPr>
      <w:r w:rsidRPr="00DA5146">
        <w:rPr>
          <w:rFonts w:ascii="Aptos" w:eastAsia="Aptos" w:hAnsi="Aptos" w:cs="Aptos"/>
          <w:sz w:val="22"/>
          <w:szCs w:val="22"/>
          <w:lang w:val="uk-UA"/>
        </w:rPr>
        <w:t>Yes</w:t>
      </w:r>
    </w:p>
    <w:p w14:paraId="433EBE20" w14:textId="229FF81E" w:rsidR="58472AD3" w:rsidRDefault="58472AD3" w:rsidP="6B0239D8">
      <w:pPr>
        <w:pStyle w:val="ListParagraph"/>
        <w:numPr>
          <w:ilvl w:val="1"/>
          <w:numId w:val="4"/>
        </w:numPr>
        <w:spacing w:line="257" w:lineRule="auto"/>
        <w:ind w:left="1800"/>
        <w:rPr>
          <w:rFonts w:ascii="Aptos" w:eastAsia="Aptos" w:hAnsi="Aptos" w:cs="Aptos"/>
          <w:sz w:val="22"/>
          <w:szCs w:val="22"/>
          <w:lang w:val="uk-UA"/>
        </w:rPr>
      </w:pPr>
      <w:r w:rsidRPr="6B0239D8">
        <w:rPr>
          <w:rFonts w:ascii="Aptos" w:eastAsia="Aptos" w:hAnsi="Aptos" w:cs="Aptos"/>
          <w:sz w:val="22"/>
          <w:szCs w:val="22"/>
          <w:lang w:val="uk-UA"/>
        </w:rPr>
        <w:t>No</w:t>
      </w:r>
    </w:p>
    <w:p w14:paraId="28AE8125" w14:textId="1714185B" w:rsidR="58472AD3" w:rsidRDefault="58472AD3" w:rsidP="6B0239D8">
      <w:pPr>
        <w:spacing w:after="240" w:line="257" w:lineRule="auto"/>
        <w:ind w:left="1800"/>
      </w:pPr>
      <w:r w:rsidRPr="6B0239D8">
        <w:rPr>
          <w:rFonts w:ascii="Aptos" w:eastAsia="Aptos" w:hAnsi="Aptos" w:cs="Aptos"/>
          <w:sz w:val="22"/>
          <w:szCs w:val="22"/>
        </w:rPr>
        <w:t xml:space="preserve"> </w:t>
      </w:r>
    </w:p>
    <w:p w14:paraId="5E8AA1AB" w14:textId="4323D8CF" w:rsidR="58472AD3" w:rsidRPr="00142CF7" w:rsidRDefault="58472AD3" w:rsidP="6B0239D8">
      <w:pPr>
        <w:spacing w:after="240" w:line="257" w:lineRule="auto"/>
        <w:ind w:firstLine="360"/>
        <w:rPr>
          <w:lang w:val="ru-RU"/>
        </w:rPr>
      </w:pPr>
      <w:r w:rsidRPr="6B0239D8">
        <w:rPr>
          <w:rFonts w:ascii="Aptos" w:eastAsia="Aptos" w:hAnsi="Aptos" w:cs="Aptos"/>
          <w:sz w:val="22"/>
          <w:szCs w:val="22"/>
          <w:lang w:val="uk-UA"/>
        </w:rPr>
        <w:t xml:space="preserve">8A. </w:t>
      </w:r>
      <w:r w:rsidRPr="6B0239D8">
        <w:rPr>
          <w:rFonts w:ascii="Aptos" w:eastAsia="Aptos" w:hAnsi="Aptos" w:cs="Aptos"/>
          <w:i/>
          <w:iCs/>
          <w:sz w:val="22"/>
          <w:szCs w:val="22"/>
          <w:lang w:val="uk-UA"/>
        </w:rPr>
        <w:t>If you answered “Yes” to the previous question</w:t>
      </w:r>
      <w:r w:rsidRPr="6B0239D8">
        <w:rPr>
          <w:rFonts w:ascii="Aptos" w:eastAsia="Aptos" w:hAnsi="Aptos" w:cs="Aptos"/>
          <w:sz w:val="22"/>
          <w:szCs w:val="22"/>
          <w:lang w:val="uk-UA"/>
        </w:rPr>
        <w:t xml:space="preserve">: </w:t>
      </w:r>
      <w:r w:rsidRPr="6B0239D8">
        <w:rPr>
          <w:rFonts w:ascii="Aptos" w:eastAsia="Aptos" w:hAnsi="Aptos" w:cs="Aptos"/>
          <w:b/>
          <w:bCs/>
          <w:sz w:val="22"/>
          <w:szCs w:val="22"/>
          <w:lang w:val="uk-UA"/>
        </w:rPr>
        <w:t xml:space="preserve">Are you considering returning to your hometown while it </w:t>
      </w:r>
      <w:r w:rsidR="00D760C5">
        <w:rPr>
          <w:rFonts w:ascii="Aptos" w:eastAsia="Aptos" w:hAnsi="Aptos" w:cs="Aptos"/>
          <w:b/>
          <w:bCs/>
          <w:sz w:val="22"/>
          <w:szCs w:val="22"/>
          <w:lang w:val="uk-UA"/>
        </w:rPr>
        <w:t xml:space="preserve">remains </w:t>
      </w:r>
      <w:r w:rsidRPr="6B0239D8">
        <w:rPr>
          <w:rFonts w:ascii="Aptos" w:eastAsia="Aptos" w:hAnsi="Aptos" w:cs="Aptos"/>
          <w:b/>
          <w:bCs/>
          <w:sz w:val="22"/>
          <w:szCs w:val="22"/>
          <w:lang w:val="uk-UA"/>
        </w:rPr>
        <w:t>under occupation</w:t>
      </w:r>
      <w:r w:rsidRPr="6B0239D8">
        <w:rPr>
          <w:rFonts w:ascii="Aptos" w:eastAsia="Aptos" w:hAnsi="Aptos" w:cs="Aptos"/>
          <w:sz w:val="22"/>
          <w:szCs w:val="22"/>
          <w:lang w:val="uk-UA"/>
        </w:rPr>
        <w:t>?</w:t>
      </w:r>
    </w:p>
    <w:p w14:paraId="192F657E" w14:textId="66425D4E" w:rsidR="58472AD3" w:rsidRDefault="00B46623" w:rsidP="6B0239D8">
      <w:pPr>
        <w:pStyle w:val="ListParagraph"/>
        <w:numPr>
          <w:ilvl w:val="0"/>
          <w:numId w:val="3"/>
        </w:numPr>
        <w:spacing w:line="257" w:lineRule="auto"/>
        <w:ind w:left="1800"/>
        <w:rPr>
          <w:rFonts w:ascii="Aptos" w:eastAsia="Aptos" w:hAnsi="Aptos" w:cs="Aptos"/>
          <w:sz w:val="22"/>
          <w:szCs w:val="22"/>
          <w:lang w:val="uk-UA"/>
        </w:rPr>
      </w:pPr>
      <w:r>
        <w:rPr>
          <w:rFonts w:ascii="Aptos" w:eastAsia="Aptos" w:hAnsi="Aptos" w:cs="Aptos"/>
          <w:sz w:val="22"/>
          <w:szCs w:val="22"/>
          <w:lang w:val="uk-UA"/>
        </w:rPr>
        <w:t xml:space="preserve">Definitely </w:t>
      </w:r>
      <w:r w:rsidR="58472AD3" w:rsidRPr="6B0239D8">
        <w:rPr>
          <w:rFonts w:ascii="Aptos" w:eastAsia="Aptos" w:hAnsi="Aptos" w:cs="Aptos"/>
          <w:sz w:val="22"/>
          <w:szCs w:val="22"/>
          <w:lang w:val="uk-UA"/>
        </w:rPr>
        <w:t>no</w:t>
      </w:r>
    </w:p>
    <w:p w14:paraId="5044ACD0" w14:textId="5FB01710" w:rsidR="58472AD3" w:rsidRDefault="58472AD3" w:rsidP="6B0239D8">
      <w:pPr>
        <w:pStyle w:val="ListParagraph"/>
        <w:numPr>
          <w:ilvl w:val="0"/>
          <w:numId w:val="3"/>
        </w:numPr>
        <w:spacing w:line="257" w:lineRule="auto"/>
        <w:ind w:left="1800"/>
        <w:rPr>
          <w:rFonts w:ascii="Aptos" w:eastAsia="Aptos" w:hAnsi="Aptos" w:cs="Aptos"/>
          <w:sz w:val="22"/>
          <w:szCs w:val="22"/>
          <w:lang w:val="uk-UA"/>
        </w:rPr>
      </w:pPr>
      <w:r w:rsidRPr="6B0239D8">
        <w:rPr>
          <w:rFonts w:ascii="Aptos" w:eastAsia="Aptos" w:hAnsi="Aptos" w:cs="Aptos"/>
          <w:sz w:val="22"/>
          <w:szCs w:val="22"/>
          <w:lang w:val="uk-UA"/>
        </w:rPr>
        <w:t>Probably not</w:t>
      </w:r>
    </w:p>
    <w:p w14:paraId="0562BE35" w14:textId="03E16499" w:rsidR="58472AD3" w:rsidRDefault="58472AD3" w:rsidP="6B0239D8">
      <w:pPr>
        <w:pStyle w:val="ListParagraph"/>
        <w:numPr>
          <w:ilvl w:val="0"/>
          <w:numId w:val="3"/>
        </w:numPr>
        <w:spacing w:line="257" w:lineRule="auto"/>
        <w:ind w:left="1800"/>
        <w:rPr>
          <w:rFonts w:ascii="Aptos" w:eastAsia="Aptos" w:hAnsi="Aptos" w:cs="Aptos"/>
          <w:sz w:val="22"/>
          <w:szCs w:val="22"/>
          <w:lang w:val="uk-UA"/>
        </w:rPr>
      </w:pPr>
      <w:r w:rsidRPr="6B0239D8">
        <w:rPr>
          <w:rFonts w:ascii="Aptos" w:eastAsia="Aptos" w:hAnsi="Aptos" w:cs="Aptos"/>
          <w:sz w:val="22"/>
          <w:szCs w:val="22"/>
          <w:lang w:val="uk-UA"/>
        </w:rPr>
        <w:t>Probably yes</w:t>
      </w:r>
    </w:p>
    <w:p w14:paraId="1B5758BA" w14:textId="3D02E330" w:rsidR="58472AD3" w:rsidRDefault="58472AD3" w:rsidP="6B0239D8">
      <w:pPr>
        <w:pStyle w:val="ListParagraph"/>
        <w:numPr>
          <w:ilvl w:val="0"/>
          <w:numId w:val="3"/>
        </w:numPr>
        <w:spacing w:line="257" w:lineRule="auto"/>
        <w:ind w:left="1800"/>
        <w:rPr>
          <w:rFonts w:ascii="Aptos" w:eastAsia="Aptos" w:hAnsi="Aptos" w:cs="Aptos"/>
          <w:sz w:val="22"/>
          <w:szCs w:val="22"/>
          <w:lang w:val="uk-UA"/>
        </w:rPr>
      </w:pPr>
      <w:r w:rsidRPr="6B0239D8">
        <w:rPr>
          <w:rFonts w:ascii="Aptos" w:eastAsia="Aptos" w:hAnsi="Aptos" w:cs="Aptos"/>
          <w:sz w:val="22"/>
          <w:szCs w:val="22"/>
          <w:lang w:val="uk-UA"/>
        </w:rPr>
        <w:t>Definitely yes</w:t>
      </w:r>
    </w:p>
    <w:p w14:paraId="01612E40" w14:textId="67D6306F" w:rsidR="58472AD3" w:rsidRDefault="58472AD3" w:rsidP="6B0239D8">
      <w:pPr>
        <w:pStyle w:val="ListParagraph"/>
        <w:numPr>
          <w:ilvl w:val="0"/>
          <w:numId w:val="3"/>
        </w:numPr>
        <w:spacing w:line="257" w:lineRule="auto"/>
        <w:ind w:left="1800"/>
        <w:rPr>
          <w:rFonts w:ascii="Aptos" w:eastAsia="Aptos" w:hAnsi="Aptos" w:cs="Aptos"/>
          <w:sz w:val="22"/>
          <w:szCs w:val="22"/>
          <w:lang w:val="uk-UA"/>
        </w:rPr>
      </w:pPr>
      <w:r w:rsidRPr="7C68DDE7">
        <w:rPr>
          <w:rFonts w:ascii="Aptos" w:eastAsia="Aptos" w:hAnsi="Aptos" w:cs="Aptos"/>
          <w:sz w:val="22"/>
          <w:szCs w:val="22"/>
          <w:lang w:val="uk-UA"/>
        </w:rPr>
        <w:t>Hard to say</w:t>
      </w:r>
    </w:p>
    <w:p w14:paraId="13A0D8FE" w14:textId="331AEB32" w:rsidR="6B0239D8" w:rsidRDefault="6B0239D8"/>
    <w:tbl>
      <w:tblPr>
        <w:tblStyle w:val="TableGrid"/>
        <w:tblW w:w="9351" w:type="dxa"/>
        <w:tblLook w:val="04A0" w:firstRow="1" w:lastRow="0" w:firstColumn="1" w:lastColumn="0" w:noHBand="0" w:noVBand="1"/>
      </w:tblPr>
      <w:tblGrid>
        <w:gridCol w:w="8217"/>
        <w:gridCol w:w="1134"/>
      </w:tblGrid>
      <w:tr w:rsidR="00CD770A" w:rsidRPr="00BE1D4A" w14:paraId="7778DB68" w14:textId="77777777" w:rsidTr="6B0239D8">
        <w:tc>
          <w:tcPr>
            <w:tcW w:w="8217" w:type="dxa"/>
          </w:tcPr>
          <w:p w14:paraId="0F4E9278" w14:textId="77777777" w:rsidR="00CD770A" w:rsidRPr="00BE1D4A" w:rsidRDefault="00CD770A" w:rsidP="005A14D8">
            <w:pPr>
              <w:rPr>
                <w:b/>
                <w:bCs/>
                <w:lang w:val="uk-UA"/>
              </w:rPr>
            </w:pPr>
            <w:r>
              <w:rPr>
                <w:b/>
                <w:bCs/>
                <w:lang w:val="uk-UA"/>
              </w:rPr>
              <w:t>Q4</w:t>
            </w:r>
            <w:r w:rsidRPr="00BE1D4A">
              <w:rPr>
                <w:b/>
                <w:bCs/>
                <w:lang w:val="uk-UA"/>
              </w:rPr>
              <w:t xml:space="preserve">. </w:t>
            </w:r>
            <w:r w:rsidRPr="006B1928">
              <w:rPr>
                <w:b/>
                <w:bCs/>
                <w:lang w:val="uk-UA"/>
              </w:rPr>
              <w:t>What is your highest level of education?</w:t>
            </w:r>
          </w:p>
        </w:tc>
        <w:tc>
          <w:tcPr>
            <w:tcW w:w="1134" w:type="dxa"/>
          </w:tcPr>
          <w:p w14:paraId="5455B7CB" w14:textId="77777777" w:rsidR="00CD770A" w:rsidRPr="00BE1D4A" w:rsidRDefault="00CD770A" w:rsidP="005A14D8">
            <w:pPr>
              <w:rPr>
                <w:b/>
                <w:bCs/>
                <w:lang w:val="uk-UA"/>
              </w:rPr>
            </w:pPr>
            <w:r w:rsidRPr="00BE1D4A">
              <w:rPr>
                <w:b/>
                <w:bCs/>
                <w:color w:val="00B0F0"/>
                <w:lang w:val="uk-UA"/>
              </w:rPr>
              <w:t>High school</w:t>
            </w:r>
          </w:p>
        </w:tc>
      </w:tr>
      <w:tr w:rsidR="00CD770A" w:rsidRPr="00BE1D4A" w14:paraId="62585732" w14:textId="77777777" w:rsidTr="6B0239D8">
        <w:tc>
          <w:tcPr>
            <w:tcW w:w="8217" w:type="dxa"/>
          </w:tcPr>
          <w:p w14:paraId="72861DDD" w14:textId="77777777" w:rsidR="00CD770A" w:rsidRPr="00BE1D4A" w:rsidRDefault="00CD770A" w:rsidP="005A14D8">
            <w:pPr>
              <w:rPr>
                <w:lang w:val="uk-UA"/>
              </w:rPr>
            </w:pPr>
            <w:r w:rsidRPr="00BE1D4A">
              <w:rPr>
                <w:lang w:val="uk-UA"/>
              </w:rPr>
              <w:t xml:space="preserve">High school (not completed) </w:t>
            </w:r>
          </w:p>
        </w:tc>
        <w:tc>
          <w:tcPr>
            <w:tcW w:w="1134" w:type="dxa"/>
          </w:tcPr>
          <w:p w14:paraId="1E349582" w14:textId="77777777" w:rsidR="00CD770A" w:rsidRPr="00BE1D4A" w:rsidRDefault="00CD770A" w:rsidP="005A14D8">
            <w:pPr>
              <w:rPr>
                <w:lang w:val="uk-UA"/>
              </w:rPr>
            </w:pPr>
            <w:r w:rsidRPr="00BE1D4A">
              <w:rPr>
                <w:lang w:val="uk-UA"/>
              </w:rPr>
              <w:t>1</w:t>
            </w:r>
          </w:p>
        </w:tc>
      </w:tr>
      <w:tr w:rsidR="00CD770A" w:rsidRPr="00BE1D4A" w14:paraId="2B56BE78" w14:textId="77777777" w:rsidTr="6B0239D8">
        <w:tc>
          <w:tcPr>
            <w:tcW w:w="8217" w:type="dxa"/>
          </w:tcPr>
          <w:p w14:paraId="7215F121" w14:textId="77777777" w:rsidR="00CD770A" w:rsidRPr="00BE1D4A" w:rsidRDefault="00CD770A" w:rsidP="005A14D8">
            <w:pPr>
              <w:rPr>
                <w:lang w:val="uk-UA"/>
              </w:rPr>
            </w:pPr>
            <w:r w:rsidRPr="00BE1D4A">
              <w:rPr>
                <w:lang w:val="uk-UA"/>
              </w:rPr>
              <w:t xml:space="preserve">General secondary </w:t>
            </w:r>
          </w:p>
        </w:tc>
        <w:tc>
          <w:tcPr>
            <w:tcW w:w="1134" w:type="dxa"/>
          </w:tcPr>
          <w:p w14:paraId="4ED06245" w14:textId="77777777" w:rsidR="00CD770A" w:rsidRPr="00BE1D4A" w:rsidRDefault="00CD770A" w:rsidP="005A14D8">
            <w:pPr>
              <w:rPr>
                <w:lang w:val="uk-UA"/>
              </w:rPr>
            </w:pPr>
            <w:r w:rsidRPr="00BE1D4A">
              <w:rPr>
                <w:lang w:val="uk-UA"/>
              </w:rPr>
              <w:t>2</w:t>
            </w:r>
          </w:p>
        </w:tc>
      </w:tr>
      <w:tr w:rsidR="00CD770A" w:rsidRPr="00BE1D4A" w14:paraId="77207078" w14:textId="77777777" w:rsidTr="6B0239D8">
        <w:tc>
          <w:tcPr>
            <w:tcW w:w="8217" w:type="dxa"/>
          </w:tcPr>
          <w:p w14:paraId="39D5CD6C" w14:textId="77777777" w:rsidR="00CD770A" w:rsidRPr="00BE1D4A" w:rsidRDefault="00CD770A" w:rsidP="005A14D8">
            <w:pPr>
              <w:rPr>
                <w:lang w:val="uk-UA"/>
              </w:rPr>
            </w:pPr>
            <w:r w:rsidRPr="00BE1D4A">
              <w:rPr>
                <w:lang w:val="uk-UA"/>
              </w:rPr>
              <w:t xml:space="preserve">Vocational secondary </w:t>
            </w:r>
          </w:p>
        </w:tc>
        <w:tc>
          <w:tcPr>
            <w:tcW w:w="1134" w:type="dxa"/>
          </w:tcPr>
          <w:p w14:paraId="5A367B2E" w14:textId="77777777" w:rsidR="00CD770A" w:rsidRPr="00BE1D4A" w:rsidRDefault="00CD770A" w:rsidP="005A14D8">
            <w:pPr>
              <w:rPr>
                <w:lang w:val="uk-UA"/>
              </w:rPr>
            </w:pPr>
            <w:r w:rsidRPr="00BE1D4A">
              <w:rPr>
                <w:lang w:val="uk-UA"/>
              </w:rPr>
              <w:t>3</w:t>
            </w:r>
          </w:p>
        </w:tc>
      </w:tr>
      <w:tr w:rsidR="00CD770A" w:rsidRPr="00BE1D4A" w14:paraId="673F9F21" w14:textId="77777777" w:rsidTr="6B0239D8">
        <w:tc>
          <w:tcPr>
            <w:tcW w:w="8217" w:type="dxa"/>
            <w:shd w:val="clear" w:color="auto" w:fill="E2EFD9" w:themeFill="accent6" w:themeFillTint="33"/>
          </w:tcPr>
          <w:p w14:paraId="3287A6DA" w14:textId="59C04194" w:rsidR="00CD770A" w:rsidRPr="00BE1D4A" w:rsidRDefault="00CD770A" w:rsidP="005A14D8">
            <w:pPr>
              <w:rPr>
                <w:lang w:val="uk-UA"/>
              </w:rPr>
            </w:pPr>
            <w:r w:rsidRPr="6B0239D8">
              <w:rPr>
                <w:lang w:val="uk-UA"/>
              </w:rPr>
              <w:t xml:space="preserve">Incomplete higher education </w:t>
            </w:r>
          </w:p>
        </w:tc>
        <w:tc>
          <w:tcPr>
            <w:tcW w:w="1134" w:type="dxa"/>
            <w:shd w:val="clear" w:color="auto" w:fill="E2EFD9" w:themeFill="accent6" w:themeFillTint="33"/>
          </w:tcPr>
          <w:p w14:paraId="1918CB65" w14:textId="77777777" w:rsidR="00CD770A" w:rsidRPr="00BE1D4A" w:rsidRDefault="00CD770A" w:rsidP="005A14D8">
            <w:pPr>
              <w:rPr>
                <w:lang w:val="uk-UA"/>
              </w:rPr>
            </w:pPr>
            <w:r w:rsidRPr="00BE1D4A">
              <w:rPr>
                <w:lang w:val="uk-UA"/>
              </w:rPr>
              <w:t>4</w:t>
            </w:r>
          </w:p>
        </w:tc>
      </w:tr>
      <w:tr w:rsidR="6B0239D8" w14:paraId="0F39E66E" w14:textId="77777777" w:rsidTr="6B0239D8">
        <w:trPr>
          <w:trHeight w:val="300"/>
        </w:trPr>
        <w:tc>
          <w:tcPr>
            <w:tcW w:w="8217" w:type="dxa"/>
            <w:shd w:val="clear" w:color="auto" w:fill="E2EFD9" w:themeFill="accent6" w:themeFillTint="33"/>
          </w:tcPr>
          <w:p w14:paraId="6137309A" w14:textId="3DA5C798" w:rsidR="5F5E58ED" w:rsidRDefault="5F5E58ED" w:rsidP="6B0239D8">
            <w:pPr>
              <w:rPr>
                <w:lang w:val="uk-UA"/>
              </w:rPr>
            </w:pPr>
            <w:r w:rsidRPr="6B0239D8">
              <w:rPr>
                <w:lang w:val="uk-UA"/>
              </w:rPr>
              <w:t>Higher education (bachelor's, specialist)</w:t>
            </w:r>
          </w:p>
        </w:tc>
        <w:tc>
          <w:tcPr>
            <w:tcW w:w="1134" w:type="dxa"/>
            <w:shd w:val="clear" w:color="auto" w:fill="E2EFD9" w:themeFill="accent6" w:themeFillTint="33"/>
          </w:tcPr>
          <w:p w14:paraId="1C645D05" w14:textId="3EE58646" w:rsidR="5F5E58ED" w:rsidRDefault="5F5E58ED" w:rsidP="6B0239D8">
            <w:pPr>
              <w:rPr>
                <w:lang w:val="uk-UA"/>
              </w:rPr>
            </w:pPr>
            <w:r w:rsidRPr="6B0239D8">
              <w:rPr>
                <w:lang w:val="uk-UA"/>
              </w:rPr>
              <w:t>5</w:t>
            </w:r>
          </w:p>
        </w:tc>
      </w:tr>
      <w:tr w:rsidR="6B0239D8" w14:paraId="1DFA70FE" w14:textId="77777777" w:rsidTr="6B0239D8">
        <w:trPr>
          <w:trHeight w:val="300"/>
        </w:trPr>
        <w:tc>
          <w:tcPr>
            <w:tcW w:w="8217" w:type="dxa"/>
            <w:shd w:val="clear" w:color="auto" w:fill="E2EFD9" w:themeFill="accent6" w:themeFillTint="33"/>
          </w:tcPr>
          <w:p w14:paraId="23537B14" w14:textId="42217C14" w:rsidR="5F5E58ED" w:rsidRDefault="5F5E58ED" w:rsidP="6B0239D8">
            <w:pPr>
              <w:rPr>
                <w:lang w:val="uk-UA"/>
              </w:rPr>
            </w:pPr>
            <w:r w:rsidRPr="6B0239D8">
              <w:rPr>
                <w:lang w:val="uk-UA"/>
              </w:rPr>
              <w:t>Higher education (master’s degree)</w:t>
            </w:r>
          </w:p>
        </w:tc>
        <w:tc>
          <w:tcPr>
            <w:tcW w:w="1134" w:type="dxa"/>
            <w:shd w:val="clear" w:color="auto" w:fill="E2EFD9" w:themeFill="accent6" w:themeFillTint="33"/>
          </w:tcPr>
          <w:p w14:paraId="67BAD16B" w14:textId="072FD57C" w:rsidR="5F5E58ED" w:rsidRDefault="5F5E58ED" w:rsidP="6B0239D8">
            <w:pPr>
              <w:rPr>
                <w:lang w:val="uk-UA"/>
              </w:rPr>
            </w:pPr>
            <w:r w:rsidRPr="6B0239D8">
              <w:rPr>
                <w:lang w:val="uk-UA"/>
              </w:rPr>
              <w:t>6</w:t>
            </w:r>
          </w:p>
        </w:tc>
      </w:tr>
      <w:tr w:rsidR="6B0239D8" w14:paraId="0B2B5025" w14:textId="77777777" w:rsidTr="6B0239D8">
        <w:trPr>
          <w:trHeight w:val="300"/>
        </w:trPr>
        <w:tc>
          <w:tcPr>
            <w:tcW w:w="8217" w:type="dxa"/>
            <w:shd w:val="clear" w:color="auto" w:fill="E2EFD9" w:themeFill="accent6" w:themeFillTint="33"/>
          </w:tcPr>
          <w:p w14:paraId="04245204" w14:textId="15109B98" w:rsidR="5F5E58ED" w:rsidRDefault="5F5E58ED" w:rsidP="6B0239D8">
            <w:pPr>
              <w:rPr>
                <w:lang w:val="uk-UA"/>
              </w:rPr>
            </w:pPr>
            <w:r w:rsidRPr="6B0239D8">
              <w:rPr>
                <w:lang w:val="uk-UA"/>
              </w:rPr>
              <w:t>Academic degree (candidate, doctor of science, PhD)</w:t>
            </w:r>
          </w:p>
        </w:tc>
        <w:tc>
          <w:tcPr>
            <w:tcW w:w="1134" w:type="dxa"/>
            <w:shd w:val="clear" w:color="auto" w:fill="E2EFD9" w:themeFill="accent6" w:themeFillTint="33"/>
          </w:tcPr>
          <w:p w14:paraId="54DE0440" w14:textId="6C92F4C8" w:rsidR="5F5E58ED" w:rsidRDefault="5F5E58ED" w:rsidP="6B0239D8">
            <w:pPr>
              <w:rPr>
                <w:lang w:val="uk-UA"/>
              </w:rPr>
            </w:pPr>
            <w:r w:rsidRPr="6B0239D8">
              <w:rPr>
                <w:lang w:val="uk-UA"/>
              </w:rPr>
              <w:t>7</w:t>
            </w:r>
          </w:p>
        </w:tc>
      </w:tr>
    </w:tbl>
    <w:p w14:paraId="0EC8B319" w14:textId="77777777" w:rsidR="00CD770A" w:rsidRPr="00BE1D4A" w:rsidRDefault="00CD770A" w:rsidP="00CD770A">
      <w:pPr>
        <w:rPr>
          <w:lang w:val="uk-UA"/>
        </w:rPr>
      </w:pPr>
    </w:p>
    <w:tbl>
      <w:tblPr>
        <w:tblStyle w:val="TableGrid"/>
        <w:tblW w:w="9351" w:type="dxa"/>
        <w:tblLook w:val="04A0" w:firstRow="1" w:lastRow="0" w:firstColumn="1" w:lastColumn="0" w:noHBand="0" w:noVBand="1"/>
      </w:tblPr>
      <w:tblGrid>
        <w:gridCol w:w="8217"/>
        <w:gridCol w:w="1134"/>
      </w:tblGrid>
      <w:tr w:rsidR="00CD770A" w:rsidRPr="00BE1D4A" w14:paraId="101F6460" w14:textId="77777777" w:rsidTr="7C68DDE7">
        <w:tc>
          <w:tcPr>
            <w:tcW w:w="8217" w:type="dxa"/>
          </w:tcPr>
          <w:p w14:paraId="448B6E18" w14:textId="7B063F6B" w:rsidR="00CD770A" w:rsidRPr="00DA5146" w:rsidRDefault="77ED5B09" w:rsidP="005A14D8">
            <w:pPr>
              <w:rPr>
                <w:b/>
                <w:bCs/>
                <w:lang w:val="uk-UA"/>
              </w:rPr>
            </w:pPr>
            <w:r w:rsidRPr="00DA5146">
              <w:rPr>
                <w:b/>
                <w:bCs/>
                <w:lang w:val="uk-UA"/>
              </w:rPr>
              <w:t xml:space="preserve">Q5. Do you still have </w:t>
            </w:r>
            <w:r w:rsidR="2969C319" w:rsidRPr="00DA5146">
              <w:rPr>
                <w:b/>
                <w:bCs/>
                <w:lang w:val="uk-UA"/>
              </w:rPr>
              <w:t xml:space="preserve">friends or </w:t>
            </w:r>
            <w:r w:rsidRPr="00DA5146">
              <w:rPr>
                <w:b/>
                <w:bCs/>
                <w:lang w:val="uk-UA"/>
              </w:rPr>
              <w:t>relatives in Ukraine?</w:t>
            </w:r>
          </w:p>
          <w:p w14:paraId="340B6869" w14:textId="77777777" w:rsidR="00CD770A" w:rsidRPr="00DA5146" w:rsidRDefault="00CD770A" w:rsidP="005A14D8">
            <w:pPr>
              <w:rPr>
                <w:b/>
                <w:bCs/>
                <w:lang w:val="uk-UA"/>
              </w:rPr>
            </w:pPr>
            <w:r w:rsidRPr="00DA5146">
              <w:rPr>
                <w:i/>
                <w:iCs/>
                <w:lang w:val="uk-UA"/>
              </w:rPr>
              <w:t>Select all that apply</w:t>
            </w:r>
          </w:p>
        </w:tc>
        <w:tc>
          <w:tcPr>
            <w:tcW w:w="1134" w:type="dxa"/>
          </w:tcPr>
          <w:p w14:paraId="34B147E1" w14:textId="77777777" w:rsidR="00CD770A" w:rsidRPr="00CB6ED8" w:rsidRDefault="00CD770A" w:rsidP="005A14D8">
            <w:pPr>
              <w:rPr>
                <w:b/>
                <w:bCs/>
                <w:color w:val="00B0F0"/>
                <w:lang w:val="uk-UA"/>
              </w:rPr>
            </w:pPr>
            <w:r w:rsidRPr="00DA5146">
              <w:rPr>
                <w:b/>
                <w:bCs/>
                <w:color w:val="00B0F0"/>
                <w:lang w:val="uk-UA"/>
              </w:rPr>
              <w:t>Male</w:t>
            </w:r>
          </w:p>
        </w:tc>
      </w:tr>
      <w:tr w:rsidR="00CD770A" w:rsidRPr="00BE1D4A" w14:paraId="3C1A3F94" w14:textId="77777777" w:rsidTr="7C68DDE7">
        <w:tc>
          <w:tcPr>
            <w:tcW w:w="8217" w:type="dxa"/>
          </w:tcPr>
          <w:p w14:paraId="1F5A5DFD" w14:textId="77777777" w:rsidR="00CD770A" w:rsidRPr="00BE1D4A" w:rsidRDefault="00CD770A" w:rsidP="005A14D8">
            <w:pPr>
              <w:rPr>
                <w:lang w:val="uk-UA"/>
              </w:rPr>
            </w:pPr>
            <w:r>
              <w:rPr>
                <w:lang w:val="uk-UA"/>
              </w:rPr>
              <w:t>Husband or wife</w:t>
            </w:r>
          </w:p>
        </w:tc>
        <w:tc>
          <w:tcPr>
            <w:tcW w:w="1134" w:type="dxa"/>
          </w:tcPr>
          <w:p w14:paraId="68D485B4" w14:textId="77777777" w:rsidR="00CD770A" w:rsidRPr="00BE1D4A" w:rsidRDefault="00CD770A" w:rsidP="005A14D8">
            <w:pPr>
              <w:rPr>
                <w:lang w:val="uk-UA"/>
              </w:rPr>
            </w:pPr>
            <w:r w:rsidRPr="00BE1D4A">
              <w:rPr>
                <w:lang w:val="uk-UA"/>
              </w:rPr>
              <w:t>1</w:t>
            </w:r>
          </w:p>
        </w:tc>
      </w:tr>
      <w:tr w:rsidR="00CD770A" w:rsidRPr="00BE1D4A" w14:paraId="436D62C3" w14:textId="77777777" w:rsidTr="7C68DDE7">
        <w:tc>
          <w:tcPr>
            <w:tcW w:w="8217" w:type="dxa"/>
          </w:tcPr>
          <w:p w14:paraId="5605EDE7" w14:textId="77777777" w:rsidR="00CD770A" w:rsidRPr="00BE1D4A" w:rsidRDefault="00CD770A" w:rsidP="005A14D8">
            <w:pPr>
              <w:rPr>
                <w:lang w:val="uk-UA"/>
              </w:rPr>
            </w:pPr>
            <w:r>
              <w:rPr>
                <w:lang w:val="uk-UA"/>
              </w:rPr>
              <w:t>Parents</w:t>
            </w:r>
          </w:p>
        </w:tc>
        <w:tc>
          <w:tcPr>
            <w:tcW w:w="1134" w:type="dxa"/>
          </w:tcPr>
          <w:p w14:paraId="3C84884A" w14:textId="77777777" w:rsidR="00CD770A" w:rsidRPr="00BE1D4A" w:rsidRDefault="00CD770A" w:rsidP="005A14D8">
            <w:pPr>
              <w:rPr>
                <w:lang w:val="uk-UA"/>
              </w:rPr>
            </w:pPr>
            <w:r w:rsidRPr="00BE1D4A">
              <w:rPr>
                <w:lang w:val="uk-UA"/>
              </w:rPr>
              <w:t>2</w:t>
            </w:r>
          </w:p>
        </w:tc>
      </w:tr>
      <w:tr w:rsidR="00CD770A" w:rsidRPr="00BE1D4A" w14:paraId="1B0D7A63" w14:textId="77777777" w:rsidTr="7C68DDE7">
        <w:tc>
          <w:tcPr>
            <w:tcW w:w="8217" w:type="dxa"/>
          </w:tcPr>
          <w:p w14:paraId="5672B18C" w14:textId="77777777" w:rsidR="00CD770A" w:rsidRPr="00BE1D4A" w:rsidRDefault="00CD770A" w:rsidP="005A14D8">
            <w:pPr>
              <w:rPr>
                <w:lang w:val="uk-UA"/>
              </w:rPr>
            </w:pPr>
            <w:r>
              <w:rPr>
                <w:lang w:val="uk-UA"/>
              </w:rPr>
              <w:t>Children</w:t>
            </w:r>
          </w:p>
        </w:tc>
        <w:tc>
          <w:tcPr>
            <w:tcW w:w="1134" w:type="dxa"/>
          </w:tcPr>
          <w:p w14:paraId="0912387B" w14:textId="77777777" w:rsidR="00CD770A" w:rsidRPr="00BE1D4A" w:rsidRDefault="00CD770A" w:rsidP="005A14D8">
            <w:pPr>
              <w:rPr>
                <w:lang w:val="uk-UA"/>
              </w:rPr>
            </w:pPr>
            <w:r w:rsidRPr="00BE1D4A">
              <w:rPr>
                <w:lang w:val="uk-UA"/>
              </w:rPr>
              <w:t>3</w:t>
            </w:r>
          </w:p>
        </w:tc>
      </w:tr>
      <w:tr w:rsidR="00CD770A" w:rsidRPr="00BE1D4A" w14:paraId="0A909703" w14:textId="77777777" w:rsidTr="7C68DDE7">
        <w:tc>
          <w:tcPr>
            <w:tcW w:w="8217" w:type="dxa"/>
          </w:tcPr>
          <w:p w14:paraId="6F1CE82D" w14:textId="77777777" w:rsidR="00CD770A" w:rsidRPr="00BE1D4A" w:rsidRDefault="00CD770A" w:rsidP="005A14D8">
            <w:pPr>
              <w:rPr>
                <w:lang w:val="uk-UA"/>
              </w:rPr>
            </w:pPr>
            <w:r>
              <w:rPr>
                <w:lang w:val="uk-UA"/>
              </w:rPr>
              <w:lastRenderedPageBreak/>
              <w:t>Other close relatives</w:t>
            </w:r>
          </w:p>
        </w:tc>
        <w:tc>
          <w:tcPr>
            <w:tcW w:w="1134" w:type="dxa"/>
          </w:tcPr>
          <w:p w14:paraId="4303F9BD" w14:textId="77777777" w:rsidR="00CD770A" w:rsidRPr="00BE1D4A" w:rsidRDefault="00CD770A" w:rsidP="005A14D8">
            <w:pPr>
              <w:rPr>
                <w:lang w:val="uk-UA"/>
              </w:rPr>
            </w:pPr>
            <w:r w:rsidRPr="00BE1D4A">
              <w:rPr>
                <w:lang w:val="uk-UA"/>
              </w:rPr>
              <w:t>4</w:t>
            </w:r>
          </w:p>
        </w:tc>
      </w:tr>
      <w:tr w:rsidR="00CD770A" w:rsidRPr="00BE1D4A" w14:paraId="57F086B6" w14:textId="77777777" w:rsidTr="7C68DDE7">
        <w:tc>
          <w:tcPr>
            <w:tcW w:w="8217" w:type="dxa"/>
            <w:shd w:val="clear" w:color="auto" w:fill="E2EFD9" w:themeFill="accent6" w:themeFillTint="33"/>
          </w:tcPr>
          <w:p w14:paraId="67FE0F46" w14:textId="20EB3EE4" w:rsidR="00CD770A" w:rsidRPr="00BE1D4A" w:rsidRDefault="2C319A3B" w:rsidP="005A14D8">
            <w:pPr>
              <w:rPr>
                <w:lang w:val="uk-UA"/>
              </w:rPr>
            </w:pPr>
            <w:r w:rsidRPr="731C933C">
              <w:rPr>
                <w:lang w:val="uk-UA"/>
              </w:rPr>
              <w:t>Distant relatives</w:t>
            </w:r>
          </w:p>
        </w:tc>
        <w:tc>
          <w:tcPr>
            <w:tcW w:w="1134" w:type="dxa"/>
            <w:shd w:val="clear" w:color="auto" w:fill="E2EFD9" w:themeFill="accent6" w:themeFillTint="33"/>
          </w:tcPr>
          <w:p w14:paraId="189CF1AF" w14:textId="77777777" w:rsidR="00CD770A" w:rsidRPr="00BE1D4A" w:rsidRDefault="00CD770A" w:rsidP="005A14D8">
            <w:pPr>
              <w:rPr>
                <w:lang w:val="uk-UA"/>
              </w:rPr>
            </w:pPr>
            <w:r>
              <w:rPr>
                <w:lang w:val="uk-UA"/>
              </w:rPr>
              <w:t>5</w:t>
            </w:r>
          </w:p>
        </w:tc>
      </w:tr>
      <w:tr w:rsidR="731C933C" w14:paraId="6C0BF0B5" w14:textId="77777777" w:rsidTr="7C68DDE7">
        <w:trPr>
          <w:trHeight w:val="300"/>
        </w:trPr>
        <w:tc>
          <w:tcPr>
            <w:tcW w:w="8217" w:type="dxa"/>
            <w:shd w:val="clear" w:color="auto" w:fill="E2EFD9" w:themeFill="accent6" w:themeFillTint="33"/>
          </w:tcPr>
          <w:p w14:paraId="763290A9" w14:textId="38E8FCC8" w:rsidR="7D394BF4" w:rsidRDefault="7D394BF4" w:rsidP="731C933C">
            <w:pPr>
              <w:rPr>
                <w:lang w:val="uk-UA"/>
              </w:rPr>
            </w:pPr>
            <w:r w:rsidRPr="731C933C">
              <w:rPr>
                <w:lang w:val="uk-UA"/>
              </w:rPr>
              <w:t>Friends</w:t>
            </w:r>
          </w:p>
        </w:tc>
        <w:tc>
          <w:tcPr>
            <w:tcW w:w="1134" w:type="dxa"/>
            <w:shd w:val="clear" w:color="auto" w:fill="E2EFD9" w:themeFill="accent6" w:themeFillTint="33"/>
          </w:tcPr>
          <w:p w14:paraId="513C17F9" w14:textId="6DAED748" w:rsidR="7D394BF4" w:rsidRDefault="7D394BF4" w:rsidP="731C933C">
            <w:pPr>
              <w:rPr>
                <w:lang w:val="uk-UA"/>
              </w:rPr>
            </w:pPr>
            <w:r w:rsidRPr="731C933C">
              <w:rPr>
                <w:lang w:val="uk-UA"/>
              </w:rPr>
              <w:t>6</w:t>
            </w:r>
          </w:p>
        </w:tc>
      </w:tr>
      <w:tr w:rsidR="2A40170C" w14:paraId="1B7CC44D" w14:textId="77777777" w:rsidTr="7C68DDE7">
        <w:trPr>
          <w:trHeight w:val="300"/>
        </w:trPr>
        <w:tc>
          <w:tcPr>
            <w:tcW w:w="8217" w:type="dxa"/>
            <w:shd w:val="clear" w:color="auto" w:fill="E2EFD9" w:themeFill="accent6" w:themeFillTint="33"/>
          </w:tcPr>
          <w:p w14:paraId="0AB51FB4" w14:textId="220B0664" w:rsidR="35AEF007" w:rsidRDefault="413140F8" w:rsidP="2A40170C">
            <w:pPr>
              <w:rPr>
                <w:lang w:val="uk-UA"/>
              </w:rPr>
            </w:pPr>
            <w:r w:rsidRPr="731C933C">
              <w:rPr>
                <w:lang w:val="uk-UA"/>
              </w:rPr>
              <w:t xml:space="preserve">No, </w:t>
            </w:r>
            <w:r w:rsidR="762AE805" w:rsidRPr="731C933C">
              <w:rPr>
                <w:lang w:val="uk-UA"/>
              </w:rPr>
              <w:t xml:space="preserve">none left </w:t>
            </w:r>
          </w:p>
        </w:tc>
        <w:tc>
          <w:tcPr>
            <w:tcW w:w="1134" w:type="dxa"/>
            <w:shd w:val="clear" w:color="auto" w:fill="E2EFD9" w:themeFill="accent6" w:themeFillTint="33"/>
          </w:tcPr>
          <w:p w14:paraId="5B4F8074" w14:textId="30CD19E3" w:rsidR="35AEF007" w:rsidRDefault="58814235" w:rsidP="2A40170C">
            <w:pPr>
              <w:rPr>
                <w:lang w:val="uk-UA"/>
              </w:rPr>
            </w:pPr>
            <w:r w:rsidRPr="731C933C">
              <w:rPr>
                <w:lang w:val="uk-UA"/>
              </w:rPr>
              <w:t xml:space="preserve">7 </w:t>
            </w:r>
            <w:r w:rsidR="41BA6FE1" w:rsidRPr="731C933C">
              <w:rPr>
                <w:b/>
                <w:bCs/>
                <w:lang w:val="uk-UA"/>
              </w:rPr>
              <w:t>OV</w:t>
            </w:r>
          </w:p>
        </w:tc>
      </w:tr>
    </w:tbl>
    <w:p w14:paraId="1EB5B4ED" w14:textId="771BE76B" w:rsidR="6FD2E594" w:rsidRDefault="6FD2E594"/>
    <w:p w14:paraId="4F144D54" w14:textId="3B1920A2" w:rsidR="6B0239D8" w:rsidRDefault="4D047DBD">
      <w:r>
        <w:t xml:space="preserve"> </w:t>
      </w:r>
    </w:p>
    <w:p w14:paraId="1B0263AA" w14:textId="12A740F4" w:rsidR="00CD770A" w:rsidRPr="00AE7FAC" w:rsidDel="008E181F" w:rsidRDefault="00CD770A" w:rsidP="00CD770A"/>
    <w:tbl>
      <w:tblPr>
        <w:tblStyle w:val="TableGrid"/>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firstRow="1" w:lastRow="0" w:firstColumn="1" w:lastColumn="0" w:noHBand="0" w:noVBand="1"/>
      </w:tblPr>
      <w:tblGrid>
        <w:gridCol w:w="8205"/>
        <w:gridCol w:w="1125"/>
      </w:tblGrid>
      <w:tr w:rsidR="3C54EA84" w14:paraId="7213AE22" w14:textId="77777777" w:rsidTr="25B890FF">
        <w:trPr>
          <w:trHeight w:val="300"/>
        </w:trPr>
        <w:tc>
          <w:tcPr>
            <w:tcW w:w="8205" w:type="dxa"/>
            <w:tcMar>
              <w:left w:w="105" w:type="dxa"/>
              <w:right w:w="105" w:type="dxa"/>
            </w:tcMar>
          </w:tcPr>
          <w:p w14:paraId="76363D24" w14:textId="62F6B70D" w:rsidR="3C54EA84" w:rsidRPr="00142CF7" w:rsidRDefault="3C54EA84" w:rsidP="3C54EA84">
            <w:pPr>
              <w:rPr>
                <w:color w:val="000000" w:themeColor="text1"/>
                <w:lang w:val="ru-RU"/>
              </w:rPr>
            </w:pPr>
            <w:r w:rsidRPr="3C54EA84">
              <w:rPr>
                <w:b/>
                <w:bCs/>
                <w:color w:val="000000" w:themeColor="text1"/>
                <w:lang w:val="uk-UA"/>
              </w:rPr>
              <w:t>Q7. Do you provide financial assistance to relatives who remained in Ukraine?</w:t>
            </w:r>
          </w:p>
          <w:p w14:paraId="7841D614" w14:textId="555C3CB8" w:rsidR="3C54EA84" w:rsidRDefault="47BCAAC9" w:rsidP="731C933C">
            <w:pPr>
              <w:rPr>
                <w:b/>
                <w:bCs/>
                <w:color w:val="00B0F0"/>
                <w:lang w:val="uk-UA"/>
              </w:rPr>
            </w:pPr>
            <w:r w:rsidRPr="731C933C">
              <w:rPr>
                <w:b/>
                <w:bCs/>
                <w:color w:val="00B0F0"/>
                <w:lang w:val="uk-UA"/>
              </w:rPr>
              <w:t>If Q5 = 1, 2, 3, 4</w:t>
            </w:r>
          </w:p>
        </w:tc>
        <w:tc>
          <w:tcPr>
            <w:tcW w:w="1125" w:type="dxa"/>
            <w:tcMar>
              <w:left w:w="105" w:type="dxa"/>
              <w:right w:w="105" w:type="dxa"/>
            </w:tcMar>
          </w:tcPr>
          <w:p w14:paraId="2A51F45B" w14:textId="486BD965" w:rsidR="3C54EA84" w:rsidRDefault="3C54EA84" w:rsidP="3C54EA84">
            <w:pPr>
              <w:rPr>
                <w:color w:val="00B0F0"/>
              </w:rPr>
            </w:pPr>
            <w:r w:rsidRPr="3C54EA84">
              <w:rPr>
                <w:b/>
                <w:bCs/>
                <w:color w:val="00B0F0"/>
                <w:lang w:val="uk-UA"/>
              </w:rPr>
              <w:t>OV</w:t>
            </w:r>
          </w:p>
        </w:tc>
      </w:tr>
      <w:tr w:rsidR="3C54EA84" w14:paraId="4826C46C" w14:textId="77777777" w:rsidTr="25B890FF">
        <w:trPr>
          <w:trHeight w:val="300"/>
        </w:trPr>
        <w:tc>
          <w:tcPr>
            <w:tcW w:w="8205" w:type="dxa"/>
            <w:tcMar>
              <w:left w:w="105" w:type="dxa"/>
              <w:right w:w="105" w:type="dxa"/>
            </w:tcMar>
          </w:tcPr>
          <w:p w14:paraId="769B7FD1" w14:textId="0BDD61EA" w:rsidR="3C54EA84" w:rsidRDefault="3C54EA84" w:rsidP="3C54EA84">
            <w:pPr>
              <w:rPr>
                <w:color w:val="000000" w:themeColor="text1"/>
              </w:rPr>
            </w:pPr>
            <w:r w:rsidRPr="3C54EA84">
              <w:rPr>
                <w:color w:val="000000" w:themeColor="text1"/>
                <w:lang w:val="uk-UA"/>
              </w:rPr>
              <w:t>Yes</w:t>
            </w:r>
          </w:p>
        </w:tc>
        <w:tc>
          <w:tcPr>
            <w:tcW w:w="1125" w:type="dxa"/>
            <w:tcMar>
              <w:left w:w="105" w:type="dxa"/>
              <w:right w:w="105" w:type="dxa"/>
            </w:tcMar>
          </w:tcPr>
          <w:p w14:paraId="46D6DE88" w14:textId="75EF51D2" w:rsidR="3C54EA84" w:rsidRDefault="3C54EA84" w:rsidP="3C54EA84">
            <w:pPr>
              <w:rPr>
                <w:color w:val="000000" w:themeColor="text1"/>
              </w:rPr>
            </w:pPr>
            <w:r w:rsidRPr="3C54EA84">
              <w:rPr>
                <w:color w:val="000000" w:themeColor="text1"/>
                <w:lang w:val="uk-UA"/>
              </w:rPr>
              <w:t>1</w:t>
            </w:r>
          </w:p>
        </w:tc>
      </w:tr>
      <w:tr w:rsidR="3C54EA84" w14:paraId="451656FE" w14:textId="77777777" w:rsidTr="25B890FF">
        <w:trPr>
          <w:trHeight w:val="300"/>
        </w:trPr>
        <w:tc>
          <w:tcPr>
            <w:tcW w:w="8205" w:type="dxa"/>
            <w:tcMar>
              <w:left w:w="105" w:type="dxa"/>
              <w:right w:w="105" w:type="dxa"/>
            </w:tcMar>
          </w:tcPr>
          <w:p w14:paraId="08128088" w14:textId="5064FF31" w:rsidR="3C54EA84" w:rsidRDefault="3C54EA84" w:rsidP="3C54EA84">
            <w:pPr>
              <w:rPr>
                <w:color w:val="000000" w:themeColor="text1"/>
              </w:rPr>
            </w:pPr>
            <w:r w:rsidRPr="3C54EA84">
              <w:rPr>
                <w:color w:val="000000" w:themeColor="text1"/>
                <w:lang w:val="uk-UA"/>
              </w:rPr>
              <w:t>No</w:t>
            </w:r>
          </w:p>
        </w:tc>
        <w:tc>
          <w:tcPr>
            <w:tcW w:w="1125" w:type="dxa"/>
            <w:tcMar>
              <w:left w:w="105" w:type="dxa"/>
              <w:right w:w="105" w:type="dxa"/>
            </w:tcMar>
          </w:tcPr>
          <w:p w14:paraId="09D28E3D" w14:textId="7356B891" w:rsidR="3C54EA84" w:rsidRDefault="3C54EA84" w:rsidP="6B0239D8">
            <w:pPr>
              <w:rPr>
                <w:color w:val="000000" w:themeColor="text1"/>
              </w:rPr>
            </w:pPr>
            <w:r w:rsidRPr="6B0239D8">
              <w:rPr>
                <w:color w:val="000000" w:themeColor="text1"/>
                <w:lang w:val="uk-UA"/>
              </w:rPr>
              <w:t>2</w:t>
            </w:r>
          </w:p>
        </w:tc>
      </w:tr>
      <w:tr w:rsidR="6B0239D8" w14:paraId="607E9086" w14:textId="77777777" w:rsidTr="25B890FF">
        <w:trPr>
          <w:trHeight w:val="300"/>
        </w:trPr>
        <w:tc>
          <w:tcPr>
            <w:tcW w:w="8205" w:type="dxa"/>
            <w:tcMar>
              <w:left w:w="105" w:type="dxa"/>
              <w:right w:w="105" w:type="dxa"/>
            </w:tcMar>
          </w:tcPr>
          <w:p w14:paraId="0F1CA158" w14:textId="16637AF2" w:rsidR="6B0239D8" w:rsidRDefault="6B0239D8" w:rsidP="6B0239D8">
            <w:pPr>
              <w:rPr>
                <w:b/>
                <w:bCs/>
                <w:color w:val="000000" w:themeColor="text1"/>
                <w:lang w:val="uk-UA"/>
              </w:rPr>
            </w:pPr>
          </w:p>
        </w:tc>
        <w:tc>
          <w:tcPr>
            <w:tcW w:w="1125" w:type="dxa"/>
            <w:tcMar>
              <w:left w:w="105" w:type="dxa"/>
              <w:right w:w="105" w:type="dxa"/>
            </w:tcMar>
          </w:tcPr>
          <w:p w14:paraId="755A9529" w14:textId="50A62CA4" w:rsidR="6B0239D8" w:rsidRDefault="6B0239D8" w:rsidP="6B0239D8">
            <w:pPr>
              <w:rPr>
                <w:b/>
                <w:bCs/>
                <w:color w:val="00B0F0"/>
                <w:lang w:val="uk-UA"/>
              </w:rPr>
            </w:pPr>
          </w:p>
        </w:tc>
      </w:tr>
      <w:tr w:rsidR="6B0239D8" w14:paraId="35ED23C1" w14:textId="77777777" w:rsidTr="25B890FF">
        <w:trPr>
          <w:trHeight w:val="300"/>
        </w:trPr>
        <w:tc>
          <w:tcPr>
            <w:tcW w:w="8205" w:type="dxa"/>
            <w:tcMar>
              <w:left w:w="105" w:type="dxa"/>
              <w:right w:w="105" w:type="dxa"/>
            </w:tcMar>
          </w:tcPr>
          <w:p w14:paraId="1F99DF46" w14:textId="43AE18D4" w:rsidR="6B0239D8" w:rsidRDefault="6B0239D8" w:rsidP="6B0239D8">
            <w:pPr>
              <w:rPr>
                <w:b/>
                <w:bCs/>
                <w:color w:val="000000" w:themeColor="text1"/>
                <w:lang w:val="uk-UA"/>
              </w:rPr>
            </w:pPr>
          </w:p>
        </w:tc>
        <w:tc>
          <w:tcPr>
            <w:tcW w:w="1125" w:type="dxa"/>
            <w:tcMar>
              <w:left w:w="105" w:type="dxa"/>
              <w:right w:w="105" w:type="dxa"/>
            </w:tcMar>
          </w:tcPr>
          <w:p w14:paraId="5794C250" w14:textId="0A4E73C4" w:rsidR="6B0239D8" w:rsidRDefault="6B0239D8" w:rsidP="6B0239D8">
            <w:pPr>
              <w:rPr>
                <w:b/>
                <w:bCs/>
                <w:color w:val="00B0F0"/>
                <w:lang w:val="uk-UA"/>
              </w:rPr>
            </w:pPr>
          </w:p>
        </w:tc>
      </w:tr>
      <w:tr w:rsidR="3C54EA84" w14:paraId="3D953949" w14:textId="77777777" w:rsidTr="25B890FF">
        <w:trPr>
          <w:trHeight w:val="300"/>
        </w:trPr>
        <w:tc>
          <w:tcPr>
            <w:tcW w:w="8205" w:type="dxa"/>
            <w:tcMar>
              <w:left w:w="105" w:type="dxa"/>
              <w:right w:w="105" w:type="dxa"/>
            </w:tcMar>
          </w:tcPr>
          <w:p w14:paraId="7B4FF9EF" w14:textId="320BFA9B" w:rsidR="3C54EA84" w:rsidRPr="00142CF7" w:rsidRDefault="3C54EA84" w:rsidP="3C54EA84">
            <w:pPr>
              <w:rPr>
                <w:color w:val="000000" w:themeColor="text1"/>
                <w:lang w:val="ru-RU"/>
              </w:rPr>
            </w:pPr>
            <w:r w:rsidRPr="3C54EA84">
              <w:rPr>
                <w:b/>
                <w:bCs/>
                <w:color w:val="000000" w:themeColor="text1"/>
                <w:lang w:val="uk-UA"/>
              </w:rPr>
              <w:t>Q9. Did you live/work abroad before Russia’s full-scale invasion?</w:t>
            </w:r>
          </w:p>
        </w:tc>
        <w:tc>
          <w:tcPr>
            <w:tcW w:w="1125" w:type="dxa"/>
            <w:tcMar>
              <w:left w:w="105" w:type="dxa"/>
              <w:right w:w="105" w:type="dxa"/>
            </w:tcMar>
          </w:tcPr>
          <w:p w14:paraId="6612E92D" w14:textId="4733E7EE" w:rsidR="3C54EA84" w:rsidRDefault="3C54EA84" w:rsidP="3C54EA84">
            <w:pPr>
              <w:rPr>
                <w:color w:val="00B0F0"/>
              </w:rPr>
            </w:pPr>
            <w:r w:rsidRPr="3C54EA84">
              <w:rPr>
                <w:b/>
                <w:bCs/>
                <w:color w:val="00B0F0"/>
                <w:lang w:val="uk-UA"/>
              </w:rPr>
              <w:t>MB</w:t>
            </w:r>
          </w:p>
        </w:tc>
      </w:tr>
      <w:tr w:rsidR="3C54EA84" w14:paraId="6171F47A" w14:textId="77777777" w:rsidTr="25B890FF">
        <w:trPr>
          <w:trHeight w:val="300"/>
        </w:trPr>
        <w:tc>
          <w:tcPr>
            <w:tcW w:w="8205" w:type="dxa"/>
            <w:tcMar>
              <w:left w:w="105" w:type="dxa"/>
              <w:right w:w="105" w:type="dxa"/>
            </w:tcMar>
          </w:tcPr>
          <w:p w14:paraId="21F6CD26" w14:textId="59B216D9" w:rsidR="3C54EA84" w:rsidRPr="00142CF7" w:rsidRDefault="3C54EA84" w:rsidP="3C54EA84">
            <w:pPr>
              <w:rPr>
                <w:color w:val="000000" w:themeColor="text1"/>
                <w:lang w:val="ru-RU"/>
              </w:rPr>
            </w:pPr>
            <w:r w:rsidRPr="3C54EA84">
              <w:rPr>
                <w:color w:val="000000" w:themeColor="text1"/>
                <w:lang w:val="uk-UA"/>
              </w:rPr>
              <w:t>Yes, in the same country where I live now</w:t>
            </w:r>
          </w:p>
        </w:tc>
        <w:tc>
          <w:tcPr>
            <w:tcW w:w="1125" w:type="dxa"/>
            <w:tcMar>
              <w:left w:w="105" w:type="dxa"/>
              <w:right w:w="105" w:type="dxa"/>
            </w:tcMar>
          </w:tcPr>
          <w:p w14:paraId="49C0B919" w14:textId="338DA38B" w:rsidR="3C54EA84" w:rsidRDefault="3C54EA84" w:rsidP="3C54EA84">
            <w:pPr>
              <w:rPr>
                <w:color w:val="000000" w:themeColor="text1"/>
              </w:rPr>
            </w:pPr>
            <w:r w:rsidRPr="3C54EA84">
              <w:rPr>
                <w:color w:val="000000" w:themeColor="text1"/>
                <w:lang w:val="uk-UA"/>
              </w:rPr>
              <w:t>1</w:t>
            </w:r>
          </w:p>
        </w:tc>
      </w:tr>
      <w:tr w:rsidR="3C54EA84" w14:paraId="6A406D6D" w14:textId="77777777" w:rsidTr="25B890FF">
        <w:trPr>
          <w:trHeight w:val="300"/>
        </w:trPr>
        <w:tc>
          <w:tcPr>
            <w:tcW w:w="8205" w:type="dxa"/>
            <w:tcMar>
              <w:left w:w="105" w:type="dxa"/>
              <w:right w:w="105" w:type="dxa"/>
            </w:tcMar>
          </w:tcPr>
          <w:p w14:paraId="5613A008" w14:textId="4CEEA53B" w:rsidR="3C54EA84" w:rsidRDefault="3C54EA84" w:rsidP="3C54EA84">
            <w:pPr>
              <w:rPr>
                <w:color w:val="000000" w:themeColor="text1"/>
              </w:rPr>
            </w:pPr>
            <w:r w:rsidRPr="3C54EA84">
              <w:rPr>
                <w:color w:val="000000" w:themeColor="text1"/>
                <w:lang w:val="uk-UA"/>
              </w:rPr>
              <w:t>Yes, in another country</w:t>
            </w:r>
          </w:p>
        </w:tc>
        <w:tc>
          <w:tcPr>
            <w:tcW w:w="1125" w:type="dxa"/>
            <w:tcMar>
              <w:left w:w="105" w:type="dxa"/>
              <w:right w:w="105" w:type="dxa"/>
            </w:tcMar>
          </w:tcPr>
          <w:p w14:paraId="6F662F6A" w14:textId="543C7C7E" w:rsidR="3C54EA84" w:rsidRDefault="3C54EA84" w:rsidP="3C54EA84">
            <w:pPr>
              <w:rPr>
                <w:color w:val="000000" w:themeColor="text1"/>
              </w:rPr>
            </w:pPr>
            <w:r w:rsidRPr="3C54EA84">
              <w:rPr>
                <w:color w:val="000000" w:themeColor="text1"/>
                <w:lang w:val="uk-UA"/>
              </w:rPr>
              <w:t>2</w:t>
            </w:r>
          </w:p>
        </w:tc>
      </w:tr>
      <w:tr w:rsidR="3C54EA84" w14:paraId="44321C9E" w14:textId="77777777" w:rsidTr="25B890FF">
        <w:trPr>
          <w:trHeight w:val="300"/>
        </w:trPr>
        <w:tc>
          <w:tcPr>
            <w:tcW w:w="8205" w:type="dxa"/>
            <w:tcMar>
              <w:left w:w="105" w:type="dxa"/>
              <w:right w:w="105" w:type="dxa"/>
            </w:tcMar>
          </w:tcPr>
          <w:p w14:paraId="2E6F5DDF" w14:textId="6E049C07" w:rsidR="3C54EA84" w:rsidRDefault="3C54EA84" w:rsidP="3C54EA84">
            <w:pPr>
              <w:rPr>
                <w:color w:val="000000" w:themeColor="text1"/>
              </w:rPr>
            </w:pPr>
            <w:r w:rsidRPr="3C54EA84">
              <w:rPr>
                <w:color w:val="000000" w:themeColor="text1"/>
                <w:lang w:val="uk-UA"/>
              </w:rPr>
              <w:t>No</w:t>
            </w:r>
          </w:p>
        </w:tc>
        <w:tc>
          <w:tcPr>
            <w:tcW w:w="1125" w:type="dxa"/>
            <w:tcMar>
              <w:left w:w="105" w:type="dxa"/>
              <w:right w:w="105" w:type="dxa"/>
            </w:tcMar>
          </w:tcPr>
          <w:p w14:paraId="5ABC4560" w14:textId="379D0B2E" w:rsidR="3C54EA84" w:rsidRDefault="3C54EA84" w:rsidP="3C54EA84">
            <w:pPr>
              <w:rPr>
                <w:color w:val="000000" w:themeColor="text1"/>
              </w:rPr>
            </w:pPr>
            <w:r w:rsidRPr="3C54EA84">
              <w:rPr>
                <w:color w:val="000000" w:themeColor="text1"/>
                <w:lang w:val="uk-UA"/>
              </w:rPr>
              <w:t>3</w:t>
            </w:r>
          </w:p>
        </w:tc>
      </w:tr>
    </w:tbl>
    <w:p w14:paraId="56CE5180" w14:textId="77777777" w:rsidR="00CD770A" w:rsidRPr="00BE1D4A" w:rsidRDefault="00CD770A" w:rsidP="00CD770A">
      <w:pPr>
        <w:rPr>
          <w:lang w:val="uk-UA"/>
        </w:rPr>
      </w:pPr>
    </w:p>
    <w:p w14:paraId="5482B2B0" w14:textId="1AD9B97B" w:rsidR="3AA2F5CB" w:rsidRPr="00142CF7" w:rsidRDefault="3AA2F5CB" w:rsidP="2E395030">
      <w:pPr>
        <w:rPr>
          <w:lang w:val="ru-RU"/>
        </w:rPr>
      </w:pPr>
      <w:r w:rsidRPr="00142CF7">
        <w:rPr>
          <w:lang w:val="ru-RU"/>
        </w:rPr>
        <w:t>310. If 39 = 1 or 2 - Did you work abroad in</w:t>
      </w:r>
      <w:r w:rsidR="18372722" w:rsidRPr="00142CF7">
        <w:rPr>
          <w:lang w:val="ru-RU"/>
        </w:rPr>
        <w:t xml:space="preserve"> 2021</w:t>
      </w:r>
      <w:r w:rsidRPr="00142CF7">
        <w:rPr>
          <w:lang w:val="ru-RU"/>
        </w:rPr>
        <w:t>?</w:t>
      </w:r>
    </w:p>
    <w:p w14:paraId="43A96088" w14:textId="7C0C1011" w:rsidR="3AA2F5CB" w:rsidRDefault="3AA2F5CB" w:rsidP="2E395030">
      <w:pPr>
        <w:pStyle w:val="ListParagraph"/>
        <w:numPr>
          <w:ilvl w:val="0"/>
          <w:numId w:val="1"/>
        </w:numPr>
      </w:pPr>
      <w:r w:rsidRPr="2E395030">
        <w:t>Yes</w:t>
      </w:r>
    </w:p>
    <w:p w14:paraId="0E222617" w14:textId="23D414BA" w:rsidR="3AA2F5CB" w:rsidRDefault="3AA2F5CB" w:rsidP="2E395030">
      <w:pPr>
        <w:pStyle w:val="ListParagraph"/>
        <w:numPr>
          <w:ilvl w:val="0"/>
          <w:numId w:val="1"/>
        </w:numPr>
      </w:pPr>
      <w:r w:rsidRPr="2E395030">
        <w:t>No</w:t>
      </w:r>
    </w:p>
    <w:p w14:paraId="03DEBE2A" w14:textId="5AB871C5" w:rsidR="2E395030" w:rsidRDefault="2E395030" w:rsidP="2E395030">
      <w:pPr>
        <w:rPr>
          <w:lang w:val="uk-UA"/>
        </w:rPr>
      </w:pPr>
    </w:p>
    <w:p w14:paraId="6B5449F6" w14:textId="3287C969" w:rsidR="3AA2F5CB" w:rsidRPr="00142CF7" w:rsidRDefault="19DB2E90" w:rsidP="2E395030">
      <w:pPr>
        <w:rPr>
          <w:lang w:val="ru-RU"/>
        </w:rPr>
      </w:pPr>
      <w:r w:rsidRPr="731C933C">
        <w:rPr>
          <w:lang w:val="ru-RU"/>
        </w:rPr>
        <w:t xml:space="preserve">311. If Z10 = 1, how many months during 2021 </w:t>
      </w:r>
      <w:r w:rsidR="66EAFAE6" w:rsidRPr="731C933C">
        <w:rPr>
          <w:lang w:val="ru-RU"/>
        </w:rPr>
        <w:t xml:space="preserve">did you work abroad? Enter a number from 1 to 12. </w:t>
      </w:r>
      <w:r w:rsidR="13DD5C91" w:rsidRPr="731C933C">
        <w:rPr>
          <w:lang w:val="ru-RU"/>
        </w:rPr>
        <w:t>If you worked for a number of months that is not a whole number, round to the nearest whole number.</w:t>
      </w:r>
    </w:p>
    <w:p w14:paraId="2CD26E57" w14:textId="691AF74D" w:rsidR="2E395030" w:rsidRDefault="2E395030" w:rsidP="2E395030">
      <w:pPr>
        <w:rPr>
          <w:lang w:val="uk-UA"/>
        </w:rPr>
      </w:pPr>
    </w:p>
    <w:tbl>
      <w:tblPr>
        <w:tblStyle w:val="TableGrid"/>
        <w:tblW w:w="9351" w:type="dxa"/>
        <w:tblLook w:val="04A0" w:firstRow="1" w:lastRow="0" w:firstColumn="1" w:lastColumn="0" w:noHBand="0" w:noVBand="1"/>
      </w:tblPr>
      <w:tblGrid>
        <w:gridCol w:w="8217"/>
        <w:gridCol w:w="1134"/>
      </w:tblGrid>
      <w:tr w:rsidR="00CD770A" w:rsidRPr="00BE1D4A" w14:paraId="22939552" w14:textId="77777777" w:rsidTr="34FF7C85">
        <w:tc>
          <w:tcPr>
            <w:tcW w:w="8217" w:type="dxa"/>
          </w:tcPr>
          <w:p w14:paraId="44198DEA" w14:textId="559DFAD3" w:rsidR="00CD770A" w:rsidRPr="00BE1D4A" w:rsidRDefault="129FFC6E" w:rsidP="005A14D8">
            <w:pPr>
              <w:rPr>
                <w:b/>
                <w:bCs/>
                <w:lang w:val="uk-UA"/>
              </w:rPr>
            </w:pPr>
            <w:r w:rsidRPr="34FF7C85">
              <w:rPr>
                <w:b/>
                <w:bCs/>
                <w:lang w:val="uk-UA"/>
              </w:rPr>
              <w:t xml:space="preserve">E3. </w:t>
            </w:r>
            <w:r w:rsidRPr="00DA5146">
              <w:rPr>
                <w:b/>
                <w:bCs/>
                <w:lang w:val="uk-UA"/>
              </w:rPr>
              <w:t xml:space="preserve">Select the statement that best describes your financial situation before </w:t>
            </w:r>
            <w:r w:rsidR="5BA0C632" w:rsidRPr="00DA5146">
              <w:rPr>
                <w:b/>
                <w:bCs/>
                <w:lang w:val="uk-UA"/>
              </w:rPr>
              <w:t>moving from Ukraine</w:t>
            </w:r>
          </w:p>
        </w:tc>
        <w:tc>
          <w:tcPr>
            <w:tcW w:w="1134" w:type="dxa"/>
          </w:tcPr>
          <w:p w14:paraId="236631DC" w14:textId="77777777" w:rsidR="00CD770A" w:rsidRPr="00BE1D4A" w:rsidRDefault="00CD770A" w:rsidP="005A14D8">
            <w:pPr>
              <w:rPr>
                <w:b/>
                <w:bCs/>
                <w:lang w:val="uk-UA"/>
              </w:rPr>
            </w:pPr>
            <w:r w:rsidRPr="00BE1D4A">
              <w:rPr>
                <w:b/>
                <w:bCs/>
                <w:color w:val="00B0F0"/>
                <w:lang w:val="uk-UA"/>
              </w:rPr>
              <w:t>OV</w:t>
            </w:r>
          </w:p>
        </w:tc>
      </w:tr>
      <w:tr w:rsidR="00CD770A" w:rsidRPr="00BE1D4A" w14:paraId="364133DC" w14:textId="77777777" w:rsidTr="34FF7C85">
        <w:tc>
          <w:tcPr>
            <w:tcW w:w="8217" w:type="dxa"/>
          </w:tcPr>
          <w:p w14:paraId="12D440CF" w14:textId="77777777" w:rsidR="00CD770A" w:rsidRPr="00BE1D4A" w:rsidRDefault="00CD770A" w:rsidP="005A14D8">
            <w:pPr>
              <w:rPr>
                <w:lang w:val="uk-UA"/>
              </w:rPr>
            </w:pPr>
            <w:r w:rsidRPr="0074175D">
              <w:rPr>
                <w:lang w:val="uk-UA"/>
              </w:rPr>
              <w:t xml:space="preserve">We </w:t>
            </w:r>
            <w:r>
              <w:rPr>
                <w:lang w:val="uk-UA"/>
              </w:rPr>
              <w:t xml:space="preserve">were </w:t>
            </w:r>
            <w:r w:rsidRPr="0074175D">
              <w:rPr>
                <w:lang w:val="uk-UA"/>
              </w:rPr>
              <w:t>forced to cut back on food</w:t>
            </w:r>
          </w:p>
        </w:tc>
        <w:tc>
          <w:tcPr>
            <w:tcW w:w="1134" w:type="dxa"/>
          </w:tcPr>
          <w:p w14:paraId="73C70CC1" w14:textId="77777777" w:rsidR="00CD770A" w:rsidRPr="00BE1D4A" w:rsidRDefault="00CD770A" w:rsidP="005A14D8">
            <w:pPr>
              <w:rPr>
                <w:lang w:val="uk-UA"/>
              </w:rPr>
            </w:pPr>
            <w:r w:rsidRPr="00BE1D4A">
              <w:rPr>
                <w:lang w:val="uk-UA"/>
              </w:rPr>
              <w:t>1</w:t>
            </w:r>
          </w:p>
        </w:tc>
      </w:tr>
      <w:tr w:rsidR="00CD770A" w:rsidRPr="00BE1D4A" w14:paraId="24E139C3" w14:textId="77777777" w:rsidTr="34FF7C85">
        <w:tc>
          <w:tcPr>
            <w:tcW w:w="8217" w:type="dxa"/>
          </w:tcPr>
          <w:p w14:paraId="7E6F608D" w14:textId="77777777" w:rsidR="00CD770A" w:rsidRDefault="00CD770A" w:rsidP="005A14D8">
            <w:pPr>
              <w:rPr>
                <w:lang w:val="uk-UA"/>
              </w:rPr>
            </w:pPr>
            <w:r w:rsidRPr="00AB70F3">
              <w:rPr>
                <w:lang w:val="uk-UA"/>
              </w:rPr>
              <w:t xml:space="preserve">We </w:t>
            </w:r>
            <w:r>
              <w:rPr>
                <w:lang w:val="uk-UA"/>
              </w:rPr>
              <w:t xml:space="preserve">had enough </w:t>
            </w:r>
            <w:r w:rsidRPr="00AB70F3">
              <w:rPr>
                <w:lang w:val="uk-UA"/>
              </w:rPr>
              <w:t xml:space="preserve">for food, but </w:t>
            </w:r>
            <w:r>
              <w:rPr>
                <w:lang w:val="uk-UA"/>
              </w:rPr>
              <w:t xml:space="preserve">we had to </w:t>
            </w:r>
            <w:r w:rsidRPr="00AB70F3">
              <w:rPr>
                <w:lang w:val="uk-UA"/>
              </w:rPr>
              <w:t>save or borrow for clothes and shoes</w:t>
            </w:r>
          </w:p>
        </w:tc>
        <w:tc>
          <w:tcPr>
            <w:tcW w:w="1134" w:type="dxa"/>
          </w:tcPr>
          <w:p w14:paraId="11D7F511" w14:textId="77777777" w:rsidR="00CD770A" w:rsidRPr="00BE1D4A" w:rsidRDefault="00CD770A" w:rsidP="005A14D8">
            <w:pPr>
              <w:rPr>
                <w:lang w:val="uk-UA"/>
              </w:rPr>
            </w:pPr>
            <w:r>
              <w:rPr>
                <w:lang w:val="uk-UA"/>
              </w:rPr>
              <w:t>2</w:t>
            </w:r>
          </w:p>
        </w:tc>
      </w:tr>
      <w:tr w:rsidR="00CD770A" w:rsidRPr="00BE1D4A" w14:paraId="774E2447" w14:textId="77777777" w:rsidTr="34FF7C85">
        <w:tc>
          <w:tcPr>
            <w:tcW w:w="8217" w:type="dxa"/>
          </w:tcPr>
          <w:p w14:paraId="6F71A43C" w14:textId="77777777" w:rsidR="00CD770A" w:rsidRPr="00BE1D4A" w:rsidRDefault="00CD770A" w:rsidP="005A14D8">
            <w:pPr>
              <w:rPr>
                <w:lang w:val="uk-UA"/>
              </w:rPr>
            </w:pPr>
            <w:r w:rsidRPr="00980872">
              <w:rPr>
                <w:lang w:val="uk-UA"/>
              </w:rPr>
              <w:t xml:space="preserve">We </w:t>
            </w:r>
            <w:r>
              <w:rPr>
                <w:lang w:val="uk-UA"/>
              </w:rPr>
              <w:t xml:space="preserve">had enough </w:t>
            </w:r>
            <w:r w:rsidRPr="00980872">
              <w:rPr>
                <w:lang w:val="uk-UA"/>
              </w:rPr>
              <w:t xml:space="preserve">for food, clothes, and shoes, but to buy, for example, a nice suit, a cell phone, or a vacuum cleaner, </w:t>
            </w:r>
            <w:r>
              <w:rPr>
                <w:lang w:val="uk-UA"/>
              </w:rPr>
              <w:t xml:space="preserve">we had to </w:t>
            </w:r>
            <w:r w:rsidRPr="00980872">
              <w:rPr>
                <w:lang w:val="uk-UA"/>
              </w:rPr>
              <w:t>save or borrow</w:t>
            </w:r>
          </w:p>
        </w:tc>
        <w:tc>
          <w:tcPr>
            <w:tcW w:w="1134" w:type="dxa"/>
          </w:tcPr>
          <w:p w14:paraId="75B68D0D" w14:textId="77777777" w:rsidR="00CD770A" w:rsidRPr="00BE1D4A" w:rsidRDefault="00CD770A" w:rsidP="005A14D8">
            <w:pPr>
              <w:rPr>
                <w:lang w:val="uk-UA"/>
              </w:rPr>
            </w:pPr>
            <w:r>
              <w:rPr>
                <w:lang w:val="uk-UA"/>
              </w:rPr>
              <w:t>3</w:t>
            </w:r>
          </w:p>
        </w:tc>
      </w:tr>
      <w:tr w:rsidR="00CD770A" w:rsidRPr="00BE1D4A" w14:paraId="2B3D944F" w14:textId="77777777" w:rsidTr="34FF7C85">
        <w:tc>
          <w:tcPr>
            <w:tcW w:w="8217" w:type="dxa"/>
          </w:tcPr>
          <w:p w14:paraId="0BD2C20A" w14:textId="77777777" w:rsidR="00CD770A" w:rsidRPr="00BE1D4A" w:rsidRDefault="00CD770A" w:rsidP="005A14D8">
            <w:pPr>
              <w:rPr>
                <w:lang w:val="uk-UA"/>
              </w:rPr>
            </w:pPr>
            <w:r w:rsidRPr="00C35E59">
              <w:rPr>
                <w:lang w:val="uk-UA"/>
              </w:rPr>
              <w:t xml:space="preserve">We </w:t>
            </w:r>
            <w:r>
              <w:rPr>
                <w:lang w:val="uk-UA"/>
              </w:rPr>
              <w:t xml:space="preserve">had enough </w:t>
            </w:r>
            <w:r w:rsidRPr="00C35E59">
              <w:rPr>
                <w:lang w:val="uk-UA"/>
              </w:rPr>
              <w:t xml:space="preserve">for food, clothes, shoes, and other purchases, but to buy more expensive items (such as household appliances), </w:t>
            </w:r>
            <w:r>
              <w:rPr>
                <w:lang w:val="uk-UA"/>
              </w:rPr>
              <w:t xml:space="preserve">we had to </w:t>
            </w:r>
            <w:r w:rsidRPr="00C35E59">
              <w:rPr>
                <w:lang w:val="uk-UA"/>
              </w:rPr>
              <w:t>save or borrow</w:t>
            </w:r>
          </w:p>
        </w:tc>
        <w:tc>
          <w:tcPr>
            <w:tcW w:w="1134" w:type="dxa"/>
          </w:tcPr>
          <w:p w14:paraId="2F6AB20E" w14:textId="77777777" w:rsidR="00CD770A" w:rsidRPr="00BE1D4A" w:rsidRDefault="00CD770A" w:rsidP="005A14D8">
            <w:pPr>
              <w:rPr>
                <w:lang w:val="uk-UA"/>
              </w:rPr>
            </w:pPr>
            <w:r>
              <w:rPr>
                <w:lang w:val="uk-UA"/>
              </w:rPr>
              <w:t>4</w:t>
            </w:r>
          </w:p>
        </w:tc>
      </w:tr>
      <w:tr w:rsidR="00CD770A" w:rsidRPr="00BE1D4A" w14:paraId="49096D0F" w14:textId="77777777" w:rsidTr="34FF7C85">
        <w:tc>
          <w:tcPr>
            <w:tcW w:w="8217" w:type="dxa"/>
          </w:tcPr>
          <w:p w14:paraId="746F70A4" w14:textId="77777777" w:rsidR="00CD770A" w:rsidRPr="00C35E59" w:rsidRDefault="00CD770A" w:rsidP="005A14D8">
            <w:pPr>
              <w:rPr>
                <w:lang w:val="uk-UA"/>
              </w:rPr>
            </w:pPr>
            <w:r w:rsidRPr="00F779F8">
              <w:rPr>
                <w:lang w:val="uk-UA"/>
              </w:rPr>
              <w:t xml:space="preserve">We </w:t>
            </w:r>
            <w:r>
              <w:rPr>
                <w:lang w:val="uk-UA"/>
              </w:rPr>
              <w:t xml:space="preserve">had enough </w:t>
            </w:r>
            <w:r w:rsidRPr="00F779F8">
              <w:rPr>
                <w:lang w:val="uk-UA"/>
              </w:rPr>
              <w:t xml:space="preserve">for food, clothes, shoes, and luxury items, but to buy a car or an apartment, </w:t>
            </w:r>
            <w:r>
              <w:rPr>
                <w:lang w:val="uk-UA"/>
              </w:rPr>
              <w:t xml:space="preserve">we had to </w:t>
            </w:r>
            <w:r w:rsidRPr="00F779F8">
              <w:rPr>
                <w:lang w:val="uk-UA"/>
              </w:rPr>
              <w:t>save up or take out a loan</w:t>
            </w:r>
          </w:p>
        </w:tc>
        <w:tc>
          <w:tcPr>
            <w:tcW w:w="1134" w:type="dxa"/>
          </w:tcPr>
          <w:p w14:paraId="72412A87" w14:textId="77777777" w:rsidR="00CD770A" w:rsidRPr="00BE1D4A" w:rsidRDefault="00CD770A" w:rsidP="005A14D8">
            <w:pPr>
              <w:rPr>
                <w:lang w:val="uk-UA"/>
              </w:rPr>
            </w:pPr>
            <w:r>
              <w:rPr>
                <w:lang w:val="uk-UA"/>
              </w:rPr>
              <w:t>5</w:t>
            </w:r>
          </w:p>
        </w:tc>
      </w:tr>
      <w:tr w:rsidR="00CD770A" w:rsidRPr="00BE1D4A" w14:paraId="0205A3EE" w14:textId="77777777" w:rsidTr="34FF7C85">
        <w:tc>
          <w:tcPr>
            <w:tcW w:w="8217" w:type="dxa"/>
          </w:tcPr>
          <w:p w14:paraId="09A9C792" w14:textId="77777777" w:rsidR="00CD770A" w:rsidRPr="00F779F8" w:rsidRDefault="00CD770A" w:rsidP="005A14D8">
            <w:pPr>
              <w:rPr>
                <w:lang w:val="uk-UA"/>
              </w:rPr>
            </w:pPr>
            <w:r w:rsidRPr="00FA5CA5">
              <w:rPr>
                <w:lang w:val="uk-UA"/>
              </w:rPr>
              <w:t xml:space="preserve">We </w:t>
            </w:r>
            <w:r>
              <w:rPr>
                <w:lang w:val="uk-UA"/>
              </w:rPr>
              <w:t xml:space="preserve">could </w:t>
            </w:r>
            <w:r w:rsidRPr="00FA5CA5">
              <w:rPr>
                <w:lang w:val="uk-UA"/>
              </w:rPr>
              <w:t>buy whatever we needed at any time</w:t>
            </w:r>
          </w:p>
        </w:tc>
        <w:tc>
          <w:tcPr>
            <w:tcW w:w="1134" w:type="dxa"/>
          </w:tcPr>
          <w:p w14:paraId="5159EDD3" w14:textId="77777777" w:rsidR="00CD770A" w:rsidRPr="00BE1D4A" w:rsidRDefault="00CD770A" w:rsidP="005A14D8">
            <w:pPr>
              <w:rPr>
                <w:lang w:val="uk-UA"/>
              </w:rPr>
            </w:pPr>
            <w:r>
              <w:rPr>
                <w:lang w:val="uk-UA"/>
              </w:rPr>
              <w:t>6</w:t>
            </w:r>
          </w:p>
        </w:tc>
      </w:tr>
      <w:tr w:rsidR="00CD770A" w:rsidRPr="00BE1D4A" w14:paraId="3822ABF2" w14:textId="77777777" w:rsidTr="34FF7C85">
        <w:tc>
          <w:tcPr>
            <w:tcW w:w="8217" w:type="dxa"/>
          </w:tcPr>
          <w:p w14:paraId="2D6E80A2" w14:textId="77777777" w:rsidR="00CD770A" w:rsidRPr="00FA5CA5" w:rsidRDefault="00CD770A" w:rsidP="005A14D8">
            <w:pPr>
              <w:rPr>
                <w:lang w:val="uk-UA"/>
              </w:rPr>
            </w:pPr>
            <w:r>
              <w:rPr>
                <w:lang w:val="uk-UA"/>
              </w:rPr>
              <w:t>Refusal to answer</w:t>
            </w:r>
          </w:p>
        </w:tc>
        <w:tc>
          <w:tcPr>
            <w:tcW w:w="1134" w:type="dxa"/>
          </w:tcPr>
          <w:p w14:paraId="03498FEA" w14:textId="77777777" w:rsidR="00CD770A" w:rsidRPr="00BE1D4A" w:rsidRDefault="00CD770A" w:rsidP="005A14D8">
            <w:pPr>
              <w:rPr>
                <w:lang w:val="uk-UA"/>
              </w:rPr>
            </w:pPr>
            <w:r>
              <w:rPr>
                <w:lang w:val="uk-UA"/>
              </w:rPr>
              <w:t>99</w:t>
            </w:r>
          </w:p>
        </w:tc>
      </w:tr>
    </w:tbl>
    <w:p w14:paraId="252B35A4" w14:textId="77777777" w:rsidR="00CD770A" w:rsidRDefault="00CD770A" w:rsidP="00CD770A"/>
    <w:tbl>
      <w:tblPr>
        <w:tblStyle w:val="TableGrid"/>
        <w:tblW w:w="9351" w:type="dxa"/>
        <w:tblLook w:val="04A0" w:firstRow="1" w:lastRow="0" w:firstColumn="1" w:lastColumn="0" w:noHBand="0" w:noVBand="1"/>
      </w:tblPr>
      <w:tblGrid>
        <w:gridCol w:w="8217"/>
        <w:gridCol w:w="1134"/>
      </w:tblGrid>
      <w:tr w:rsidR="00CD770A" w:rsidRPr="00BE1D4A" w14:paraId="7BAE6C8A" w14:textId="77777777" w:rsidTr="25B890FF">
        <w:tc>
          <w:tcPr>
            <w:tcW w:w="8217" w:type="dxa"/>
          </w:tcPr>
          <w:p w14:paraId="05B58D14" w14:textId="77777777" w:rsidR="00CD770A" w:rsidRPr="00BE1D4A" w:rsidRDefault="00CD770A" w:rsidP="005A14D8">
            <w:pPr>
              <w:rPr>
                <w:b/>
                <w:bCs/>
                <w:lang w:val="uk-UA"/>
              </w:rPr>
            </w:pPr>
            <w:r w:rsidRPr="00BE1D4A">
              <w:rPr>
                <w:b/>
                <w:bCs/>
                <w:lang w:val="uk-UA"/>
              </w:rPr>
              <w:t xml:space="preserve">E3. </w:t>
            </w:r>
            <w:r w:rsidRPr="003C40FC">
              <w:rPr>
                <w:b/>
                <w:bCs/>
                <w:lang w:val="uk-UA"/>
              </w:rPr>
              <w:t xml:space="preserve">Select the statement that best </w:t>
            </w:r>
            <w:r>
              <w:rPr>
                <w:b/>
                <w:bCs/>
                <w:lang w:val="uk-UA"/>
              </w:rPr>
              <w:t xml:space="preserve">describes </w:t>
            </w:r>
            <w:r w:rsidRPr="003C40FC">
              <w:rPr>
                <w:b/>
                <w:bCs/>
                <w:lang w:val="uk-UA"/>
              </w:rPr>
              <w:t xml:space="preserve">your </w:t>
            </w:r>
            <w:r>
              <w:rPr>
                <w:b/>
                <w:bCs/>
                <w:lang w:val="uk-UA"/>
              </w:rPr>
              <w:t xml:space="preserve">current </w:t>
            </w:r>
            <w:r w:rsidRPr="003C40FC">
              <w:rPr>
                <w:b/>
                <w:bCs/>
                <w:lang w:val="uk-UA"/>
              </w:rPr>
              <w:t>financial situation</w:t>
            </w:r>
          </w:p>
        </w:tc>
        <w:tc>
          <w:tcPr>
            <w:tcW w:w="1134" w:type="dxa"/>
          </w:tcPr>
          <w:p w14:paraId="20F1EA18" w14:textId="15E70760" w:rsidR="00CD770A" w:rsidRPr="00BE1D4A" w:rsidRDefault="50D8B487" w:rsidP="005A14D8">
            <w:pPr>
              <w:rPr>
                <w:b/>
                <w:bCs/>
                <w:lang w:val="uk-UA"/>
              </w:rPr>
            </w:pPr>
            <w:r w:rsidRPr="25B890FF">
              <w:rPr>
                <w:b/>
                <w:bCs/>
                <w:color w:val="00B0F0"/>
                <w:lang w:val="uk-UA"/>
              </w:rPr>
              <w:t>OV</w:t>
            </w:r>
          </w:p>
        </w:tc>
      </w:tr>
      <w:tr w:rsidR="00CD770A" w:rsidRPr="00BE1D4A" w14:paraId="709F94A4" w14:textId="77777777" w:rsidTr="25B890FF">
        <w:tc>
          <w:tcPr>
            <w:tcW w:w="8217" w:type="dxa"/>
          </w:tcPr>
          <w:p w14:paraId="6D86D175" w14:textId="77777777" w:rsidR="00CD770A" w:rsidRPr="00BE1D4A" w:rsidRDefault="00CD770A" w:rsidP="005A14D8">
            <w:pPr>
              <w:rPr>
                <w:lang w:val="uk-UA"/>
              </w:rPr>
            </w:pPr>
            <w:r w:rsidRPr="0074175D">
              <w:rPr>
                <w:lang w:val="uk-UA"/>
              </w:rPr>
              <w:t>We are forced to cut back on food</w:t>
            </w:r>
          </w:p>
        </w:tc>
        <w:tc>
          <w:tcPr>
            <w:tcW w:w="1134" w:type="dxa"/>
          </w:tcPr>
          <w:p w14:paraId="681E61EC" w14:textId="77777777" w:rsidR="00CD770A" w:rsidRPr="00BE1D4A" w:rsidRDefault="00CD770A" w:rsidP="005A14D8">
            <w:pPr>
              <w:rPr>
                <w:lang w:val="uk-UA"/>
              </w:rPr>
            </w:pPr>
            <w:r w:rsidRPr="00BE1D4A">
              <w:rPr>
                <w:lang w:val="uk-UA"/>
              </w:rPr>
              <w:t>1</w:t>
            </w:r>
          </w:p>
        </w:tc>
      </w:tr>
      <w:tr w:rsidR="00CD770A" w:rsidRPr="00BE1D4A" w14:paraId="19223100" w14:textId="77777777" w:rsidTr="25B890FF">
        <w:tc>
          <w:tcPr>
            <w:tcW w:w="8217" w:type="dxa"/>
          </w:tcPr>
          <w:p w14:paraId="351645B9" w14:textId="77777777" w:rsidR="00CD770A" w:rsidRDefault="00CD770A" w:rsidP="005A14D8">
            <w:pPr>
              <w:rPr>
                <w:lang w:val="uk-UA"/>
              </w:rPr>
            </w:pPr>
            <w:r w:rsidRPr="00AB70F3">
              <w:rPr>
                <w:lang w:val="uk-UA"/>
              </w:rPr>
              <w:t xml:space="preserve">We </w:t>
            </w:r>
            <w:r>
              <w:rPr>
                <w:lang w:val="uk-UA"/>
              </w:rPr>
              <w:t xml:space="preserve">have enough </w:t>
            </w:r>
            <w:r w:rsidRPr="00AB70F3">
              <w:rPr>
                <w:lang w:val="uk-UA"/>
              </w:rPr>
              <w:t xml:space="preserve">for food, but </w:t>
            </w:r>
            <w:r>
              <w:rPr>
                <w:lang w:val="uk-UA"/>
              </w:rPr>
              <w:t xml:space="preserve">we had to </w:t>
            </w:r>
            <w:r w:rsidRPr="00AB70F3">
              <w:rPr>
                <w:lang w:val="uk-UA"/>
              </w:rPr>
              <w:t>save or borrow for clothes and shoes</w:t>
            </w:r>
          </w:p>
        </w:tc>
        <w:tc>
          <w:tcPr>
            <w:tcW w:w="1134" w:type="dxa"/>
          </w:tcPr>
          <w:p w14:paraId="327DA4A6" w14:textId="77777777" w:rsidR="00CD770A" w:rsidRPr="00BE1D4A" w:rsidRDefault="00CD770A" w:rsidP="005A14D8">
            <w:pPr>
              <w:rPr>
                <w:lang w:val="uk-UA"/>
              </w:rPr>
            </w:pPr>
            <w:r>
              <w:rPr>
                <w:lang w:val="uk-UA"/>
              </w:rPr>
              <w:t>2</w:t>
            </w:r>
          </w:p>
        </w:tc>
      </w:tr>
      <w:tr w:rsidR="00CD770A" w:rsidRPr="00BE1D4A" w14:paraId="426ECB72" w14:textId="77777777" w:rsidTr="25B890FF">
        <w:tc>
          <w:tcPr>
            <w:tcW w:w="8217" w:type="dxa"/>
          </w:tcPr>
          <w:p w14:paraId="4FBE856C" w14:textId="77777777" w:rsidR="00CD770A" w:rsidRPr="00BE1D4A" w:rsidRDefault="00CD770A" w:rsidP="005A14D8">
            <w:pPr>
              <w:rPr>
                <w:lang w:val="uk-UA"/>
              </w:rPr>
            </w:pPr>
            <w:r w:rsidRPr="00980872">
              <w:rPr>
                <w:lang w:val="uk-UA"/>
              </w:rPr>
              <w:t xml:space="preserve">We </w:t>
            </w:r>
            <w:r>
              <w:rPr>
                <w:lang w:val="uk-UA"/>
              </w:rPr>
              <w:t xml:space="preserve">have enough </w:t>
            </w:r>
            <w:r w:rsidRPr="00980872">
              <w:rPr>
                <w:lang w:val="uk-UA"/>
              </w:rPr>
              <w:t>for food, clothes, and shoes, but to buy, for example, a nice suit, a cell phone, or a vacuum cleaner, we have to save or borrow</w:t>
            </w:r>
          </w:p>
        </w:tc>
        <w:tc>
          <w:tcPr>
            <w:tcW w:w="1134" w:type="dxa"/>
          </w:tcPr>
          <w:p w14:paraId="5B115175" w14:textId="77777777" w:rsidR="00CD770A" w:rsidRPr="00BE1D4A" w:rsidRDefault="00CD770A" w:rsidP="005A14D8">
            <w:pPr>
              <w:rPr>
                <w:lang w:val="uk-UA"/>
              </w:rPr>
            </w:pPr>
            <w:r>
              <w:rPr>
                <w:lang w:val="uk-UA"/>
              </w:rPr>
              <w:t>3</w:t>
            </w:r>
          </w:p>
        </w:tc>
      </w:tr>
      <w:tr w:rsidR="00CD770A" w:rsidRPr="00BE1D4A" w14:paraId="0E5BBDC7" w14:textId="77777777" w:rsidTr="25B890FF">
        <w:tc>
          <w:tcPr>
            <w:tcW w:w="8217" w:type="dxa"/>
          </w:tcPr>
          <w:p w14:paraId="2F7FBB5E" w14:textId="77777777" w:rsidR="00CD770A" w:rsidRPr="00BE1D4A" w:rsidRDefault="00CD770A" w:rsidP="005A14D8">
            <w:pPr>
              <w:rPr>
                <w:lang w:val="uk-UA"/>
              </w:rPr>
            </w:pPr>
            <w:r w:rsidRPr="00C35E59">
              <w:rPr>
                <w:lang w:val="uk-UA"/>
              </w:rPr>
              <w:lastRenderedPageBreak/>
              <w:t xml:space="preserve">We </w:t>
            </w:r>
            <w:r>
              <w:rPr>
                <w:lang w:val="uk-UA"/>
              </w:rPr>
              <w:t xml:space="preserve">have enough </w:t>
            </w:r>
            <w:r w:rsidRPr="00C35E59">
              <w:rPr>
                <w:lang w:val="uk-UA"/>
              </w:rPr>
              <w:t>for food, clothes, shoes, and other purchases, but to buy more expensive items (such as household appliances), we have to save or borrow</w:t>
            </w:r>
          </w:p>
        </w:tc>
        <w:tc>
          <w:tcPr>
            <w:tcW w:w="1134" w:type="dxa"/>
          </w:tcPr>
          <w:p w14:paraId="5243CEA7" w14:textId="77777777" w:rsidR="00CD770A" w:rsidRPr="00BE1D4A" w:rsidRDefault="00CD770A" w:rsidP="005A14D8">
            <w:pPr>
              <w:rPr>
                <w:lang w:val="uk-UA"/>
              </w:rPr>
            </w:pPr>
            <w:r>
              <w:rPr>
                <w:lang w:val="uk-UA"/>
              </w:rPr>
              <w:t>4</w:t>
            </w:r>
          </w:p>
        </w:tc>
      </w:tr>
      <w:tr w:rsidR="00CD770A" w:rsidRPr="00BE1D4A" w14:paraId="099DBFF6" w14:textId="77777777" w:rsidTr="25B890FF">
        <w:tc>
          <w:tcPr>
            <w:tcW w:w="8217" w:type="dxa"/>
          </w:tcPr>
          <w:p w14:paraId="708C3E5A" w14:textId="77777777" w:rsidR="00CD770A" w:rsidRPr="00C35E59" w:rsidRDefault="00CD770A" w:rsidP="005A14D8">
            <w:pPr>
              <w:rPr>
                <w:lang w:val="uk-UA"/>
              </w:rPr>
            </w:pPr>
            <w:r w:rsidRPr="00F779F8">
              <w:rPr>
                <w:lang w:val="uk-UA"/>
              </w:rPr>
              <w:t xml:space="preserve">We </w:t>
            </w:r>
            <w:r>
              <w:rPr>
                <w:lang w:val="uk-UA"/>
              </w:rPr>
              <w:t xml:space="preserve">have enough </w:t>
            </w:r>
            <w:r w:rsidRPr="00F779F8">
              <w:rPr>
                <w:lang w:val="uk-UA"/>
              </w:rPr>
              <w:t>for food, clothes, shoes, and expensive items, but to buy a car or an apartment, we have to save or borrow</w:t>
            </w:r>
          </w:p>
        </w:tc>
        <w:tc>
          <w:tcPr>
            <w:tcW w:w="1134" w:type="dxa"/>
          </w:tcPr>
          <w:p w14:paraId="4F40F256" w14:textId="77777777" w:rsidR="00CD770A" w:rsidRPr="00BE1D4A" w:rsidRDefault="00CD770A" w:rsidP="005A14D8">
            <w:pPr>
              <w:rPr>
                <w:lang w:val="uk-UA"/>
              </w:rPr>
            </w:pPr>
            <w:r>
              <w:rPr>
                <w:lang w:val="uk-UA"/>
              </w:rPr>
              <w:t>5</w:t>
            </w:r>
          </w:p>
        </w:tc>
      </w:tr>
      <w:tr w:rsidR="00CD770A" w:rsidRPr="00BE1D4A" w14:paraId="2A10EA55" w14:textId="77777777" w:rsidTr="25B890FF">
        <w:tc>
          <w:tcPr>
            <w:tcW w:w="8217" w:type="dxa"/>
          </w:tcPr>
          <w:p w14:paraId="03D9F75E" w14:textId="77777777" w:rsidR="00CD770A" w:rsidRPr="00F779F8" w:rsidRDefault="00CD770A" w:rsidP="005A14D8">
            <w:pPr>
              <w:rPr>
                <w:lang w:val="uk-UA"/>
              </w:rPr>
            </w:pPr>
            <w:r w:rsidRPr="00FA5CA5">
              <w:rPr>
                <w:lang w:val="uk-UA"/>
              </w:rPr>
              <w:t xml:space="preserve">We </w:t>
            </w:r>
            <w:r>
              <w:rPr>
                <w:lang w:val="uk-UA"/>
              </w:rPr>
              <w:t xml:space="preserve">can </w:t>
            </w:r>
            <w:r w:rsidRPr="00FA5CA5">
              <w:rPr>
                <w:lang w:val="uk-UA"/>
              </w:rPr>
              <w:t>buy everything we need at any time</w:t>
            </w:r>
          </w:p>
        </w:tc>
        <w:tc>
          <w:tcPr>
            <w:tcW w:w="1134" w:type="dxa"/>
          </w:tcPr>
          <w:p w14:paraId="5BF39110" w14:textId="77777777" w:rsidR="00CD770A" w:rsidRPr="00BE1D4A" w:rsidRDefault="00CD770A" w:rsidP="005A14D8">
            <w:pPr>
              <w:rPr>
                <w:lang w:val="uk-UA"/>
              </w:rPr>
            </w:pPr>
            <w:r>
              <w:rPr>
                <w:lang w:val="uk-UA"/>
              </w:rPr>
              <w:t>6</w:t>
            </w:r>
          </w:p>
        </w:tc>
      </w:tr>
      <w:tr w:rsidR="00CD770A" w:rsidRPr="00BE1D4A" w14:paraId="5CCB9C93" w14:textId="77777777" w:rsidTr="25B890FF">
        <w:tc>
          <w:tcPr>
            <w:tcW w:w="8217" w:type="dxa"/>
          </w:tcPr>
          <w:p w14:paraId="65FA7859" w14:textId="77777777" w:rsidR="00CD770A" w:rsidRPr="00FA5CA5" w:rsidRDefault="00CD770A" w:rsidP="005A14D8">
            <w:pPr>
              <w:rPr>
                <w:lang w:val="uk-UA"/>
              </w:rPr>
            </w:pPr>
            <w:r>
              <w:rPr>
                <w:lang w:val="uk-UA"/>
              </w:rPr>
              <w:t>Refusal to answer</w:t>
            </w:r>
          </w:p>
        </w:tc>
        <w:tc>
          <w:tcPr>
            <w:tcW w:w="1134" w:type="dxa"/>
          </w:tcPr>
          <w:p w14:paraId="54E7D462" w14:textId="77777777" w:rsidR="00CD770A" w:rsidRPr="00BE1D4A" w:rsidRDefault="00CD770A" w:rsidP="005A14D8">
            <w:pPr>
              <w:rPr>
                <w:lang w:val="uk-UA"/>
              </w:rPr>
            </w:pPr>
            <w:r>
              <w:rPr>
                <w:lang w:val="uk-UA"/>
              </w:rPr>
              <w:t>99</w:t>
            </w:r>
          </w:p>
        </w:tc>
      </w:tr>
    </w:tbl>
    <w:p w14:paraId="01F52F7E" w14:textId="3B080513" w:rsidR="00CD770A" w:rsidRDefault="00CD770A" w:rsidP="6FD2E594"/>
    <w:tbl>
      <w:tblPr>
        <w:tblStyle w:val="TableGrid"/>
        <w:tblW w:w="9485" w:type="dxa"/>
        <w:tblLook w:val="04A0" w:firstRow="1" w:lastRow="0" w:firstColumn="1" w:lastColumn="0" w:noHBand="0" w:noVBand="1"/>
      </w:tblPr>
      <w:tblGrid>
        <w:gridCol w:w="7025"/>
        <w:gridCol w:w="1185"/>
        <w:gridCol w:w="1275"/>
      </w:tblGrid>
      <w:tr w:rsidR="637DE64A" w:rsidRPr="008C7476" w14:paraId="7F90D839" w14:textId="77777777" w:rsidTr="7B81375D">
        <w:trPr>
          <w:trHeight w:val="300"/>
        </w:trPr>
        <w:tc>
          <w:tcPr>
            <w:tcW w:w="7025" w:type="dxa"/>
            <w:shd w:val="clear" w:color="auto" w:fill="E2EFD9" w:themeFill="accent6" w:themeFillTint="33"/>
          </w:tcPr>
          <w:p w14:paraId="69E4BA0E" w14:textId="45CAC64C" w:rsidR="637DE64A" w:rsidRDefault="6192F234" w:rsidP="2A40170C">
            <w:pPr>
              <w:rPr>
                <w:b/>
                <w:bCs/>
                <w:lang w:val="uk-UA"/>
              </w:rPr>
            </w:pPr>
            <w:r w:rsidRPr="7B81375D">
              <w:rPr>
                <w:b/>
                <w:bCs/>
                <w:lang w:val="uk-UA"/>
              </w:rPr>
              <w:t>E4</w:t>
            </w:r>
            <w:r w:rsidR="18FBF5FD" w:rsidRPr="7B81375D">
              <w:rPr>
                <w:b/>
                <w:bCs/>
                <w:lang w:val="uk-UA"/>
              </w:rPr>
              <w:t>.</w:t>
            </w:r>
            <w:r w:rsidR="3796124C" w:rsidRPr="7B81375D">
              <w:rPr>
                <w:b/>
                <w:bCs/>
                <w:lang w:val="uk-UA"/>
              </w:rPr>
              <w:t xml:space="preserve">1 </w:t>
            </w:r>
            <w:r w:rsidR="464A3470" w:rsidRPr="7B81375D">
              <w:rPr>
                <w:b/>
                <w:bCs/>
                <w:lang w:val="ru-RU"/>
              </w:rPr>
              <w:t xml:space="preserve">When it comes to your family’s monthly budget in </w:t>
            </w:r>
            <w:r w:rsidR="464A3470" w:rsidRPr="7B81375D">
              <w:rPr>
                <w:b/>
                <w:bCs/>
                <w:color w:val="00B0F0"/>
                <w:lang w:val="uk-UA"/>
              </w:rPr>
              <w:t>[_filling_from_S5]</w:t>
            </w:r>
            <w:r w:rsidR="25E8ECAF" w:rsidRPr="7B81375D">
              <w:rPr>
                <w:b/>
                <w:bCs/>
                <w:lang w:val="uk-UA"/>
              </w:rPr>
              <w:t xml:space="preserve">, </w:t>
            </w:r>
            <w:r w:rsidR="2F435C03" w:rsidRPr="7B81375D">
              <w:rPr>
                <w:b/>
                <w:bCs/>
                <w:lang w:val="uk-UA"/>
              </w:rPr>
              <w:t xml:space="preserve">what sources of </w:t>
            </w:r>
            <w:r w:rsidR="3EE1C034" w:rsidRPr="7B81375D">
              <w:rPr>
                <w:b/>
                <w:bCs/>
                <w:lang w:val="uk-UA"/>
              </w:rPr>
              <w:t xml:space="preserve">income </w:t>
            </w:r>
            <w:r w:rsidR="2F435C03" w:rsidRPr="7B81375D">
              <w:rPr>
                <w:b/>
                <w:bCs/>
                <w:lang w:val="uk-UA"/>
              </w:rPr>
              <w:t>make up that budget</w:t>
            </w:r>
            <w:r w:rsidR="391558C2" w:rsidRPr="7B81375D">
              <w:rPr>
                <w:b/>
                <w:bCs/>
                <w:lang w:val="uk-UA"/>
              </w:rPr>
              <w:t xml:space="preserve">? </w:t>
            </w:r>
          </w:p>
          <w:p w14:paraId="63AF006F" w14:textId="593196F6" w:rsidR="374A5B72" w:rsidRPr="00142CF7" w:rsidRDefault="374A5B72" w:rsidP="2A40170C">
            <w:pPr>
              <w:rPr>
                <w:i/>
                <w:iCs/>
                <w:lang w:val="ru-RU"/>
              </w:rPr>
            </w:pPr>
            <w:r w:rsidRPr="00142CF7">
              <w:rPr>
                <w:i/>
                <w:iCs/>
                <w:lang w:val="ru-RU"/>
              </w:rPr>
              <w:t xml:space="preserve">Include all payments received by you and family members </w:t>
            </w:r>
            <w:r w:rsidR="28624E77" w:rsidRPr="00142CF7">
              <w:rPr>
                <w:i/>
                <w:iCs/>
                <w:lang w:val="ru-RU"/>
              </w:rPr>
              <w:t xml:space="preserve">currently </w:t>
            </w:r>
            <w:r w:rsidRPr="00142CF7">
              <w:rPr>
                <w:i/>
                <w:iCs/>
                <w:lang w:val="ru-RU"/>
              </w:rPr>
              <w:t>living with you</w:t>
            </w:r>
          </w:p>
          <w:p w14:paraId="387F1FE8" w14:textId="6AFB2375" w:rsidR="0EF90A17" w:rsidRDefault="418CB732" w:rsidP="2A40170C">
            <w:pPr>
              <w:rPr>
                <w:b/>
                <w:bCs/>
                <w:lang w:val="uk-UA"/>
              </w:rPr>
            </w:pPr>
            <w:r w:rsidRPr="7B81375D">
              <w:rPr>
                <w:b/>
                <w:bCs/>
                <w:lang w:val="uk-UA"/>
              </w:rPr>
              <w:t xml:space="preserve">E4.2 What percentage </w:t>
            </w:r>
            <w:r w:rsidR="6FC43587" w:rsidRPr="7B81375D">
              <w:rPr>
                <w:b/>
                <w:bCs/>
                <w:lang w:val="uk-UA"/>
              </w:rPr>
              <w:t xml:space="preserve">of your monthly budget </w:t>
            </w:r>
            <w:r w:rsidR="27B0019A" w:rsidRPr="7B81375D">
              <w:rPr>
                <w:b/>
                <w:bCs/>
                <w:lang w:val="uk-UA"/>
              </w:rPr>
              <w:t xml:space="preserve">does </w:t>
            </w:r>
            <w:r w:rsidR="0031E68B" w:rsidRPr="7B81375D">
              <w:rPr>
                <w:b/>
                <w:bCs/>
                <w:lang w:val="uk-UA"/>
              </w:rPr>
              <w:t xml:space="preserve">each of these </w:t>
            </w:r>
            <w:r w:rsidR="3EE1C034" w:rsidRPr="7B81375D">
              <w:rPr>
                <w:b/>
                <w:bCs/>
                <w:lang w:val="uk-UA"/>
              </w:rPr>
              <w:t xml:space="preserve">items </w:t>
            </w:r>
            <w:r w:rsidR="27B0019A" w:rsidRPr="7B81375D">
              <w:rPr>
                <w:b/>
                <w:bCs/>
                <w:lang w:val="uk-UA"/>
              </w:rPr>
              <w:t>account for</w:t>
            </w:r>
            <w:r w:rsidRPr="7B81375D">
              <w:rPr>
                <w:b/>
                <w:bCs/>
                <w:lang w:val="uk-UA"/>
              </w:rPr>
              <w:t>?</w:t>
            </w:r>
          </w:p>
          <w:p w14:paraId="25F231E9" w14:textId="158CD2FA" w:rsidR="637DE64A" w:rsidRPr="00142CF7" w:rsidRDefault="22E33D3D" w:rsidP="2A40170C">
            <w:pPr>
              <w:rPr>
                <w:b/>
                <w:bCs/>
                <w:i/>
                <w:iCs/>
                <w:lang w:val="ru-RU"/>
              </w:rPr>
            </w:pPr>
            <w:r w:rsidRPr="00142CF7">
              <w:rPr>
                <w:i/>
                <w:iCs/>
                <w:lang w:val="ru-RU"/>
              </w:rPr>
              <w:t xml:space="preserve"> </w:t>
            </w:r>
            <w:r w:rsidR="5C4DF97E" w:rsidRPr="00142CF7">
              <w:rPr>
                <w:i/>
                <w:iCs/>
                <w:lang w:val="ru-RU"/>
              </w:rPr>
              <w:t xml:space="preserve">Please indicate, at least approximately, the percentage of each payment in your total monthly income. </w:t>
            </w:r>
          </w:p>
        </w:tc>
        <w:tc>
          <w:tcPr>
            <w:tcW w:w="1185" w:type="dxa"/>
            <w:shd w:val="clear" w:color="auto" w:fill="E2EFD9" w:themeFill="accent6" w:themeFillTint="33"/>
          </w:tcPr>
          <w:p w14:paraId="3922737D" w14:textId="66AFEF14" w:rsidR="73ADE805" w:rsidRDefault="73ADE805" w:rsidP="2A40170C">
            <w:pPr>
              <w:rPr>
                <w:b/>
                <w:bCs/>
                <w:color w:val="00B0F0"/>
                <w:lang w:val="uk-UA"/>
              </w:rPr>
            </w:pPr>
            <w:r w:rsidRPr="2A40170C">
              <w:rPr>
                <w:b/>
                <w:bCs/>
                <w:color w:val="00B0F0"/>
                <w:lang w:val="uk-UA"/>
              </w:rPr>
              <w:t>E4.1</w:t>
            </w:r>
          </w:p>
          <w:p w14:paraId="3EABFDFE" w14:textId="1310F3A9" w:rsidR="73ADE805" w:rsidRDefault="73ADE805" w:rsidP="2A40170C">
            <w:pPr>
              <w:rPr>
                <w:b/>
                <w:bCs/>
                <w:color w:val="00B0F0"/>
                <w:lang w:val="uk-UA"/>
              </w:rPr>
            </w:pPr>
            <w:r w:rsidRPr="2A40170C">
              <w:rPr>
                <w:b/>
                <w:bCs/>
                <w:color w:val="00B0F0"/>
                <w:lang w:val="uk-UA"/>
              </w:rPr>
              <w:t>MB</w:t>
            </w:r>
          </w:p>
        </w:tc>
        <w:tc>
          <w:tcPr>
            <w:tcW w:w="1275" w:type="dxa"/>
            <w:shd w:val="clear" w:color="auto" w:fill="E2EFD9" w:themeFill="accent6" w:themeFillTint="33"/>
          </w:tcPr>
          <w:p w14:paraId="61ACCC2F" w14:textId="520F4124" w:rsidR="637DE64A" w:rsidRDefault="73ADE805" w:rsidP="2A40170C">
            <w:pPr>
              <w:rPr>
                <w:b/>
                <w:bCs/>
                <w:color w:val="00B0F0"/>
                <w:lang w:val="uk-UA"/>
              </w:rPr>
            </w:pPr>
            <w:r w:rsidRPr="2A40170C">
              <w:rPr>
                <w:b/>
                <w:bCs/>
                <w:color w:val="00B0F0"/>
                <w:lang w:val="uk-UA"/>
              </w:rPr>
              <w:t>E4.2</w:t>
            </w:r>
            <w:r w:rsidR="03C0ECCE" w:rsidRPr="2A40170C">
              <w:rPr>
                <w:b/>
                <w:bCs/>
                <w:color w:val="00B0F0"/>
                <w:lang w:val="uk-UA"/>
              </w:rPr>
              <w:t xml:space="preserve">. </w:t>
            </w:r>
          </w:p>
          <w:p w14:paraId="6F29577C" w14:textId="4B774249" w:rsidR="637DE64A" w:rsidRDefault="03C0ECCE" w:rsidP="2A40170C">
            <w:pPr>
              <w:rPr>
                <w:b/>
                <w:bCs/>
                <w:color w:val="00B0F0"/>
                <w:lang w:val="uk-UA"/>
              </w:rPr>
            </w:pPr>
            <w:r w:rsidRPr="2A40170C">
              <w:rPr>
                <w:b/>
                <w:bCs/>
                <w:color w:val="00B0F0"/>
                <w:lang w:val="uk-UA"/>
              </w:rPr>
              <w:t xml:space="preserve">Only options selected in E4.1 </w:t>
            </w:r>
            <w:r w:rsidR="3A7181AA" w:rsidRPr="2A40170C">
              <w:rPr>
                <w:b/>
                <w:bCs/>
                <w:color w:val="00B0F0"/>
                <w:lang w:val="uk-UA"/>
              </w:rPr>
              <w:t xml:space="preserve"> Total = 100%</w:t>
            </w:r>
          </w:p>
        </w:tc>
      </w:tr>
      <w:tr w:rsidR="637DE64A" w14:paraId="53B631F0" w14:textId="77777777" w:rsidTr="7B81375D">
        <w:trPr>
          <w:trHeight w:val="300"/>
        </w:trPr>
        <w:tc>
          <w:tcPr>
            <w:tcW w:w="7025" w:type="dxa"/>
            <w:shd w:val="clear" w:color="auto" w:fill="E2EFD9" w:themeFill="accent6" w:themeFillTint="33"/>
          </w:tcPr>
          <w:p w14:paraId="737741E3" w14:textId="145AE574" w:rsidR="637DE64A" w:rsidRDefault="3A7181AA" w:rsidP="637DE64A">
            <w:pPr>
              <w:rPr>
                <w:lang w:val="uk-UA"/>
              </w:rPr>
            </w:pPr>
            <w:r w:rsidRPr="2A40170C">
              <w:rPr>
                <w:lang w:val="uk-UA"/>
              </w:rPr>
              <w:t xml:space="preserve">Salary </w:t>
            </w:r>
            <w:r w:rsidR="712695AF" w:rsidRPr="2A40170C">
              <w:rPr>
                <w:lang w:val="uk-UA"/>
              </w:rPr>
              <w:t xml:space="preserve">or business income </w:t>
            </w:r>
            <w:r w:rsidR="4235AF00" w:rsidRPr="2A40170C">
              <w:rPr>
                <w:lang w:val="uk-UA"/>
              </w:rPr>
              <w:t>from Ukraine</w:t>
            </w:r>
          </w:p>
        </w:tc>
        <w:tc>
          <w:tcPr>
            <w:tcW w:w="1185" w:type="dxa"/>
            <w:shd w:val="clear" w:color="auto" w:fill="E2EFD9" w:themeFill="accent6" w:themeFillTint="33"/>
          </w:tcPr>
          <w:p w14:paraId="17B71AF9" w14:textId="4E48C7F2" w:rsidR="09071283" w:rsidRDefault="09071283" w:rsidP="2A40170C">
            <w:pPr>
              <w:jc w:val="center"/>
              <w:rPr>
                <w:lang w:val="uk-UA"/>
              </w:rPr>
            </w:pPr>
            <w:r w:rsidRPr="2A40170C">
              <w:rPr>
                <w:lang w:val="uk-UA"/>
              </w:rPr>
              <w:t>1</w:t>
            </w:r>
          </w:p>
        </w:tc>
        <w:tc>
          <w:tcPr>
            <w:tcW w:w="1275" w:type="dxa"/>
            <w:shd w:val="clear" w:color="auto" w:fill="E2EFD9" w:themeFill="accent6" w:themeFillTint="33"/>
          </w:tcPr>
          <w:p w14:paraId="4A3FFDF0" w14:textId="56755C61" w:rsidR="637DE64A" w:rsidRDefault="637DE64A" w:rsidP="2A40170C">
            <w:pPr>
              <w:jc w:val="center"/>
              <w:rPr>
                <w:lang w:val="uk-UA"/>
              </w:rPr>
            </w:pPr>
          </w:p>
        </w:tc>
      </w:tr>
      <w:tr w:rsidR="637DE64A" w14:paraId="56FAFDCD" w14:textId="77777777" w:rsidTr="7B81375D">
        <w:trPr>
          <w:trHeight w:val="300"/>
        </w:trPr>
        <w:tc>
          <w:tcPr>
            <w:tcW w:w="7025" w:type="dxa"/>
            <w:shd w:val="clear" w:color="auto" w:fill="E2EFD9" w:themeFill="accent6" w:themeFillTint="33"/>
          </w:tcPr>
          <w:p w14:paraId="519F0E6E" w14:textId="184C6A04" w:rsidR="637DE64A" w:rsidRDefault="4235AF00" w:rsidP="2A40170C">
            <w:pPr>
              <w:rPr>
                <w:lang w:val="uk-UA"/>
              </w:rPr>
            </w:pPr>
            <w:r w:rsidRPr="2A40170C">
              <w:rPr>
                <w:lang w:val="uk-UA"/>
              </w:rPr>
              <w:t xml:space="preserve">Salary </w:t>
            </w:r>
            <w:r w:rsidR="33D47413" w:rsidRPr="2A40170C">
              <w:rPr>
                <w:lang w:val="uk-UA"/>
              </w:rPr>
              <w:t xml:space="preserve">or business income </w:t>
            </w:r>
            <w:r w:rsidR="369D65B0" w:rsidRPr="2A40170C">
              <w:rPr>
                <w:lang w:val="uk-UA"/>
              </w:rPr>
              <w:t xml:space="preserve">NOT </w:t>
            </w:r>
            <w:r w:rsidRPr="2A40170C">
              <w:rPr>
                <w:lang w:val="uk-UA"/>
              </w:rPr>
              <w:t>from Ukraine</w:t>
            </w:r>
          </w:p>
        </w:tc>
        <w:tc>
          <w:tcPr>
            <w:tcW w:w="1185" w:type="dxa"/>
            <w:shd w:val="clear" w:color="auto" w:fill="E2EFD9" w:themeFill="accent6" w:themeFillTint="33"/>
          </w:tcPr>
          <w:p w14:paraId="186BA633" w14:textId="084CCB9F" w:rsidR="7997673A" w:rsidRDefault="7997673A" w:rsidP="2A40170C">
            <w:pPr>
              <w:jc w:val="center"/>
              <w:rPr>
                <w:lang w:val="uk-UA"/>
              </w:rPr>
            </w:pPr>
            <w:r w:rsidRPr="2A40170C">
              <w:rPr>
                <w:lang w:val="uk-UA"/>
              </w:rPr>
              <w:t>2</w:t>
            </w:r>
          </w:p>
        </w:tc>
        <w:tc>
          <w:tcPr>
            <w:tcW w:w="1275" w:type="dxa"/>
            <w:shd w:val="clear" w:color="auto" w:fill="E2EFD9" w:themeFill="accent6" w:themeFillTint="33"/>
          </w:tcPr>
          <w:p w14:paraId="567C168B" w14:textId="40BD7755" w:rsidR="637DE64A" w:rsidRDefault="637DE64A" w:rsidP="2A40170C">
            <w:pPr>
              <w:jc w:val="center"/>
              <w:rPr>
                <w:lang w:val="uk-UA"/>
              </w:rPr>
            </w:pPr>
          </w:p>
        </w:tc>
      </w:tr>
      <w:tr w:rsidR="637DE64A" w14:paraId="3638889F" w14:textId="77777777" w:rsidTr="7B81375D">
        <w:trPr>
          <w:trHeight w:val="300"/>
        </w:trPr>
        <w:tc>
          <w:tcPr>
            <w:tcW w:w="7025" w:type="dxa"/>
            <w:shd w:val="clear" w:color="auto" w:fill="E2EFD9" w:themeFill="accent6" w:themeFillTint="33"/>
          </w:tcPr>
          <w:p w14:paraId="47F9D19C" w14:textId="50BE2B83" w:rsidR="637DE64A" w:rsidRDefault="4235AF00" w:rsidP="637DE64A">
            <w:pPr>
              <w:rPr>
                <w:lang w:val="uk-UA"/>
              </w:rPr>
            </w:pPr>
            <w:r w:rsidRPr="2A40170C">
              <w:rPr>
                <w:lang w:val="uk-UA"/>
              </w:rPr>
              <w:t>Pension</w:t>
            </w:r>
            <w:r w:rsidR="275B8624" w:rsidRPr="2A40170C">
              <w:rPr>
                <w:lang w:val="uk-UA"/>
              </w:rPr>
              <w:t>, scholarship</w:t>
            </w:r>
            <w:r w:rsidR="5258EA14" w:rsidRPr="2A40170C">
              <w:rPr>
                <w:lang w:val="uk-UA"/>
              </w:rPr>
              <w:t>, child benefits</w:t>
            </w:r>
            <w:r w:rsidRPr="2A40170C">
              <w:rPr>
                <w:lang w:val="uk-UA"/>
              </w:rPr>
              <w:t>, and other social benefits from Ukraine</w:t>
            </w:r>
          </w:p>
        </w:tc>
        <w:tc>
          <w:tcPr>
            <w:tcW w:w="1185" w:type="dxa"/>
            <w:shd w:val="clear" w:color="auto" w:fill="E2EFD9" w:themeFill="accent6" w:themeFillTint="33"/>
          </w:tcPr>
          <w:p w14:paraId="4C38E232" w14:textId="53A23874" w:rsidR="7997673A" w:rsidRDefault="7997673A" w:rsidP="2A40170C">
            <w:pPr>
              <w:jc w:val="center"/>
              <w:rPr>
                <w:lang w:val="uk-UA"/>
              </w:rPr>
            </w:pPr>
            <w:r w:rsidRPr="2A40170C">
              <w:rPr>
                <w:lang w:val="uk-UA"/>
              </w:rPr>
              <w:t>3</w:t>
            </w:r>
          </w:p>
        </w:tc>
        <w:tc>
          <w:tcPr>
            <w:tcW w:w="1275" w:type="dxa"/>
            <w:shd w:val="clear" w:color="auto" w:fill="E2EFD9" w:themeFill="accent6" w:themeFillTint="33"/>
          </w:tcPr>
          <w:p w14:paraId="621A22C1" w14:textId="44167DA0" w:rsidR="637DE64A" w:rsidRDefault="637DE64A" w:rsidP="2A40170C">
            <w:pPr>
              <w:jc w:val="center"/>
              <w:rPr>
                <w:lang w:val="uk-UA"/>
              </w:rPr>
            </w:pPr>
          </w:p>
        </w:tc>
      </w:tr>
      <w:tr w:rsidR="637DE64A" w14:paraId="737B7AE3" w14:textId="77777777" w:rsidTr="7B81375D">
        <w:trPr>
          <w:trHeight w:val="300"/>
        </w:trPr>
        <w:tc>
          <w:tcPr>
            <w:tcW w:w="7025" w:type="dxa"/>
            <w:shd w:val="clear" w:color="auto" w:fill="E2EFD9" w:themeFill="accent6" w:themeFillTint="33"/>
          </w:tcPr>
          <w:p w14:paraId="6A342E21" w14:textId="2073F327" w:rsidR="637DE64A" w:rsidRDefault="4235AF00" w:rsidP="2A40170C">
            <w:pPr>
              <w:rPr>
                <w:lang w:val="uk-UA"/>
              </w:rPr>
            </w:pPr>
            <w:r w:rsidRPr="2A40170C">
              <w:rPr>
                <w:lang w:val="uk-UA"/>
              </w:rPr>
              <w:t>Pension</w:t>
            </w:r>
            <w:r w:rsidR="597D2C04" w:rsidRPr="2A40170C">
              <w:rPr>
                <w:lang w:val="uk-UA"/>
              </w:rPr>
              <w:t>, scholarship</w:t>
            </w:r>
            <w:r w:rsidR="68F2F1FE" w:rsidRPr="2A40170C">
              <w:rPr>
                <w:lang w:val="uk-UA"/>
              </w:rPr>
              <w:t>, child benefits</w:t>
            </w:r>
            <w:r w:rsidRPr="2A40170C">
              <w:rPr>
                <w:lang w:val="uk-UA"/>
              </w:rPr>
              <w:t xml:space="preserve">, and other social benefits </w:t>
            </w:r>
            <w:r w:rsidR="2145CA76" w:rsidRPr="2A40170C">
              <w:rPr>
                <w:lang w:val="uk-UA"/>
              </w:rPr>
              <w:t xml:space="preserve">NOT </w:t>
            </w:r>
            <w:r w:rsidRPr="2A40170C">
              <w:rPr>
                <w:lang w:val="uk-UA"/>
              </w:rPr>
              <w:t>from Ukraine</w:t>
            </w:r>
          </w:p>
        </w:tc>
        <w:tc>
          <w:tcPr>
            <w:tcW w:w="1185" w:type="dxa"/>
            <w:shd w:val="clear" w:color="auto" w:fill="E2EFD9" w:themeFill="accent6" w:themeFillTint="33"/>
          </w:tcPr>
          <w:p w14:paraId="08BD969E" w14:textId="0ED86182" w:rsidR="4AD20DB8" w:rsidRDefault="4AD20DB8" w:rsidP="2A40170C">
            <w:pPr>
              <w:jc w:val="center"/>
              <w:rPr>
                <w:lang w:val="uk-UA"/>
              </w:rPr>
            </w:pPr>
            <w:r w:rsidRPr="2A40170C">
              <w:rPr>
                <w:lang w:val="uk-UA"/>
              </w:rPr>
              <w:t>4</w:t>
            </w:r>
          </w:p>
        </w:tc>
        <w:tc>
          <w:tcPr>
            <w:tcW w:w="1275" w:type="dxa"/>
            <w:shd w:val="clear" w:color="auto" w:fill="E2EFD9" w:themeFill="accent6" w:themeFillTint="33"/>
          </w:tcPr>
          <w:p w14:paraId="4FA99D09" w14:textId="21686521" w:rsidR="637DE64A" w:rsidRDefault="637DE64A" w:rsidP="2A40170C">
            <w:pPr>
              <w:jc w:val="center"/>
              <w:rPr>
                <w:lang w:val="uk-UA"/>
              </w:rPr>
            </w:pPr>
          </w:p>
        </w:tc>
      </w:tr>
      <w:tr w:rsidR="637DE64A" w14:paraId="427EE709" w14:textId="77777777" w:rsidTr="7B81375D">
        <w:trPr>
          <w:trHeight w:val="300"/>
        </w:trPr>
        <w:tc>
          <w:tcPr>
            <w:tcW w:w="7025" w:type="dxa"/>
            <w:shd w:val="clear" w:color="auto" w:fill="E2EFD9" w:themeFill="accent6" w:themeFillTint="33"/>
          </w:tcPr>
          <w:p w14:paraId="0A5CA1DC" w14:textId="59CC33D6" w:rsidR="637DE64A" w:rsidRDefault="6DBEB5B9" w:rsidP="637DE64A">
            <w:pPr>
              <w:rPr>
                <w:lang w:val="uk-UA"/>
              </w:rPr>
            </w:pPr>
            <w:r w:rsidRPr="2A40170C">
              <w:rPr>
                <w:lang w:val="uk-UA"/>
              </w:rPr>
              <w:t>Savings</w:t>
            </w:r>
          </w:p>
        </w:tc>
        <w:tc>
          <w:tcPr>
            <w:tcW w:w="1185" w:type="dxa"/>
            <w:shd w:val="clear" w:color="auto" w:fill="E2EFD9" w:themeFill="accent6" w:themeFillTint="33"/>
          </w:tcPr>
          <w:p w14:paraId="6B59A4C6" w14:textId="6A66B83B" w:rsidR="4AD20DB8" w:rsidRDefault="4AD20DB8" w:rsidP="2A40170C">
            <w:pPr>
              <w:jc w:val="center"/>
              <w:rPr>
                <w:lang w:val="uk-UA"/>
              </w:rPr>
            </w:pPr>
            <w:r w:rsidRPr="2A40170C">
              <w:rPr>
                <w:lang w:val="uk-UA"/>
              </w:rPr>
              <w:t>5</w:t>
            </w:r>
          </w:p>
        </w:tc>
        <w:tc>
          <w:tcPr>
            <w:tcW w:w="1275" w:type="dxa"/>
            <w:shd w:val="clear" w:color="auto" w:fill="E2EFD9" w:themeFill="accent6" w:themeFillTint="33"/>
          </w:tcPr>
          <w:p w14:paraId="0B0803E2" w14:textId="2866A1B7" w:rsidR="637DE64A" w:rsidRDefault="637DE64A" w:rsidP="2A40170C">
            <w:pPr>
              <w:jc w:val="center"/>
              <w:rPr>
                <w:lang w:val="uk-UA"/>
              </w:rPr>
            </w:pPr>
          </w:p>
        </w:tc>
      </w:tr>
      <w:tr w:rsidR="637DE64A" w14:paraId="4B573EF8" w14:textId="77777777" w:rsidTr="7B81375D">
        <w:trPr>
          <w:trHeight w:val="300"/>
        </w:trPr>
        <w:tc>
          <w:tcPr>
            <w:tcW w:w="7025" w:type="dxa"/>
            <w:shd w:val="clear" w:color="auto" w:fill="E2EFD9" w:themeFill="accent6" w:themeFillTint="33"/>
          </w:tcPr>
          <w:p w14:paraId="2F6DCF09" w14:textId="5F68380D" w:rsidR="637DE64A" w:rsidRDefault="6DBEB5B9" w:rsidP="2A40170C">
            <w:r w:rsidRPr="2A40170C">
              <w:rPr>
                <w:lang w:val="uk-UA"/>
              </w:rPr>
              <w:t xml:space="preserve">Other money transfers from Ukraine (from relatives, from renting out property, etc.) </w:t>
            </w:r>
          </w:p>
        </w:tc>
        <w:tc>
          <w:tcPr>
            <w:tcW w:w="1185" w:type="dxa"/>
            <w:shd w:val="clear" w:color="auto" w:fill="E2EFD9" w:themeFill="accent6" w:themeFillTint="33"/>
          </w:tcPr>
          <w:p w14:paraId="7B739B81" w14:textId="272ED7EC" w:rsidR="4AD20DB8" w:rsidRDefault="4AD20DB8" w:rsidP="2A40170C">
            <w:pPr>
              <w:jc w:val="center"/>
              <w:rPr>
                <w:lang w:val="uk-UA"/>
              </w:rPr>
            </w:pPr>
            <w:r w:rsidRPr="2A40170C">
              <w:rPr>
                <w:lang w:val="uk-UA"/>
              </w:rPr>
              <w:t>6</w:t>
            </w:r>
          </w:p>
        </w:tc>
        <w:tc>
          <w:tcPr>
            <w:tcW w:w="1275" w:type="dxa"/>
            <w:shd w:val="clear" w:color="auto" w:fill="E2EFD9" w:themeFill="accent6" w:themeFillTint="33"/>
          </w:tcPr>
          <w:p w14:paraId="635988DC" w14:textId="0FDBF191" w:rsidR="637DE64A" w:rsidRDefault="637DE64A" w:rsidP="2A40170C">
            <w:pPr>
              <w:jc w:val="center"/>
              <w:rPr>
                <w:lang w:val="uk-UA"/>
              </w:rPr>
            </w:pPr>
          </w:p>
        </w:tc>
      </w:tr>
      <w:tr w:rsidR="637DE64A" w14:paraId="50E4F649" w14:textId="77777777" w:rsidTr="7B81375D">
        <w:trPr>
          <w:trHeight w:val="300"/>
        </w:trPr>
        <w:tc>
          <w:tcPr>
            <w:tcW w:w="7025" w:type="dxa"/>
            <w:shd w:val="clear" w:color="auto" w:fill="E2EFD9" w:themeFill="accent6" w:themeFillTint="33"/>
          </w:tcPr>
          <w:p w14:paraId="27009367" w14:textId="3D4BC341" w:rsidR="637DE64A" w:rsidRDefault="6DBEB5B9" w:rsidP="2A40170C">
            <w:r w:rsidRPr="2A40170C">
              <w:rPr>
                <w:lang w:val="uk-UA"/>
              </w:rPr>
              <w:t>Other money transfers NOT from Ukraine (from relatives, from renting out property, etc.)</w:t>
            </w:r>
          </w:p>
        </w:tc>
        <w:tc>
          <w:tcPr>
            <w:tcW w:w="1185" w:type="dxa"/>
            <w:shd w:val="clear" w:color="auto" w:fill="E2EFD9" w:themeFill="accent6" w:themeFillTint="33"/>
          </w:tcPr>
          <w:p w14:paraId="571FBE12" w14:textId="27986FD4" w:rsidR="49AE85E3" w:rsidRDefault="49AE85E3" w:rsidP="2A40170C">
            <w:pPr>
              <w:jc w:val="center"/>
              <w:rPr>
                <w:lang w:val="uk-UA"/>
              </w:rPr>
            </w:pPr>
            <w:r w:rsidRPr="2A40170C">
              <w:rPr>
                <w:lang w:val="uk-UA"/>
              </w:rPr>
              <w:t>7</w:t>
            </w:r>
          </w:p>
        </w:tc>
        <w:tc>
          <w:tcPr>
            <w:tcW w:w="1275" w:type="dxa"/>
            <w:shd w:val="clear" w:color="auto" w:fill="E2EFD9" w:themeFill="accent6" w:themeFillTint="33"/>
          </w:tcPr>
          <w:p w14:paraId="4AC9AD81" w14:textId="54B20B04" w:rsidR="637DE64A" w:rsidRDefault="637DE64A" w:rsidP="2A40170C">
            <w:pPr>
              <w:jc w:val="center"/>
              <w:rPr>
                <w:lang w:val="uk-UA"/>
              </w:rPr>
            </w:pPr>
          </w:p>
        </w:tc>
      </w:tr>
      <w:tr w:rsidR="2A40170C" w14:paraId="4A2EBCD9" w14:textId="77777777" w:rsidTr="7B81375D">
        <w:trPr>
          <w:trHeight w:val="300"/>
        </w:trPr>
        <w:tc>
          <w:tcPr>
            <w:tcW w:w="7025" w:type="dxa"/>
            <w:shd w:val="clear" w:color="auto" w:fill="E2EFD9" w:themeFill="accent6" w:themeFillTint="33"/>
          </w:tcPr>
          <w:p w14:paraId="55D2D7B4" w14:textId="3D973DB2" w:rsidR="55900BD4" w:rsidRDefault="55900BD4" w:rsidP="2A40170C">
            <w:pPr>
              <w:rPr>
                <w:lang w:val="uk-UA"/>
              </w:rPr>
            </w:pPr>
            <w:r w:rsidRPr="2A40170C">
              <w:rPr>
                <w:lang w:val="uk-UA"/>
              </w:rPr>
              <w:t>Difficult to answer</w:t>
            </w:r>
          </w:p>
        </w:tc>
        <w:tc>
          <w:tcPr>
            <w:tcW w:w="1185" w:type="dxa"/>
            <w:shd w:val="clear" w:color="auto" w:fill="E2EFD9" w:themeFill="accent6" w:themeFillTint="33"/>
          </w:tcPr>
          <w:p w14:paraId="3AFC045D" w14:textId="286082C9" w:rsidR="55900BD4" w:rsidRDefault="55900BD4" w:rsidP="2A40170C">
            <w:pPr>
              <w:jc w:val="center"/>
              <w:rPr>
                <w:lang w:val="uk-UA"/>
              </w:rPr>
            </w:pPr>
            <w:r w:rsidRPr="2A40170C">
              <w:rPr>
                <w:lang w:val="uk-UA"/>
              </w:rPr>
              <w:t>98</w:t>
            </w:r>
          </w:p>
        </w:tc>
        <w:tc>
          <w:tcPr>
            <w:tcW w:w="1275" w:type="dxa"/>
            <w:shd w:val="clear" w:color="auto" w:fill="E2EFD9" w:themeFill="accent6" w:themeFillTint="33"/>
          </w:tcPr>
          <w:p w14:paraId="1766B469" w14:textId="3A6B39A8" w:rsidR="2A40170C" w:rsidRDefault="2A40170C" w:rsidP="2A40170C">
            <w:pPr>
              <w:jc w:val="center"/>
              <w:rPr>
                <w:lang w:val="uk-UA"/>
              </w:rPr>
            </w:pPr>
          </w:p>
        </w:tc>
      </w:tr>
    </w:tbl>
    <w:p w14:paraId="61DAEE47" w14:textId="5CBC46C6" w:rsidR="637DE64A" w:rsidRDefault="637DE64A" w:rsidP="637DE64A"/>
    <w:p w14:paraId="362BADB8" w14:textId="77777777" w:rsidR="00CD770A" w:rsidRPr="00B75D19" w:rsidRDefault="00CD770A" w:rsidP="00CD770A">
      <w:pPr>
        <w:rPr>
          <w:lang w:val="ru-RU"/>
        </w:rPr>
      </w:pPr>
    </w:p>
    <w:p w14:paraId="44B4477C" w14:textId="77777777" w:rsidR="00CD770A" w:rsidRPr="00BE1D4A" w:rsidRDefault="00CD770A" w:rsidP="00CD770A">
      <w:pPr>
        <w:jc w:val="center"/>
        <w:rPr>
          <w:lang w:val="uk-UA"/>
        </w:rPr>
      </w:pPr>
      <w:r>
        <w:rPr>
          <w:lang w:val="uk-UA"/>
        </w:rPr>
        <w:t>Thank you very much for your participation and for taking the time!</w:t>
      </w:r>
    </w:p>
    <w:p w14:paraId="72C3A984" w14:textId="77777777" w:rsidR="00A94E84" w:rsidRPr="00B57031" w:rsidRDefault="00A94E84">
      <w:pPr>
        <w:rPr>
          <w:lang w:val="ru-RU"/>
        </w:rPr>
      </w:pPr>
    </w:p>
    <w:sectPr w:rsidR="00A94E84" w:rsidRPr="00B57031">
      <w:headerReference w:type="default" r:id="rId11"/>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51FC5" w14:textId="77777777" w:rsidR="00E8365D" w:rsidRDefault="00E8365D">
      <w:r>
        <w:separator/>
      </w:r>
    </w:p>
  </w:endnote>
  <w:endnote w:type="continuationSeparator" w:id="0">
    <w:p w14:paraId="4A63DEF0" w14:textId="77777777" w:rsidR="00E8365D" w:rsidRDefault="00E8365D">
      <w:r>
        <w:continuationSeparator/>
      </w:r>
    </w:p>
  </w:endnote>
  <w:endnote w:type="continuationNotice" w:id="1">
    <w:p w14:paraId="02E23968" w14:textId="77777777" w:rsidR="00E8365D" w:rsidRDefault="00E836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A71FA0A" w14:paraId="01F45E41" w14:textId="77777777" w:rsidTr="6FD2E594">
      <w:trPr>
        <w:trHeight w:val="300"/>
      </w:trPr>
      <w:tc>
        <w:tcPr>
          <w:tcW w:w="3120" w:type="dxa"/>
        </w:tcPr>
        <w:p w14:paraId="67163A87" w14:textId="60AF080C" w:rsidR="1A71FA0A" w:rsidRDefault="1A71FA0A" w:rsidP="6FD2E594">
          <w:pPr>
            <w:pStyle w:val="Header"/>
            <w:ind w:left="-115"/>
          </w:pPr>
        </w:p>
      </w:tc>
      <w:tc>
        <w:tcPr>
          <w:tcW w:w="3120" w:type="dxa"/>
        </w:tcPr>
        <w:p w14:paraId="263CF850" w14:textId="15BD95A6" w:rsidR="1A71FA0A" w:rsidRDefault="1A71FA0A" w:rsidP="6FD2E594">
          <w:pPr>
            <w:pStyle w:val="Header"/>
            <w:jc w:val="center"/>
          </w:pPr>
        </w:p>
      </w:tc>
      <w:tc>
        <w:tcPr>
          <w:tcW w:w="3120" w:type="dxa"/>
        </w:tcPr>
        <w:p w14:paraId="031FA4DD" w14:textId="43068871" w:rsidR="1A71FA0A" w:rsidRDefault="1A71FA0A" w:rsidP="6FD2E594">
          <w:pPr>
            <w:pStyle w:val="Header"/>
            <w:ind w:right="-115"/>
            <w:jc w:val="right"/>
          </w:pPr>
        </w:p>
      </w:tc>
    </w:tr>
  </w:tbl>
  <w:p w14:paraId="523C67CA" w14:textId="74FC8AA6" w:rsidR="1A71FA0A" w:rsidRDefault="1A71FA0A" w:rsidP="6FD2E5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B52EF" w14:textId="77777777" w:rsidR="00E8365D" w:rsidRDefault="00E8365D">
      <w:r>
        <w:separator/>
      </w:r>
    </w:p>
  </w:footnote>
  <w:footnote w:type="continuationSeparator" w:id="0">
    <w:p w14:paraId="038DEBD0" w14:textId="77777777" w:rsidR="00E8365D" w:rsidRDefault="00E8365D">
      <w:r>
        <w:continuationSeparator/>
      </w:r>
    </w:p>
  </w:footnote>
  <w:footnote w:type="continuationNotice" w:id="1">
    <w:p w14:paraId="62E81899" w14:textId="77777777" w:rsidR="00E8365D" w:rsidRDefault="00E8365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7466E" w14:textId="3160630B" w:rsidR="00335BE6" w:rsidRPr="00335BE6" w:rsidRDefault="00F5245E" w:rsidP="00335BE6">
    <w:pPr>
      <w:pStyle w:val="Header"/>
      <w:ind w:left="-709"/>
    </w:pPr>
    <w:r>
      <w:rPr>
        <w:lang w:val="uk-UA"/>
      </w:rPr>
      <w:t>A Study of Ukrainian Refugees</w:t>
    </w:r>
  </w:p>
  <w:p w14:paraId="216EDBF4" w14:textId="3FECEAF8" w:rsidR="00F5245E" w:rsidRPr="008555AB" w:rsidRDefault="1A71FA0A" w:rsidP="005A14D8">
    <w:pPr>
      <w:pStyle w:val="Header"/>
      <w:ind w:left="-709"/>
      <w:rPr>
        <w:lang w:val="uk-UA"/>
      </w:rPr>
    </w:pPr>
    <w:r w:rsidRPr="1A71FA0A">
      <w:rPr>
        <w:lang w:val="uk-UA"/>
      </w:rPr>
      <w:t>Cent</w:t>
    </w:r>
    <w:r w:rsidR="00134914">
      <w:t>re</w:t>
    </w:r>
    <w:r w:rsidRPr="1A71FA0A">
      <w:rPr>
        <w:lang w:val="uk-UA"/>
      </w:rPr>
      <w:t xml:space="preserve"> for Economic Strategy and </w:t>
    </w:r>
    <w:r>
      <w:t>Info Sapiens</w:t>
    </w:r>
    <w:r w:rsidRPr="1A71FA0A">
      <w:rPr>
        <w:lang w:val="uk-U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9216C1DE"/>
    <w:lvl w:ilvl="0">
      <w:start w:val="1"/>
      <w:numFmt w:val="decimal"/>
      <w:pStyle w:val="Bullet"/>
      <w:lvlText w:val="%1."/>
      <w:lvlJc w:val="left"/>
      <w:pPr>
        <w:tabs>
          <w:tab w:val="num" w:pos="-152"/>
        </w:tabs>
        <w:ind w:left="-152" w:firstLine="0"/>
      </w:pPr>
    </w:lvl>
    <w:lvl w:ilvl="1">
      <w:start w:val="1"/>
      <w:numFmt w:val="decimal"/>
      <w:lvlText w:val="%1.%2"/>
      <w:lvlJc w:val="left"/>
      <w:pPr>
        <w:tabs>
          <w:tab w:val="num" w:pos="-152"/>
        </w:tabs>
        <w:ind w:left="-152" w:firstLine="0"/>
      </w:pPr>
    </w:lvl>
    <w:lvl w:ilvl="2">
      <w:start w:val="1"/>
      <w:numFmt w:val="decimal"/>
      <w:lvlText w:val="%1.%2.%3"/>
      <w:lvlJc w:val="left"/>
      <w:pPr>
        <w:tabs>
          <w:tab w:val="num" w:pos="-152"/>
        </w:tabs>
        <w:ind w:left="-152" w:firstLine="0"/>
      </w:pPr>
    </w:lvl>
    <w:lvl w:ilvl="3">
      <w:start w:val="1"/>
      <w:numFmt w:val="lowerRoman"/>
      <w:suff w:val="space"/>
      <w:lvlText w:val="%4)"/>
      <w:lvlJc w:val="left"/>
      <w:pPr>
        <w:ind w:left="-152" w:firstLine="0"/>
      </w:pPr>
    </w:lvl>
    <w:lvl w:ilvl="4">
      <w:start w:val="1"/>
      <w:numFmt w:val="none"/>
      <w:suff w:val="nothing"/>
      <w:lvlText w:val=""/>
      <w:lvlJc w:val="left"/>
      <w:pPr>
        <w:ind w:left="-152" w:firstLine="0"/>
      </w:pPr>
    </w:lvl>
    <w:lvl w:ilvl="5">
      <w:start w:val="1"/>
      <w:numFmt w:val="upperRoman"/>
      <w:pStyle w:val="Heading6"/>
      <w:suff w:val="space"/>
      <w:lvlText w:val="Додаток %6: "/>
      <w:lvlJc w:val="left"/>
      <w:pPr>
        <w:ind w:left="-152" w:firstLine="0"/>
      </w:pPr>
      <w:rPr>
        <w:rFonts w:ascii="Tahoma" w:hAnsi="Tahoma" w:cs="Times New Roman" w:hint="default"/>
        <w:b/>
        <w:i w:val="0"/>
        <w:caps/>
        <w:sz w:val="44"/>
        <w:szCs w:val="44"/>
      </w:rPr>
    </w:lvl>
    <w:lvl w:ilvl="6">
      <w:start w:val="1"/>
      <w:numFmt w:val="upperRoman"/>
      <w:pStyle w:val="Heading7"/>
      <w:suff w:val="space"/>
      <w:lvlText w:val="%6.%7"/>
      <w:lvlJc w:val="left"/>
      <w:pPr>
        <w:ind w:left="-152" w:firstLine="0"/>
      </w:pPr>
    </w:lvl>
    <w:lvl w:ilvl="7">
      <w:start w:val="1"/>
      <w:numFmt w:val="upperRoman"/>
      <w:pStyle w:val="Heading8"/>
      <w:lvlText w:val="%6.%7.%8"/>
      <w:lvlJc w:val="left"/>
      <w:pPr>
        <w:tabs>
          <w:tab w:val="num" w:pos="1288"/>
        </w:tabs>
        <w:ind w:left="-152" w:firstLine="0"/>
      </w:pPr>
    </w:lvl>
    <w:lvl w:ilvl="8">
      <w:start w:val="1"/>
      <w:numFmt w:val="upperRoman"/>
      <w:pStyle w:val="Heading9"/>
      <w:suff w:val="space"/>
      <w:lvlText w:val="%6.%7.%8.%9"/>
      <w:lvlJc w:val="left"/>
      <w:pPr>
        <w:ind w:left="-152" w:firstLine="0"/>
      </w:pPr>
    </w:lvl>
  </w:abstractNum>
  <w:abstractNum w:abstractNumId="1" w15:restartNumberingAfterBreak="0">
    <w:nsid w:val="064C3438"/>
    <w:multiLevelType w:val="hybridMultilevel"/>
    <w:tmpl w:val="2ADA57EA"/>
    <w:lvl w:ilvl="0" w:tplc="4AF629F8">
      <w:start w:val="1"/>
      <w:numFmt w:val="decimal"/>
      <w:lvlText w:val="%1."/>
      <w:lvlJc w:val="center"/>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 w15:restartNumberingAfterBreak="0">
    <w:nsid w:val="0AB2A7BB"/>
    <w:multiLevelType w:val="hybridMultilevel"/>
    <w:tmpl w:val="1EC6FB7C"/>
    <w:lvl w:ilvl="0" w:tplc="8CC26A5C">
      <w:start w:val="1"/>
      <w:numFmt w:val="decimal"/>
      <w:lvlText w:val="%1-"/>
      <w:lvlJc w:val="left"/>
      <w:pPr>
        <w:ind w:left="720" w:hanging="360"/>
      </w:pPr>
    </w:lvl>
    <w:lvl w:ilvl="1" w:tplc="B29CC0C2">
      <w:start w:val="1"/>
      <w:numFmt w:val="lowerLetter"/>
      <w:lvlText w:val="%2."/>
      <w:lvlJc w:val="left"/>
      <w:pPr>
        <w:ind w:left="1440" w:hanging="360"/>
      </w:pPr>
    </w:lvl>
    <w:lvl w:ilvl="2" w:tplc="89784032">
      <w:start w:val="1"/>
      <w:numFmt w:val="lowerRoman"/>
      <w:lvlText w:val="%3."/>
      <w:lvlJc w:val="right"/>
      <w:pPr>
        <w:ind w:left="2160" w:hanging="180"/>
      </w:pPr>
    </w:lvl>
    <w:lvl w:ilvl="3" w:tplc="23584E28">
      <w:start w:val="1"/>
      <w:numFmt w:val="decimal"/>
      <w:lvlText w:val="%4."/>
      <w:lvlJc w:val="left"/>
      <w:pPr>
        <w:ind w:left="2880" w:hanging="360"/>
      </w:pPr>
    </w:lvl>
    <w:lvl w:ilvl="4" w:tplc="B3BCCA06">
      <w:start w:val="1"/>
      <w:numFmt w:val="lowerLetter"/>
      <w:lvlText w:val="%5."/>
      <w:lvlJc w:val="left"/>
      <w:pPr>
        <w:ind w:left="3600" w:hanging="360"/>
      </w:pPr>
    </w:lvl>
    <w:lvl w:ilvl="5" w:tplc="F93C1AF6">
      <w:start w:val="1"/>
      <w:numFmt w:val="lowerRoman"/>
      <w:lvlText w:val="%6."/>
      <w:lvlJc w:val="right"/>
      <w:pPr>
        <w:ind w:left="4320" w:hanging="180"/>
      </w:pPr>
    </w:lvl>
    <w:lvl w:ilvl="6" w:tplc="BBC05336">
      <w:start w:val="1"/>
      <w:numFmt w:val="decimal"/>
      <w:lvlText w:val="%7."/>
      <w:lvlJc w:val="left"/>
      <w:pPr>
        <w:ind w:left="5040" w:hanging="360"/>
      </w:pPr>
    </w:lvl>
    <w:lvl w:ilvl="7" w:tplc="C53E8AE8">
      <w:start w:val="1"/>
      <w:numFmt w:val="lowerLetter"/>
      <w:lvlText w:val="%8."/>
      <w:lvlJc w:val="left"/>
      <w:pPr>
        <w:ind w:left="5760" w:hanging="360"/>
      </w:pPr>
    </w:lvl>
    <w:lvl w:ilvl="8" w:tplc="59D016EA">
      <w:start w:val="1"/>
      <w:numFmt w:val="lowerRoman"/>
      <w:lvlText w:val="%9."/>
      <w:lvlJc w:val="right"/>
      <w:pPr>
        <w:ind w:left="6480" w:hanging="180"/>
      </w:pPr>
    </w:lvl>
  </w:abstractNum>
  <w:abstractNum w:abstractNumId="3" w15:restartNumberingAfterBreak="0">
    <w:nsid w:val="296B9369"/>
    <w:multiLevelType w:val="hybridMultilevel"/>
    <w:tmpl w:val="452059EC"/>
    <w:lvl w:ilvl="0" w:tplc="351CE4DA">
      <w:start w:val="1"/>
      <w:numFmt w:val="decimal"/>
      <w:lvlText w:val="%1."/>
      <w:lvlJc w:val="left"/>
      <w:pPr>
        <w:ind w:left="-360" w:hanging="360"/>
      </w:pPr>
    </w:lvl>
    <w:lvl w:ilvl="1" w:tplc="1F30CA68">
      <w:start w:val="1"/>
      <w:numFmt w:val="lowerLetter"/>
      <w:lvlText w:val="%2."/>
      <w:lvlJc w:val="left"/>
      <w:pPr>
        <w:ind w:left="360" w:hanging="360"/>
      </w:pPr>
    </w:lvl>
    <w:lvl w:ilvl="2" w:tplc="A164F6BC">
      <w:start w:val="1"/>
      <w:numFmt w:val="lowerRoman"/>
      <w:lvlText w:val="%3."/>
      <w:lvlJc w:val="right"/>
      <w:pPr>
        <w:ind w:left="1080" w:hanging="180"/>
      </w:pPr>
    </w:lvl>
    <w:lvl w:ilvl="3" w:tplc="106A1AC0">
      <w:start w:val="1"/>
      <w:numFmt w:val="decimal"/>
      <w:lvlText w:val="%4."/>
      <w:lvlJc w:val="left"/>
      <w:pPr>
        <w:ind w:left="1800" w:hanging="360"/>
      </w:pPr>
    </w:lvl>
    <w:lvl w:ilvl="4" w:tplc="9196B396">
      <w:start w:val="1"/>
      <w:numFmt w:val="lowerLetter"/>
      <w:lvlText w:val="%5."/>
      <w:lvlJc w:val="left"/>
      <w:pPr>
        <w:ind w:left="2520" w:hanging="360"/>
      </w:pPr>
    </w:lvl>
    <w:lvl w:ilvl="5" w:tplc="1F381714">
      <w:start w:val="1"/>
      <w:numFmt w:val="lowerRoman"/>
      <w:lvlText w:val="%6."/>
      <w:lvlJc w:val="right"/>
      <w:pPr>
        <w:ind w:left="3240" w:hanging="180"/>
      </w:pPr>
    </w:lvl>
    <w:lvl w:ilvl="6" w:tplc="D0C25E96">
      <w:start w:val="1"/>
      <w:numFmt w:val="decimal"/>
      <w:lvlText w:val="%7."/>
      <w:lvlJc w:val="left"/>
      <w:pPr>
        <w:ind w:left="3960" w:hanging="360"/>
      </w:pPr>
    </w:lvl>
    <w:lvl w:ilvl="7" w:tplc="157EC83C">
      <w:start w:val="1"/>
      <w:numFmt w:val="lowerLetter"/>
      <w:lvlText w:val="%8."/>
      <w:lvlJc w:val="left"/>
      <w:pPr>
        <w:ind w:left="4680" w:hanging="360"/>
      </w:pPr>
    </w:lvl>
    <w:lvl w:ilvl="8" w:tplc="2140F064">
      <w:start w:val="1"/>
      <w:numFmt w:val="lowerRoman"/>
      <w:lvlText w:val="%9."/>
      <w:lvlJc w:val="right"/>
      <w:pPr>
        <w:ind w:left="5400" w:hanging="180"/>
      </w:pPr>
    </w:lvl>
  </w:abstractNum>
  <w:abstractNum w:abstractNumId="4" w15:restartNumberingAfterBreak="0">
    <w:nsid w:val="30002F46"/>
    <w:multiLevelType w:val="hybridMultilevel"/>
    <w:tmpl w:val="3874117C"/>
    <w:lvl w:ilvl="0" w:tplc="44A28022">
      <w:start w:val="1"/>
      <w:numFmt w:val="decimal"/>
      <w:lvlText w:val="%1."/>
      <w:lvlJc w:val="left"/>
      <w:pPr>
        <w:ind w:left="-360" w:hanging="360"/>
      </w:pPr>
    </w:lvl>
    <w:lvl w:ilvl="1" w:tplc="2B78FB7C">
      <w:start w:val="1"/>
      <w:numFmt w:val="lowerLetter"/>
      <w:lvlText w:val="%2."/>
      <w:lvlJc w:val="left"/>
      <w:pPr>
        <w:ind w:left="360" w:hanging="360"/>
      </w:pPr>
    </w:lvl>
    <w:lvl w:ilvl="2" w:tplc="72F8332E">
      <w:start w:val="1"/>
      <w:numFmt w:val="lowerRoman"/>
      <w:lvlText w:val="%3."/>
      <w:lvlJc w:val="right"/>
      <w:pPr>
        <w:ind w:left="1080" w:hanging="180"/>
      </w:pPr>
    </w:lvl>
    <w:lvl w:ilvl="3" w:tplc="F6DAA116">
      <w:start w:val="1"/>
      <w:numFmt w:val="decimal"/>
      <w:lvlText w:val="%4."/>
      <w:lvlJc w:val="left"/>
      <w:pPr>
        <w:ind w:left="1800" w:hanging="360"/>
      </w:pPr>
    </w:lvl>
    <w:lvl w:ilvl="4" w:tplc="51DE1ED0">
      <w:start w:val="1"/>
      <w:numFmt w:val="lowerLetter"/>
      <w:lvlText w:val="%5."/>
      <w:lvlJc w:val="left"/>
      <w:pPr>
        <w:ind w:left="2520" w:hanging="360"/>
      </w:pPr>
    </w:lvl>
    <w:lvl w:ilvl="5" w:tplc="574C73B4">
      <w:start w:val="1"/>
      <w:numFmt w:val="lowerRoman"/>
      <w:lvlText w:val="%6."/>
      <w:lvlJc w:val="right"/>
      <w:pPr>
        <w:ind w:left="3240" w:hanging="180"/>
      </w:pPr>
    </w:lvl>
    <w:lvl w:ilvl="6" w:tplc="419C4E74">
      <w:start w:val="1"/>
      <w:numFmt w:val="decimal"/>
      <w:lvlText w:val="%7."/>
      <w:lvlJc w:val="left"/>
      <w:pPr>
        <w:ind w:left="3960" w:hanging="360"/>
      </w:pPr>
    </w:lvl>
    <w:lvl w:ilvl="7" w:tplc="2CF899C6">
      <w:start w:val="1"/>
      <w:numFmt w:val="lowerLetter"/>
      <w:lvlText w:val="%8."/>
      <w:lvlJc w:val="left"/>
      <w:pPr>
        <w:ind w:left="4680" w:hanging="360"/>
      </w:pPr>
    </w:lvl>
    <w:lvl w:ilvl="8" w:tplc="D3F2626C">
      <w:start w:val="1"/>
      <w:numFmt w:val="lowerRoman"/>
      <w:lvlText w:val="%9."/>
      <w:lvlJc w:val="right"/>
      <w:pPr>
        <w:ind w:left="5400" w:hanging="180"/>
      </w:pPr>
    </w:lvl>
  </w:abstractNum>
  <w:abstractNum w:abstractNumId="5" w15:restartNumberingAfterBreak="0">
    <w:nsid w:val="3519C246"/>
    <w:multiLevelType w:val="hybridMultilevel"/>
    <w:tmpl w:val="FA7AE21C"/>
    <w:lvl w:ilvl="0" w:tplc="10F86360">
      <w:start w:val="5"/>
      <w:numFmt w:val="decimal"/>
      <w:lvlText w:val="%1."/>
      <w:lvlJc w:val="left"/>
      <w:pPr>
        <w:ind w:left="-360" w:hanging="360"/>
      </w:pPr>
    </w:lvl>
    <w:lvl w:ilvl="1" w:tplc="D59428BC">
      <w:start w:val="1"/>
      <w:numFmt w:val="lowerLetter"/>
      <w:lvlText w:val="%2."/>
      <w:lvlJc w:val="left"/>
      <w:pPr>
        <w:ind w:left="360" w:hanging="360"/>
      </w:pPr>
    </w:lvl>
    <w:lvl w:ilvl="2" w:tplc="052CCE16">
      <w:start w:val="1"/>
      <w:numFmt w:val="lowerRoman"/>
      <w:lvlText w:val="%3."/>
      <w:lvlJc w:val="right"/>
      <w:pPr>
        <w:ind w:left="1080" w:hanging="180"/>
      </w:pPr>
    </w:lvl>
    <w:lvl w:ilvl="3" w:tplc="AA24C13C">
      <w:start w:val="1"/>
      <w:numFmt w:val="decimal"/>
      <w:lvlText w:val="%4."/>
      <w:lvlJc w:val="left"/>
      <w:pPr>
        <w:ind w:left="1800" w:hanging="360"/>
      </w:pPr>
    </w:lvl>
    <w:lvl w:ilvl="4" w:tplc="B48E3228">
      <w:start w:val="1"/>
      <w:numFmt w:val="lowerLetter"/>
      <w:lvlText w:val="%5."/>
      <w:lvlJc w:val="left"/>
      <w:pPr>
        <w:ind w:left="2520" w:hanging="360"/>
      </w:pPr>
    </w:lvl>
    <w:lvl w:ilvl="5" w:tplc="B56C7F38">
      <w:start w:val="1"/>
      <w:numFmt w:val="lowerRoman"/>
      <w:lvlText w:val="%6."/>
      <w:lvlJc w:val="right"/>
      <w:pPr>
        <w:ind w:left="3240" w:hanging="180"/>
      </w:pPr>
    </w:lvl>
    <w:lvl w:ilvl="6" w:tplc="2956278C">
      <w:start w:val="1"/>
      <w:numFmt w:val="decimal"/>
      <w:lvlText w:val="%7."/>
      <w:lvlJc w:val="left"/>
      <w:pPr>
        <w:ind w:left="3960" w:hanging="360"/>
      </w:pPr>
    </w:lvl>
    <w:lvl w:ilvl="7" w:tplc="742C3894">
      <w:start w:val="1"/>
      <w:numFmt w:val="lowerLetter"/>
      <w:lvlText w:val="%8."/>
      <w:lvlJc w:val="left"/>
      <w:pPr>
        <w:ind w:left="4680" w:hanging="360"/>
      </w:pPr>
    </w:lvl>
    <w:lvl w:ilvl="8" w:tplc="E57C70D2">
      <w:start w:val="1"/>
      <w:numFmt w:val="lowerRoman"/>
      <w:lvlText w:val="%9."/>
      <w:lvlJc w:val="right"/>
      <w:pPr>
        <w:ind w:left="5400" w:hanging="180"/>
      </w:pPr>
    </w:lvl>
  </w:abstractNum>
  <w:abstractNum w:abstractNumId="6" w15:restartNumberingAfterBreak="0">
    <w:nsid w:val="4F4C1FE7"/>
    <w:multiLevelType w:val="hybridMultilevel"/>
    <w:tmpl w:val="173CBF82"/>
    <w:lvl w:ilvl="0" w:tplc="997E2792">
      <w:start w:val="1"/>
      <w:numFmt w:val="lowerLetter"/>
      <w:lvlText w:val="%1."/>
      <w:lvlJc w:val="left"/>
      <w:pPr>
        <w:ind w:left="720" w:hanging="360"/>
      </w:pPr>
    </w:lvl>
    <w:lvl w:ilvl="1" w:tplc="69764AEE">
      <w:start w:val="1"/>
      <w:numFmt w:val="lowerLetter"/>
      <w:lvlText w:val="%2."/>
      <w:lvlJc w:val="left"/>
      <w:pPr>
        <w:ind w:left="1440" w:hanging="360"/>
      </w:pPr>
    </w:lvl>
    <w:lvl w:ilvl="2" w:tplc="1FEE48E0">
      <w:start w:val="1"/>
      <w:numFmt w:val="lowerRoman"/>
      <w:lvlText w:val="%3."/>
      <w:lvlJc w:val="right"/>
      <w:pPr>
        <w:ind w:left="2160" w:hanging="180"/>
      </w:pPr>
    </w:lvl>
    <w:lvl w:ilvl="3" w:tplc="47F60FDA">
      <w:start w:val="1"/>
      <w:numFmt w:val="decimal"/>
      <w:lvlText w:val="%4."/>
      <w:lvlJc w:val="left"/>
      <w:pPr>
        <w:ind w:left="2880" w:hanging="360"/>
      </w:pPr>
    </w:lvl>
    <w:lvl w:ilvl="4" w:tplc="715EAB22">
      <w:start w:val="1"/>
      <w:numFmt w:val="lowerLetter"/>
      <w:lvlText w:val="%5."/>
      <w:lvlJc w:val="left"/>
      <w:pPr>
        <w:ind w:left="3600" w:hanging="360"/>
      </w:pPr>
    </w:lvl>
    <w:lvl w:ilvl="5" w:tplc="E79861C8">
      <w:start w:val="1"/>
      <w:numFmt w:val="lowerRoman"/>
      <w:lvlText w:val="%6."/>
      <w:lvlJc w:val="right"/>
      <w:pPr>
        <w:ind w:left="4320" w:hanging="180"/>
      </w:pPr>
    </w:lvl>
    <w:lvl w:ilvl="6" w:tplc="9F2260B2">
      <w:start w:val="1"/>
      <w:numFmt w:val="decimal"/>
      <w:lvlText w:val="%7."/>
      <w:lvlJc w:val="left"/>
      <w:pPr>
        <w:ind w:left="5040" w:hanging="360"/>
      </w:pPr>
    </w:lvl>
    <w:lvl w:ilvl="7" w:tplc="E42292F8">
      <w:start w:val="1"/>
      <w:numFmt w:val="lowerLetter"/>
      <w:lvlText w:val="%8."/>
      <w:lvlJc w:val="left"/>
      <w:pPr>
        <w:ind w:left="5760" w:hanging="360"/>
      </w:pPr>
    </w:lvl>
    <w:lvl w:ilvl="8" w:tplc="ABD6D81E">
      <w:start w:val="1"/>
      <w:numFmt w:val="lowerRoman"/>
      <w:lvlText w:val="%9."/>
      <w:lvlJc w:val="right"/>
      <w:pPr>
        <w:ind w:left="6480" w:hanging="180"/>
      </w:pPr>
    </w:lvl>
  </w:abstractNum>
  <w:abstractNum w:abstractNumId="7" w15:restartNumberingAfterBreak="0">
    <w:nsid w:val="513637E8"/>
    <w:multiLevelType w:val="hybridMultilevel"/>
    <w:tmpl w:val="A3964A56"/>
    <w:lvl w:ilvl="0" w:tplc="18105C80">
      <w:start w:val="1"/>
      <w:numFmt w:val="decimal"/>
      <w:lvlText w:val="%1."/>
      <w:lvlJc w:val="left"/>
      <w:pPr>
        <w:ind w:left="720" w:hanging="360"/>
      </w:pPr>
    </w:lvl>
    <w:lvl w:ilvl="1" w:tplc="3340696E">
      <w:start w:val="1"/>
      <w:numFmt w:val="lowerLetter"/>
      <w:lvlText w:val="%2."/>
      <w:lvlJc w:val="left"/>
      <w:pPr>
        <w:ind w:left="1440" w:hanging="360"/>
      </w:pPr>
    </w:lvl>
    <w:lvl w:ilvl="2" w:tplc="40382812">
      <w:start w:val="1"/>
      <w:numFmt w:val="lowerRoman"/>
      <w:lvlText w:val="%3."/>
      <w:lvlJc w:val="right"/>
      <w:pPr>
        <w:ind w:left="2160" w:hanging="180"/>
      </w:pPr>
    </w:lvl>
    <w:lvl w:ilvl="3" w:tplc="C49C3CA6">
      <w:start w:val="1"/>
      <w:numFmt w:val="decimal"/>
      <w:lvlText w:val="%4."/>
      <w:lvlJc w:val="left"/>
      <w:pPr>
        <w:ind w:left="2880" w:hanging="360"/>
      </w:pPr>
    </w:lvl>
    <w:lvl w:ilvl="4" w:tplc="29A2A736">
      <w:start w:val="1"/>
      <w:numFmt w:val="lowerLetter"/>
      <w:lvlText w:val="%5."/>
      <w:lvlJc w:val="left"/>
      <w:pPr>
        <w:ind w:left="3600" w:hanging="360"/>
      </w:pPr>
    </w:lvl>
    <w:lvl w:ilvl="5" w:tplc="34983334">
      <w:start w:val="1"/>
      <w:numFmt w:val="lowerRoman"/>
      <w:lvlText w:val="%6."/>
      <w:lvlJc w:val="right"/>
      <w:pPr>
        <w:ind w:left="4320" w:hanging="180"/>
      </w:pPr>
    </w:lvl>
    <w:lvl w:ilvl="6" w:tplc="DDBCFA30">
      <w:start w:val="1"/>
      <w:numFmt w:val="decimal"/>
      <w:lvlText w:val="%7."/>
      <w:lvlJc w:val="left"/>
      <w:pPr>
        <w:ind w:left="5040" w:hanging="360"/>
      </w:pPr>
    </w:lvl>
    <w:lvl w:ilvl="7" w:tplc="930CC480">
      <w:start w:val="1"/>
      <w:numFmt w:val="lowerLetter"/>
      <w:lvlText w:val="%8."/>
      <w:lvlJc w:val="left"/>
      <w:pPr>
        <w:ind w:left="5760" w:hanging="360"/>
      </w:pPr>
    </w:lvl>
    <w:lvl w:ilvl="8" w:tplc="1256AB16">
      <w:start w:val="1"/>
      <w:numFmt w:val="lowerRoman"/>
      <w:lvlText w:val="%9."/>
      <w:lvlJc w:val="right"/>
      <w:pPr>
        <w:ind w:left="6480" w:hanging="180"/>
      </w:pPr>
    </w:lvl>
  </w:abstractNum>
  <w:abstractNum w:abstractNumId="8" w15:restartNumberingAfterBreak="0">
    <w:nsid w:val="53EA089B"/>
    <w:multiLevelType w:val="hybridMultilevel"/>
    <w:tmpl w:val="CB1C8E62"/>
    <w:lvl w:ilvl="0" w:tplc="34CE469A">
      <w:start w:val="1"/>
      <w:numFmt w:val="decimal"/>
      <w:lvlText w:val="KO%1."/>
      <w:lvlJc w:val="left"/>
      <w:pPr>
        <w:ind w:left="720" w:hanging="360"/>
      </w:pPr>
      <w:rPr>
        <w:rFonts w:ascii="Tahoma" w:hAnsi="Tahoma" w:cs="Tahoma" w:hint="default"/>
        <w:b/>
        <w:i w:val="0"/>
        <w:sz w:val="20"/>
        <w:szCs w:val="20"/>
        <w:lang w:val="ru-RU"/>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9" w15:restartNumberingAfterBreak="0">
    <w:nsid w:val="6D67671A"/>
    <w:multiLevelType w:val="hybridMultilevel"/>
    <w:tmpl w:val="4EF8D0E2"/>
    <w:lvl w:ilvl="0" w:tplc="5A68B7A2">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0" w15:restartNumberingAfterBreak="0">
    <w:nsid w:val="70037F1A"/>
    <w:multiLevelType w:val="hybridMultilevel"/>
    <w:tmpl w:val="5B3C6140"/>
    <w:lvl w:ilvl="0" w:tplc="985A22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F86BE4"/>
    <w:multiLevelType w:val="hybridMultilevel"/>
    <w:tmpl w:val="6094A3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0736554">
    <w:abstractNumId w:val="2"/>
  </w:num>
  <w:num w:numId="2" w16cid:durableId="197864437">
    <w:abstractNumId w:val="5"/>
  </w:num>
  <w:num w:numId="3" w16cid:durableId="1655524746">
    <w:abstractNumId w:val="6"/>
  </w:num>
  <w:num w:numId="4" w16cid:durableId="506797118">
    <w:abstractNumId w:val="4"/>
  </w:num>
  <w:num w:numId="5" w16cid:durableId="1804418510">
    <w:abstractNumId w:val="3"/>
  </w:num>
  <w:num w:numId="6" w16cid:durableId="1047147434">
    <w:abstractNumId w:val="7"/>
  </w:num>
  <w:num w:numId="7" w16cid:durableId="79374000">
    <w:abstractNumId w:val="10"/>
  </w:num>
  <w:num w:numId="8" w16cid:durableId="1626810330">
    <w:abstractNumId w:val="9"/>
  </w:num>
  <w:num w:numId="9" w16cid:durableId="16994243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7836040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429386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7256068">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s2025">
    <w15:presenceInfo w15:providerId="AD" w15:userId="S::is2025@sapisapiensua.onmicrosoft.com::e4c904da-91b1-4cba-b065-e728db0ab2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U1MTc0MzCxMDOxtDBR0lEKTi0uzszPAykwrgUAHiyrKSwAAAA="/>
  </w:docVars>
  <w:rsids>
    <w:rsidRoot w:val="00CD770A"/>
    <w:rsid w:val="000037D7"/>
    <w:rsid w:val="00006B23"/>
    <w:rsid w:val="00007802"/>
    <w:rsid w:val="000118A0"/>
    <w:rsid w:val="00012101"/>
    <w:rsid w:val="00022E1D"/>
    <w:rsid w:val="000358B3"/>
    <w:rsid w:val="000461C3"/>
    <w:rsid w:val="0005044C"/>
    <w:rsid w:val="000553B8"/>
    <w:rsid w:val="00070281"/>
    <w:rsid w:val="00077E06"/>
    <w:rsid w:val="00091BDB"/>
    <w:rsid w:val="000A197A"/>
    <w:rsid w:val="000A3406"/>
    <w:rsid w:val="000A516B"/>
    <w:rsid w:val="000A51B1"/>
    <w:rsid w:val="000A6062"/>
    <w:rsid w:val="000AC88F"/>
    <w:rsid w:val="000C2D1A"/>
    <w:rsid w:val="000D042A"/>
    <w:rsid w:val="000D6E13"/>
    <w:rsid w:val="000E5AB7"/>
    <w:rsid w:val="000EAF94"/>
    <w:rsid w:val="000F2182"/>
    <w:rsid w:val="000F4E64"/>
    <w:rsid w:val="00105E8E"/>
    <w:rsid w:val="00106C47"/>
    <w:rsid w:val="00107E9D"/>
    <w:rsid w:val="001110F2"/>
    <w:rsid w:val="001251A4"/>
    <w:rsid w:val="00126C50"/>
    <w:rsid w:val="00131CC4"/>
    <w:rsid w:val="00132D3D"/>
    <w:rsid w:val="00132E10"/>
    <w:rsid w:val="00134914"/>
    <w:rsid w:val="00136172"/>
    <w:rsid w:val="00137331"/>
    <w:rsid w:val="00137433"/>
    <w:rsid w:val="00140173"/>
    <w:rsid w:val="001404C6"/>
    <w:rsid w:val="00142CF7"/>
    <w:rsid w:val="0014443E"/>
    <w:rsid w:val="00146A80"/>
    <w:rsid w:val="00147DB1"/>
    <w:rsid w:val="00150850"/>
    <w:rsid w:val="001509B1"/>
    <w:rsid w:val="00154545"/>
    <w:rsid w:val="00155C09"/>
    <w:rsid w:val="001625F5"/>
    <w:rsid w:val="001632F6"/>
    <w:rsid w:val="00166A9E"/>
    <w:rsid w:val="00167B3D"/>
    <w:rsid w:val="00172074"/>
    <w:rsid w:val="00177BF9"/>
    <w:rsid w:val="001809DD"/>
    <w:rsid w:val="001A461A"/>
    <w:rsid w:val="001A7447"/>
    <w:rsid w:val="001A7D6E"/>
    <w:rsid w:val="001B5CAF"/>
    <w:rsid w:val="001C24F2"/>
    <w:rsid w:val="001C7106"/>
    <w:rsid w:val="001C7EE4"/>
    <w:rsid w:val="001D003B"/>
    <w:rsid w:val="001D1390"/>
    <w:rsid w:val="001D3396"/>
    <w:rsid w:val="001D424B"/>
    <w:rsid w:val="001D4CA6"/>
    <w:rsid w:val="001D5132"/>
    <w:rsid w:val="001D79E3"/>
    <w:rsid w:val="001D7BAD"/>
    <w:rsid w:val="001E24CC"/>
    <w:rsid w:val="001E2B3A"/>
    <w:rsid w:val="001E56BF"/>
    <w:rsid w:val="001E7EDE"/>
    <w:rsid w:val="001F0614"/>
    <w:rsid w:val="001F0841"/>
    <w:rsid w:val="001F403D"/>
    <w:rsid w:val="001F4150"/>
    <w:rsid w:val="001F45A2"/>
    <w:rsid w:val="001F654F"/>
    <w:rsid w:val="001F7735"/>
    <w:rsid w:val="00201EFD"/>
    <w:rsid w:val="0020304D"/>
    <w:rsid w:val="00204C2E"/>
    <w:rsid w:val="0020529E"/>
    <w:rsid w:val="00206A31"/>
    <w:rsid w:val="00210923"/>
    <w:rsid w:val="002141E4"/>
    <w:rsid w:val="00215F6D"/>
    <w:rsid w:val="0021607E"/>
    <w:rsid w:val="00227D22"/>
    <w:rsid w:val="00242CD6"/>
    <w:rsid w:val="002458A8"/>
    <w:rsid w:val="00254540"/>
    <w:rsid w:val="00266E7D"/>
    <w:rsid w:val="00271FC3"/>
    <w:rsid w:val="00275E54"/>
    <w:rsid w:val="0028B16E"/>
    <w:rsid w:val="00297C0C"/>
    <w:rsid w:val="002A00A8"/>
    <w:rsid w:val="002A0E7A"/>
    <w:rsid w:val="002A1379"/>
    <w:rsid w:val="002A5160"/>
    <w:rsid w:val="002B69C3"/>
    <w:rsid w:val="002C4767"/>
    <w:rsid w:val="002C6C8D"/>
    <w:rsid w:val="002C7B9D"/>
    <w:rsid w:val="002D005D"/>
    <w:rsid w:val="002D1164"/>
    <w:rsid w:val="002D210C"/>
    <w:rsid w:val="002D58B6"/>
    <w:rsid w:val="002E04F4"/>
    <w:rsid w:val="002E6614"/>
    <w:rsid w:val="002E741F"/>
    <w:rsid w:val="002F13FA"/>
    <w:rsid w:val="002F2A33"/>
    <w:rsid w:val="002F3016"/>
    <w:rsid w:val="002F6632"/>
    <w:rsid w:val="002F6FB2"/>
    <w:rsid w:val="00303FDA"/>
    <w:rsid w:val="00306B59"/>
    <w:rsid w:val="00306DE8"/>
    <w:rsid w:val="003132A6"/>
    <w:rsid w:val="0031E68B"/>
    <w:rsid w:val="003224BD"/>
    <w:rsid w:val="003234DA"/>
    <w:rsid w:val="00327C76"/>
    <w:rsid w:val="0033016F"/>
    <w:rsid w:val="00335BE6"/>
    <w:rsid w:val="003364B2"/>
    <w:rsid w:val="003439D8"/>
    <w:rsid w:val="00346816"/>
    <w:rsid w:val="00354C5E"/>
    <w:rsid w:val="00361C09"/>
    <w:rsid w:val="00364F44"/>
    <w:rsid w:val="00365E0F"/>
    <w:rsid w:val="0037183E"/>
    <w:rsid w:val="00372686"/>
    <w:rsid w:val="00384DDD"/>
    <w:rsid w:val="003850CD"/>
    <w:rsid w:val="00385C6D"/>
    <w:rsid w:val="003949CF"/>
    <w:rsid w:val="00395F06"/>
    <w:rsid w:val="003A0B13"/>
    <w:rsid w:val="003B11E5"/>
    <w:rsid w:val="003C315B"/>
    <w:rsid w:val="003C331E"/>
    <w:rsid w:val="003C53F3"/>
    <w:rsid w:val="003C722B"/>
    <w:rsid w:val="003D64BB"/>
    <w:rsid w:val="003E1BA1"/>
    <w:rsid w:val="003E478C"/>
    <w:rsid w:val="003E4B93"/>
    <w:rsid w:val="003E7028"/>
    <w:rsid w:val="004018C1"/>
    <w:rsid w:val="00413BEB"/>
    <w:rsid w:val="0041459B"/>
    <w:rsid w:val="00415822"/>
    <w:rsid w:val="004237C7"/>
    <w:rsid w:val="004250A1"/>
    <w:rsid w:val="00430F9A"/>
    <w:rsid w:val="004443B5"/>
    <w:rsid w:val="00445E60"/>
    <w:rsid w:val="00446D2D"/>
    <w:rsid w:val="004503B5"/>
    <w:rsid w:val="00452AB6"/>
    <w:rsid w:val="00453C9A"/>
    <w:rsid w:val="00454420"/>
    <w:rsid w:val="00454A0E"/>
    <w:rsid w:val="004674B8"/>
    <w:rsid w:val="00467953"/>
    <w:rsid w:val="00467BD7"/>
    <w:rsid w:val="00472737"/>
    <w:rsid w:val="00476924"/>
    <w:rsid w:val="004804FF"/>
    <w:rsid w:val="00486E41"/>
    <w:rsid w:val="004954B7"/>
    <w:rsid w:val="004A5DE4"/>
    <w:rsid w:val="004A6E44"/>
    <w:rsid w:val="004B02D8"/>
    <w:rsid w:val="004B2B17"/>
    <w:rsid w:val="004B4197"/>
    <w:rsid w:val="004B55C1"/>
    <w:rsid w:val="004C5680"/>
    <w:rsid w:val="004D07A4"/>
    <w:rsid w:val="004D2270"/>
    <w:rsid w:val="004E0CA0"/>
    <w:rsid w:val="004E18A6"/>
    <w:rsid w:val="004E737D"/>
    <w:rsid w:val="004E7F53"/>
    <w:rsid w:val="004F063F"/>
    <w:rsid w:val="004F38B1"/>
    <w:rsid w:val="004F7A6C"/>
    <w:rsid w:val="00503F27"/>
    <w:rsid w:val="00515864"/>
    <w:rsid w:val="00521575"/>
    <w:rsid w:val="0052465C"/>
    <w:rsid w:val="00525AA1"/>
    <w:rsid w:val="005265E3"/>
    <w:rsid w:val="00526753"/>
    <w:rsid w:val="00527811"/>
    <w:rsid w:val="00527C66"/>
    <w:rsid w:val="00531D2F"/>
    <w:rsid w:val="005324D9"/>
    <w:rsid w:val="00536241"/>
    <w:rsid w:val="005404E4"/>
    <w:rsid w:val="0054540E"/>
    <w:rsid w:val="005508A2"/>
    <w:rsid w:val="00563CBE"/>
    <w:rsid w:val="005733D6"/>
    <w:rsid w:val="005740AA"/>
    <w:rsid w:val="005754FB"/>
    <w:rsid w:val="005760EE"/>
    <w:rsid w:val="00580414"/>
    <w:rsid w:val="00582FF1"/>
    <w:rsid w:val="005845E5"/>
    <w:rsid w:val="00586200"/>
    <w:rsid w:val="0058738E"/>
    <w:rsid w:val="00587DB6"/>
    <w:rsid w:val="00590C74"/>
    <w:rsid w:val="00595C83"/>
    <w:rsid w:val="005A14D8"/>
    <w:rsid w:val="005A4239"/>
    <w:rsid w:val="005B7213"/>
    <w:rsid w:val="005C14E8"/>
    <w:rsid w:val="005C511A"/>
    <w:rsid w:val="005C5276"/>
    <w:rsid w:val="005C780A"/>
    <w:rsid w:val="005D14B7"/>
    <w:rsid w:val="005D1BB6"/>
    <w:rsid w:val="005D3E2D"/>
    <w:rsid w:val="005D72E0"/>
    <w:rsid w:val="005E5ECE"/>
    <w:rsid w:val="005E7533"/>
    <w:rsid w:val="005F1933"/>
    <w:rsid w:val="005F5842"/>
    <w:rsid w:val="00604705"/>
    <w:rsid w:val="00607260"/>
    <w:rsid w:val="0060775F"/>
    <w:rsid w:val="0061152E"/>
    <w:rsid w:val="00611C85"/>
    <w:rsid w:val="006133C3"/>
    <w:rsid w:val="0061387F"/>
    <w:rsid w:val="00621126"/>
    <w:rsid w:val="00621576"/>
    <w:rsid w:val="00621635"/>
    <w:rsid w:val="00621B60"/>
    <w:rsid w:val="00622E82"/>
    <w:rsid w:val="00623DC4"/>
    <w:rsid w:val="006260F6"/>
    <w:rsid w:val="00626362"/>
    <w:rsid w:val="00637080"/>
    <w:rsid w:val="0065034B"/>
    <w:rsid w:val="00652EFD"/>
    <w:rsid w:val="006612DD"/>
    <w:rsid w:val="00661A38"/>
    <w:rsid w:val="0066515A"/>
    <w:rsid w:val="00665CD8"/>
    <w:rsid w:val="006724A2"/>
    <w:rsid w:val="0067697D"/>
    <w:rsid w:val="00680E9E"/>
    <w:rsid w:val="00686479"/>
    <w:rsid w:val="00686A66"/>
    <w:rsid w:val="0068718F"/>
    <w:rsid w:val="00691229"/>
    <w:rsid w:val="00695308"/>
    <w:rsid w:val="006A76B7"/>
    <w:rsid w:val="006B0827"/>
    <w:rsid w:val="006B2E51"/>
    <w:rsid w:val="006B4DD3"/>
    <w:rsid w:val="006C459A"/>
    <w:rsid w:val="006C4601"/>
    <w:rsid w:val="006C4633"/>
    <w:rsid w:val="006C5556"/>
    <w:rsid w:val="006C65D9"/>
    <w:rsid w:val="006C7C91"/>
    <w:rsid w:val="006D04B9"/>
    <w:rsid w:val="006D1963"/>
    <w:rsid w:val="006D7CDC"/>
    <w:rsid w:val="006F7BAE"/>
    <w:rsid w:val="007030AA"/>
    <w:rsid w:val="00703A4D"/>
    <w:rsid w:val="00706436"/>
    <w:rsid w:val="00707757"/>
    <w:rsid w:val="00707898"/>
    <w:rsid w:val="00711D6C"/>
    <w:rsid w:val="00713D0C"/>
    <w:rsid w:val="00716E3F"/>
    <w:rsid w:val="00727D20"/>
    <w:rsid w:val="0073001C"/>
    <w:rsid w:val="00730EB1"/>
    <w:rsid w:val="00734A82"/>
    <w:rsid w:val="00736191"/>
    <w:rsid w:val="00737C26"/>
    <w:rsid w:val="00745DED"/>
    <w:rsid w:val="00760F19"/>
    <w:rsid w:val="0076158F"/>
    <w:rsid w:val="0076191C"/>
    <w:rsid w:val="00763E12"/>
    <w:rsid w:val="00765F60"/>
    <w:rsid w:val="00773C99"/>
    <w:rsid w:val="0077419A"/>
    <w:rsid w:val="007761C9"/>
    <w:rsid w:val="00777B1E"/>
    <w:rsid w:val="00782A94"/>
    <w:rsid w:val="0078363D"/>
    <w:rsid w:val="0078521F"/>
    <w:rsid w:val="007966E9"/>
    <w:rsid w:val="007A0493"/>
    <w:rsid w:val="007A0CCC"/>
    <w:rsid w:val="007A138C"/>
    <w:rsid w:val="007A626C"/>
    <w:rsid w:val="007B29BC"/>
    <w:rsid w:val="007B641F"/>
    <w:rsid w:val="007C4525"/>
    <w:rsid w:val="007C5437"/>
    <w:rsid w:val="007D3B4D"/>
    <w:rsid w:val="007E093A"/>
    <w:rsid w:val="007E0B30"/>
    <w:rsid w:val="007E7E03"/>
    <w:rsid w:val="007F0317"/>
    <w:rsid w:val="007F203D"/>
    <w:rsid w:val="007F30B0"/>
    <w:rsid w:val="007F452A"/>
    <w:rsid w:val="007F5FCB"/>
    <w:rsid w:val="00801F10"/>
    <w:rsid w:val="00807160"/>
    <w:rsid w:val="00807AC7"/>
    <w:rsid w:val="00810CB3"/>
    <w:rsid w:val="00810E12"/>
    <w:rsid w:val="00811D3B"/>
    <w:rsid w:val="00817659"/>
    <w:rsid w:val="00821D8E"/>
    <w:rsid w:val="008231CE"/>
    <w:rsid w:val="008314A1"/>
    <w:rsid w:val="0083273B"/>
    <w:rsid w:val="00833EE1"/>
    <w:rsid w:val="0083571D"/>
    <w:rsid w:val="00845805"/>
    <w:rsid w:val="00846E1F"/>
    <w:rsid w:val="00847646"/>
    <w:rsid w:val="00850961"/>
    <w:rsid w:val="00852E4B"/>
    <w:rsid w:val="008555AB"/>
    <w:rsid w:val="0085589D"/>
    <w:rsid w:val="00855F45"/>
    <w:rsid w:val="008605B3"/>
    <w:rsid w:val="00860852"/>
    <w:rsid w:val="008718F4"/>
    <w:rsid w:val="00872E65"/>
    <w:rsid w:val="00874216"/>
    <w:rsid w:val="008840E3"/>
    <w:rsid w:val="00891373"/>
    <w:rsid w:val="00894C89"/>
    <w:rsid w:val="008A02FC"/>
    <w:rsid w:val="008A1F68"/>
    <w:rsid w:val="008A3C42"/>
    <w:rsid w:val="008A42A9"/>
    <w:rsid w:val="008A703E"/>
    <w:rsid w:val="008B3DE4"/>
    <w:rsid w:val="008C2C92"/>
    <w:rsid w:val="008C4700"/>
    <w:rsid w:val="008C4FE5"/>
    <w:rsid w:val="008C5DE3"/>
    <w:rsid w:val="008C7476"/>
    <w:rsid w:val="008D13EF"/>
    <w:rsid w:val="008D3CAB"/>
    <w:rsid w:val="008D6287"/>
    <w:rsid w:val="008E181F"/>
    <w:rsid w:val="008E1DDB"/>
    <w:rsid w:val="008E4733"/>
    <w:rsid w:val="00900D3A"/>
    <w:rsid w:val="009016E5"/>
    <w:rsid w:val="00910CB7"/>
    <w:rsid w:val="009113B0"/>
    <w:rsid w:val="00914587"/>
    <w:rsid w:val="0091584E"/>
    <w:rsid w:val="00926368"/>
    <w:rsid w:val="00931CF2"/>
    <w:rsid w:val="0093323F"/>
    <w:rsid w:val="00947AC4"/>
    <w:rsid w:val="009660F8"/>
    <w:rsid w:val="00966545"/>
    <w:rsid w:val="00970D4A"/>
    <w:rsid w:val="00973E03"/>
    <w:rsid w:val="0097582C"/>
    <w:rsid w:val="00976B8F"/>
    <w:rsid w:val="00977838"/>
    <w:rsid w:val="00982B23"/>
    <w:rsid w:val="00984754"/>
    <w:rsid w:val="00986FE5"/>
    <w:rsid w:val="0099119A"/>
    <w:rsid w:val="009A3F53"/>
    <w:rsid w:val="009A3FD2"/>
    <w:rsid w:val="009A66F6"/>
    <w:rsid w:val="009B25AE"/>
    <w:rsid w:val="009B5E08"/>
    <w:rsid w:val="009C10F5"/>
    <w:rsid w:val="009C31B3"/>
    <w:rsid w:val="009C4B24"/>
    <w:rsid w:val="009C6FE3"/>
    <w:rsid w:val="009D11EA"/>
    <w:rsid w:val="009E0934"/>
    <w:rsid w:val="009E11D9"/>
    <w:rsid w:val="009F04D5"/>
    <w:rsid w:val="009F05C4"/>
    <w:rsid w:val="009F099D"/>
    <w:rsid w:val="009F38FE"/>
    <w:rsid w:val="009F48BF"/>
    <w:rsid w:val="00A153DB"/>
    <w:rsid w:val="00A305B0"/>
    <w:rsid w:val="00A319F7"/>
    <w:rsid w:val="00A3351D"/>
    <w:rsid w:val="00A4397C"/>
    <w:rsid w:val="00A6028B"/>
    <w:rsid w:val="00A62059"/>
    <w:rsid w:val="00A849AC"/>
    <w:rsid w:val="00A90361"/>
    <w:rsid w:val="00A923AB"/>
    <w:rsid w:val="00A94E84"/>
    <w:rsid w:val="00AA06C3"/>
    <w:rsid w:val="00AA479D"/>
    <w:rsid w:val="00AA5262"/>
    <w:rsid w:val="00AB6E8F"/>
    <w:rsid w:val="00AC611A"/>
    <w:rsid w:val="00AC66A4"/>
    <w:rsid w:val="00AC6A8A"/>
    <w:rsid w:val="00AC6C3F"/>
    <w:rsid w:val="00AD1BC4"/>
    <w:rsid w:val="00AD7FB9"/>
    <w:rsid w:val="00AE154F"/>
    <w:rsid w:val="00AE4E5A"/>
    <w:rsid w:val="00AE6F2D"/>
    <w:rsid w:val="00AE7E0B"/>
    <w:rsid w:val="00AE7FAC"/>
    <w:rsid w:val="00B00798"/>
    <w:rsid w:val="00B00E3E"/>
    <w:rsid w:val="00B02085"/>
    <w:rsid w:val="00B03C33"/>
    <w:rsid w:val="00B04574"/>
    <w:rsid w:val="00B0556D"/>
    <w:rsid w:val="00B10EED"/>
    <w:rsid w:val="00B1136C"/>
    <w:rsid w:val="00B11C54"/>
    <w:rsid w:val="00B12648"/>
    <w:rsid w:val="00B12A78"/>
    <w:rsid w:val="00B133FF"/>
    <w:rsid w:val="00B20A20"/>
    <w:rsid w:val="00B24836"/>
    <w:rsid w:val="00B26437"/>
    <w:rsid w:val="00B31650"/>
    <w:rsid w:val="00B338F0"/>
    <w:rsid w:val="00B3681E"/>
    <w:rsid w:val="00B370D5"/>
    <w:rsid w:val="00B4112C"/>
    <w:rsid w:val="00B4149E"/>
    <w:rsid w:val="00B41943"/>
    <w:rsid w:val="00B43350"/>
    <w:rsid w:val="00B46623"/>
    <w:rsid w:val="00B57031"/>
    <w:rsid w:val="00B6132A"/>
    <w:rsid w:val="00B658A3"/>
    <w:rsid w:val="00B65D1F"/>
    <w:rsid w:val="00B67476"/>
    <w:rsid w:val="00B72B5F"/>
    <w:rsid w:val="00B7591C"/>
    <w:rsid w:val="00B77B70"/>
    <w:rsid w:val="00B86C93"/>
    <w:rsid w:val="00B8743C"/>
    <w:rsid w:val="00B87A76"/>
    <w:rsid w:val="00B96DB1"/>
    <w:rsid w:val="00BA3D26"/>
    <w:rsid w:val="00BA6597"/>
    <w:rsid w:val="00BA6B68"/>
    <w:rsid w:val="00BB66F6"/>
    <w:rsid w:val="00BC6407"/>
    <w:rsid w:val="00BD35C4"/>
    <w:rsid w:val="00BD5BFF"/>
    <w:rsid w:val="00BD5F11"/>
    <w:rsid w:val="00BD62A4"/>
    <w:rsid w:val="00BE31A8"/>
    <w:rsid w:val="00BE4633"/>
    <w:rsid w:val="00BE4A0C"/>
    <w:rsid w:val="00BE6015"/>
    <w:rsid w:val="00BE700F"/>
    <w:rsid w:val="00BE9EAC"/>
    <w:rsid w:val="00BF140C"/>
    <w:rsid w:val="00BF55EB"/>
    <w:rsid w:val="00C016AA"/>
    <w:rsid w:val="00C0342B"/>
    <w:rsid w:val="00C108E3"/>
    <w:rsid w:val="00C1769F"/>
    <w:rsid w:val="00C213A5"/>
    <w:rsid w:val="00C2495C"/>
    <w:rsid w:val="00C24EC7"/>
    <w:rsid w:val="00C3251F"/>
    <w:rsid w:val="00C32B45"/>
    <w:rsid w:val="00C407F5"/>
    <w:rsid w:val="00C41B2A"/>
    <w:rsid w:val="00C43833"/>
    <w:rsid w:val="00C43FAE"/>
    <w:rsid w:val="00C46E4B"/>
    <w:rsid w:val="00C51CAB"/>
    <w:rsid w:val="00C53401"/>
    <w:rsid w:val="00C57415"/>
    <w:rsid w:val="00C61860"/>
    <w:rsid w:val="00C7264A"/>
    <w:rsid w:val="00C74CB8"/>
    <w:rsid w:val="00C7605D"/>
    <w:rsid w:val="00C777DE"/>
    <w:rsid w:val="00C820D3"/>
    <w:rsid w:val="00C86696"/>
    <w:rsid w:val="00C914F3"/>
    <w:rsid w:val="00C96B00"/>
    <w:rsid w:val="00CA09C0"/>
    <w:rsid w:val="00CA5ADD"/>
    <w:rsid w:val="00CA71C6"/>
    <w:rsid w:val="00CB2283"/>
    <w:rsid w:val="00CB3408"/>
    <w:rsid w:val="00CBAA58"/>
    <w:rsid w:val="00CC00CB"/>
    <w:rsid w:val="00CC2C3C"/>
    <w:rsid w:val="00CD278E"/>
    <w:rsid w:val="00CD5142"/>
    <w:rsid w:val="00CD5E3F"/>
    <w:rsid w:val="00CD770A"/>
    <w:rsid w:val="00CD7CF8"/>
    <w:rsid w:val="00CE034C"/>
    <w:rsid w:val="00CE7B93"/>
    <w:rsid w:val="00CF2142"/>
    <w:rsid w:val="00CF4251"/>
    <w:rsid w:val="00CF7D09"/>
    <w:rsid w:val="00D0683F"/>
    <w:rsid w:val="00D126DB"/>
    <w:rsid w:val="00D179A6"/>
    <w:rsid w:val="00D20574"/>
    <w:rsid w:val="00D27686"/>
    <w:rsid w:val="00D27DB8"/>
    <w:rsid w:val="00D32D03"/>
    <w:rsid w:val="00D4634C"/>
    <w:rsid w:val="00D46748"/>
    <w:rsid w:val="00D50025"/>
    <w:rsid w:val="00D55A7D"/>
    <w:rsid w:val="00D71556"/>
    <w:rsid w:val="00D760C5"/>
    <w:rsid w:val="00D76E30"/>
    <w:rsid w:val="00D80AA1"/>
    <w:rsid w:val="00D82FC5"/>
    <w:rsid w:val="00D86083"/>
    <w:rsid w:val="00D86C7D"/>
    <w:rsid w:val="00D90D7F"/>
    <w:rsid w:val="00D91B71"/>
    <w:rsid w:val="00D92C12"/>
    <w:rsid w:val="00D955FB"/>
    <w:rsid w:val="00DA1BDC"/>
    <w:rsid w:val="00DA3598"/>
    <w:rsid w:val="00DA40CA"/>
    <w:rsid w:val="00DA5146"/>
    <w:rsid w:val="00DA705B"/>
    <w:rsid w:val="00DB2295"/>
    <w:rsid w:val="00DB413B"/>
    <w:rsid w:val="00DC0558"/>
    <w:rsid w:val="00DC402F"/>
    <w:rsid w:val="00DC5672"/>
    <w:rsid w:val="00DC5857"/>
    <w:rsid w:val="00DC9CC5"/>
    <w:rsid w:val="00DE053F"/>
    <w:rsid w:val="00DE11EC"/>
    <w:rsid w:val="00DE256E"/>
    <w:rsid w:val="00DE4066"/>
    <w:rsid w:val="00DE6E6B"/>
    <w:rsid w:val="00DE708F"/>
    <w:rsid w:val="00DF2017"/>
    <w:rsid w:val="00E00166"/>
    <w:rsid w:val="00E04086"/>
    <w:rsid w:val="00E07865"/>
    <w:rsid w:val="00E14BE2"/>
    <w:rsid w:val="00E16671"/>
    <w:rsid w:val="00E16798"/>
    <w:rsid w:val="00E20B3C"/>
    <w:rsid w:val="00E21B02"/>
    <w:rsid w:val="00E30EF0"/>
    <w:rsid w:val="00E4248A"/>
    <w:rsid w:val="00E42CA1"/>
    <w:rsid w:val="00E439CA"/>
    <w:rsid w:val="00E519E2"/>
    <w:rsid w:val="00E5289C"/>
    <w:rsid w:val="00E54D11"/>
    <w:rsid w:val="00E552DD"/>
    <w:rsid w:val="00E63EF9"/>
    <w:rsid w:val="00E65178"/>
    <w:rsid w:val="00E65AAD"/>
    <w:rsid w:val="00E664E0"/>
    <w:rsid w:val="00E7273C"/>
    <w:rsid w:val="00E7459A"/>
    <w:rsid w:val="00E7534A"/>
    <w:rsid w:val="00E77DD5"/>
    <w:rsid w:val="00E8365D"/>
    <w:rsid w:val="00E8434F"/>
    <w:rsid w:val="00E90A1E"/>
    <w:rsid w:val="00E9496C"/>
    <w:rsid w:val="00EA0928"/>
    <w:rsid w:val="00EB6844"/>
    <w:rsid w:val="00EB763F"/>
    <w:rsid w:val="00EC1040"/>
    <w:rsid w:val="00EC177B"/>
    <w:rsid w:val="00ED0526"/>
    <w:rsid w:val="00ED06AB"/>
    <w:rsid w:val="00ED0F9E"/>
    <w:rsid w:val="00ED5873"/>
    <w:rsid w:val="00F05875"/>
    <w:rsid w:val="00F06D64"/>
    <w:rsid w:val="00F101A5"/>
    <w:rsid w:val="00F14CC8"/>
    <w:rsid w:val="00F210E0"/>
    <w:rsid w:val="00F25246"/>
    <w:rsid w:val="00F26BE3"/>
    <w:rsid w:val="00F305C8"/>
    <w:rsid w:val="00F3469F"/>
    <w:rsid w:val="00F35AE8"/>
    <w:rsid w:val="00F35F3F"/>
    <w:rsid w:val="00F36F69"/>
    <w:rsid w:val="00F47BD4"/>
    <w:rsid w:val="00F5093D"/>
    <w:rsid w:val="00F5245E"/>
    <w:rsid w:val="00F566D6"/>
    <w:rsid w:val="00F64265"/>
    <w:rsid w:val="00F67581"/>
    <w:rsid w:val="00F70605"/>
    <w:rsid w:val="00F707E6"/>
    <w:rsid w:val="00F711B1"/>
    <w:rsid w:val="00F72117"/>
    <w:rsid w:val="00F732A7"/>
    <w:rsid w:val="00F759D5"/>
    <w:rsid w:val="00F868BF"/>
    <w:rsid w:val="00F86A32"/>
    <w:rsid w:val="00F86E44"/>
    <w:rsid w:val="00F86F38"/>
    <w:rsid w:val="00F8D96F"/>
    <w:rsid w:val="00F901EB"/>
    <w:rsid w:val="00F94AEA"/>
    <w:rsid w:val="00F95FA3"/>
    <w:rsid w:val="00F9779B"/>
    <w:rsid w:val="00FA1589"/>
    <w:rsid w:val="00FA571F"/>
    <w:rsid w:val="00FA7CBA"/>
    <w:rsid w:val="00FB2381"/>
    <w:rsid w:val="00FB67E3"/>
    <w:rsid w:val="00FC36BA"/>
    <w:rsid w:val="00FC400A"/>
    <w:rsid w:val="00FC6B06"/>
    <w:rsid w:val="00FD07DF"/>
    <w:rsid w:val="00FD6A2C"/>
    <w:rsid w:val="00FE5896"/>
    <w:rsid w:val="00FF4D2B"/>
    <w:rsid w:val="01039CD2"/>
    <w:rsid w:val="0109017C"/>
    <w:rsid w:val="0110EA93"/>
    <w:rsid w:val="0113BE77"/>
    <w:rsid w:val="013683B3"/>
    <w:rsid w:val="013A238D"/>
    <w:rsid w:val="015A5A1D"/>
    <w:rsid w:val="016D676D"/>
    <w:rsid w:val="018EB992"/>
    <w:rsid w:val="01A3574E"/>
    <w:rsid w:val="01ADAE95"/>
    <w:rsid w:val="01C25099"/>
    <w:rsid w:val="01C6E7B2"/>
    <w:rsid w:val="01DC07F9"/>
    <w:rsid w:val="01F73FB7"/>
    <w:rsid w:val="0200D373"/>
    <w:rsid w:val="02071EB9"/>
    <w:rsid w:val="020D7A91"/>
    <w:rsid w:val="020E7BCD"/>
    <w:rsid w:val="0216D192"/>
    <w:rsid w:val="021E4C9B"/>
    <w:rsid w:val="022E5FE7"/>
    <w:rsid w:val="0237C1E1"/>
    <w:rsid w:val="02594066"/>
    <w:rsid w:val="025C3D76"/>
    <w:rsid w:val="0269A42E"/>
    <w:rsid w:val="02716F34"/>
    <w:rsid w:val="0282DAE9"/>
    <w:rsid w:val="02900C17"/>
    <w:rsid w:val="02A79BB8"/>
    <w:rsid w:val="02AC10E7"/>
    <w:rsid w:val="02DE3E46"/>
    <w:rsid w:val="0307AB16"/>
    <w:rsid w:val="0313454E"/>
    <w:rsid w:val="03136AF8"/>
    <w:rsid w:val="03629650"/>
    <w:rsid w:val="0362B4D1"/>
    <w:rsid w:val="036E0EFB"/>
    <w:rsid w:val="038C2D6A"/>
    <w:rsid w:val="038C74F1"/>
    <w:rsid w:val="03960F0C"/>
    <w:rsid w:val="03A3CC02"/>
    <w:rsid w:val="03C0ECCE"/>
    <w:rsid w:val="03C81FA7"/>
    <w:rsid w:val="03C8B98B"/>
    <w:rsid w:val="03CAB746"/>
    <w:rsid w:val="03CD1004"/>
    <w:rsid w:val="03D639E5"/>
    <w:rsid w:val="03E64785"/>
    <w:rsid w:val="03F556E7"/>
    <w:rsid w:val="03F93555"/>
    <w:rsid w:val="03FB4886"/>
    <w:rsid w:val="03FBB7B2"/>
    <w:rsid w:val="0404A468"/>
    <w:rsid w:val="0408A208"/>
    <w:rsid w:val="040D7283"/>
    <w:rsid w:val="041CD08D"/>
    <w:rsid w:val="041E017A"/>
    <w:rsid w:val="04229E80"/>
    <w:rsid w:val="043569F9"/>
    <w:rsid w:val="0445ECA8"/>
    <w:rsid w:val="046AE5A9"/>
    <w:rsid w:val="046CDC90"/>
    <w:rsid w:val="048FFB0F"/>
    <w:rsid w:val="04A4389B"/>
    <w:rsid w:val="04B76CB5"/>
    <w:rsid w:val="04C19ED1"/>
    <w:rsid w:val="04D7BA55"/>
    <w:rsid w:val="04DF0B09"/>
    <w:rsid w:val="04E873B7"/>
    <w:rsid w:val="0517EA64"/>
    <w:rsid w:val="0538B24C"/>
    <w:rsid w:val="0558606D"/>
    <w:rsid w:val="055DB089"/>
    <w:rsid w:val="056D1528"/>
    <w:rsid w:val="05790EE7"/>
    <w:rsid w:val="05B6F348"/>
    <w:rsid w:val="05BB7382"/>
    <w:rsid w:val="05BBDBD3"/>
    <w:rsid w:val="05C1D1A5"/>
    <w:rsid w:val="05C57ACB"/>
    <w:rsid w:val="05CB9E27"/>
    <w:rsid w:val="05CF9ACC"/>
    <w:rsid w:val="05D1418E"/>
    <w:rsid w:val="05DACFE9"/>
    <w:rsid w:val="0603116B"/>
    <w:rsid w:val="0615F8E9"/>
    <w:rsid w:val="06170DE9"/>
    <w:rsid w:val="063F1CCA"/>
    <w:rsid w:val="064A1BAF"/>
    <w:rsid w:val="064B4401"/>
    <w:rsid w:val="066594AD"/>
    <w:rsid w:val="066C272B"/>
    <w:rsid w:val="0671A607"/>
    <w:rsid w:val="06726D9A"/>
    <w:rsid w:val="067C5BD3"/>
    <w:rsid w:val="0686255E"/>
    <w:rsid w:val="0686B965"/>
    <w:rsid w:val="06AB0836"/>
    <w:rsid w:val="06AEE0EA"/>
    <w:rsid w:val="06BDE56D"/>
    <w:rsid w:val="06D97EE3"/>
    <w:rsid w:val="06E68346"/>
    <w:rsid w:val="06F10F15"/>
    <w:rsid w:val="070D5B83"/>
    <w:rsid w:val="0716B1CC"/>
    <w:rsid w:val="072CD7D4"/>
    <w:rsid w:val="0733EDEA"/>
    <w:rsid w:val="07409DF7"/>
    <w:rsid w:val="07461FDB"/>
    <w:rsid w:val="07489FBD"/>
    <w:rsid w:val="074FA393"/>
    <w:rsid w:val="075315DA"/>
    <w:rsid w:val="0753C0E0"/>
    <w:rsid w:val="07D2EFCB"/>
    <w:rsid w:val="07DDCF46"/>
    <w:rsid w:val="07EF67E7"/>
    <w:rsid w:val="07F9C245"/>
    <w:rsid w:val="08013461"/>
    <w:rsid w:val="080C0E85"/>
    <w:rsid w:val="080DDCB3"/>
    <w:rsid w:val="0810F3E0"/>
    <w:rsid w:val="081DF525"/>
    <w:rsid w:val="083BA213"/>
    <w:rsid w:val="08459117"/>
    <w:rsid w:val="08465B07"/>
    <w:rsid w:val="084F5359"/>
    <w:rsid w:val="0850ABFE"/>
    <w:rsid w:val="0855C14A"/>
    <w:rsid w:val="085CD903"/>
    <w:rsid w:val="087B2665"/>
    <w:rsid w:val="088EDDBB"/>
    <w:rsid w:val="0895A9A9"/>
    <w:rsid w:val="089BFE05"/>
    <w:rsid w:val="08A87CE7"/>
    <w:rsid w:val="08CBE950"/>
    <w:rsid w:val="08DA29BC"/>
    <w:rsid w:val="08F4C40B"/>
    <w:rsid w:val="08F6B8DB"/>
    <w:rsid w:val="08FB7287"/>
    <w:rsid w:val="09071283"/>
    <w:rsid w:val="09136CC6"/>
    <w:rsid w:val="0927F118"/>
    <w:rsid w:val="0946E987"/>
    <w:rsid w:val="09733F60"/>
    <w:rsid w:val="0981E764"/>
    <w:rsid w:val="0989E569"/>
    <w:rsid w:val="098B3FE7"/>
    <w:rsid w:val="098EFF77"/>
    <w:rsid w:val="0997295E"/>
    <w:rsid w:val="099D40FE"/>
    <w:rsid w:val="099DD379"/>
    <w:rsid w:val="09B4CD66"/>
    <w:rsid w:val="09B6D2B8"/>
    <w:rsid w:val="09EC5C13"/>
    <w:rsid w:val="09F1E542"/>
    <w:rsid w:val="09FB7CD3"/>
    <w:rsid w:val="0A056491"/>
    <w:rsid w:val="0A0A2500"/>
    <w:rsid w:val="0A25FB35"/>
    <w:rsid w:val="0A4EDA0B"/>
    <w:rsid w:val="0A625C6C"/>
    <w:rsid w:val="0A6491E5"/>
    <w:rsid w:val="0A6AFB6E"/>
    <w:rsid w:val="0A7BB0C5"/>
    <w:rsid w:val="0A8F55FE"/>
    <w:rsid w:val="0A90A55E"/>
    <w:rsid w:val="0AB4B8B5"/>
    <w:rsid w:val="0AC42E1C"/>
    <w:rsid w:val="0AECC4EE"/>
    <w:rsid w:val="0AF5A3BA"/>
    <w:rsid w:val="0B151BC5"/>
    <w:rsid w:val="0B1EBE65"/>
    <w:rsid w:val="0B1F20A1"/>
    <w:rsid w:val="0B20F227"/>
    <w:rsid w:val="0B46C9C4"/>
    <w:rsid w:val="0B500C13"/>
    <w:rsid w:val="0B5B202D"/>
    <w:rsid w:val="0BA3A2EE"/>
    <w:rsid w:val="0BA9584D"/>
    <w:rsid w:val="0BAB89EA"/>
    <w:rsid w:val="0BD0684B"/>
    <w:rsid w:val="0BD632AE"/>
    <w:rsid w:val="0BDF2DD1"/>
    <w:rsid w:val="0BE4EAEE"/>
    <w:rsid w:val="0BE6928B"/>
    <w:rsid w:val="0BEC5DFA"/>
    <w:rsid w:val="0BF8D9AC"/>
    <w:rsid w:val="0C01EFFA"/>
    <w:rsid w:val="0C1A1CB2"/>
    <w:rsid w:val="0C1D46D7"/>
    <w:rsid w:val="0C2957CA"/>
    <w:rsid w:val="0C2E9A2A"/>
    <w:rsid w:val="0C2FEF35"/>
    <w:rsid w:val="0C3E7FC6"/>
    <w:rsid w:val="0C437CBA"/>
    <w:rsid w:val="0C52C08C"/>
    <w:rsid w:val="0C580CFB"/>
    <w:rsid w:val="0C7B8899"/>
    <w:rsid w:val="0C8527CB"/>
    <w:rsid w:val="0C981E6B"/>
    <w:rsid w:val="0CB95C9C"/>
    <w:rsid w:val="0CC937D5"/>
    <w:rsid w:val="0CC9EAE4"/>
    <w:rsid w:val="0CD2B271"/>
    <w:rsid w:val="0CD39875"/>
    <w:rsid w:val="0CE2DE80"/>
    <w:rsid w:val="0CF8CF7B"/>
    <w:rsid w:val="0D15BB10"/>
    <w:rsid w:val="0D1C60FA"/>
    <w:rsid w:val="0D4DF947"/>
    <w:rsid w:val="0D577851"/>
    <w:rsid w:val="0D600499"/>
    <w:rsid w:val="0D600A09"/>
    <w:rsid w:val="0D7386D6"/>
    <w:rsid w:val="0DA3ADDE"/>
    <w:rsid w:val="0DAFFD73"/>
    <w:rsid w:val="0DC20221"/>
    <w:rsid w:val="0DC9D047"/>
    <w:rsid w:val="0DEA8072"/>
    <w:rsid w:val="0DEC8DB5"/>
    <w:rsid w:val="0E053865"/>
    <w:rsid w:val="0E082EC2"/>
    <w:rsid w:val="0E27968E"/>
    <w:rsid w:val="0E361522"/>
    <w:rsid w:val="0E3BD0D2"/>
    <w:rsid w:val="0E416521"/>
    <w:rsid w:val="0E4E0B4E"/>
    <w:rsid w:val="0E5E0EEE"/>
    <w:rsid w:val="0EA007BD"/>
    <w:rsid w:val="0EB8421E"/>
    <w:rsid w:val="0EE060D1"/>
    <w:rsid w:val="0EF90A17"/>
    <w:rsid w:val="0F0B341E"/>
    <w:rsid w:val="0F272121"/>
    <w:rsid w:val="0F2F0E0B"/>
    <w:rsid w:val="0F38BE2F"/>
    <w:rsid w:val="0F46E4DA"/>
    <w:rsid w:val="0F533563"/>
    <w:rsid w:val="0F5C01E3"/>
    <w:rsid w:val="0F668FFE"/>
    <w:rsid w:val="0F6A5CBE"/>
    <w:rsid w:val="0F6D27DA"/>
    <w:rsid w:val="0F7C4FD8"/>
    <w:rsid w:val="0F80EA68"/>
    <w:rsid w:val="0F81FF12"/>
    <w:rsid w:val="0F88D578"/>
    <w:rsid w:val="0FFF2821"/>
    <w:rsid w:val="104398E0"/>
    <w:rsid w:val="1045B81D"/>
    <w:rsid w:val="104DE406"/>
    <w:rsid w:val="106DB0A7"/>
    <w:rsid w:val="10755D24"/>
    <w:rsid w:val="1079C28D"/>
    <w:rsid w:val="10A62557"/>
    <w:rsid w:val="10C4D6E3"/>
    <w:rsid w:val="10CD2544"/>
    <w:rsid w:val="10EBEE78"/>
    <w:rsid w:val="11047D57"/>
    <w:rsid w:val="111879D9"/>
    <w:rsid w:val="111E1BCB"/>
    <w:rsid w:val="115AD2AB"/>
    <w:rsid w:val="118F8EE1"/>
    <w:rsid w:val="1194E20D"/>
    <w:rsid w:val="119B1CF2"/>
    <w:rsid w:val="11A96778"/>
    <w:rsid w:val="11AD5ACE"/>
    <w:rsid w:val="11B62096"/>
    <w:rsid w:val="11C6E36A"/>
    <w:rsid w:val="11EB2B65"/>
    <w:rsid w:val="123C08F6"/>
    <w:rsid w:val="1248765C"/>
    <w:rsid w:val="1263777D"/>
    <w:rsid w:val="127A6D28"/>
    <w:rsid w:val="1293FA3E"/>
    <w:rsid w:val="129FFC6E"/>
    <w:rsid w:val="12C00A3B"/>
    <w:rsid w:val="12EAC7CC"/>
    <w:rsid w:val="12F256BF"/>
    <w:rsid w:val="13096FED"/>
    <w:rsid w:val="130FEEE1"/>
    <w:rsid w:val="131D74C4"/>
    <w:rsid w:val="133FDC7A"/>
    <w:rsid w:val="134FC21A"/>
    <w:rsid w:val="135F1B24"/>
    <w:rsid w:val="13776A76"/>
    <w:rsid w:val="137E89B1"/>
    <w:rsid w:val="138D3DD9"/>
    <w:rsid w:val="13D65F0D"/>
    <w:rsid w:val="13DD5C91"/>
    <w:rsid w:val="142612B6"/>
    <w:rsid w:val="14349E68"/>
    <w:rsid w:val="1435EEA8"/>
    <w:rsid w:val="1440BA8F"/>
    <w:rsid w:val="1446F73A"/>
    <w:rsid w:val="144EA9ED"/>
    <w:rsid w:val="144F3218"/>
    <w:rsid w:val="145C73BC"/>
    <w:rsid w:val="1460BFD1"/>
    <w:rsid w:val="14770E97"/>
    <w:rsid w:val="1477EC29"/>
    <w:rsid w:val="14A859AD"/>
    <w:rsid w:val="14AB06A3"/>
    <w:rsid w:val="14B3BCC8"/>
    <w:rsid w:val="14C669E8"/>
    <w:rsid w:val="14F4DA71"/>
    <w:rsid w:val="152DA024"/>
    <w:rsid w:val="15315C35"/>
    <w:rsid w:val="1532D992"/>
    <w:rsid w:val="154E051E"/>
    <w:rsid w:val="154EFA5C"/>
    <w:rsid w:val="1554CE34"/>
    <w:rsid w:val="155F5DD9"/>
    <w:rsid w:val="15614F80"/>
    <w:rsid w:val="156E9238"/>
    <w:rsid w:val="159C145A"/>
    <w:rsid w:val="15A0F9D8"/>
    <w:rsid w:val="15A61893"/>
    <w:rsid w:val="15F73BC7"/>
    <w:rsid w:val="160ABA78"/>
    <w:rsid w:val="164B3B04"/>
    <w:rsid w:val="16750885"/>
    <w:rsid w:val="169BEEAB"/>
    <w:rsid w:val="16A0A5C8"/>
    <w:rsid w:val="16A77C5E"/>
    <w:rsid w:val="16B7A218"/>
    <w:rsid w:val="16BCEDB9"/>
    <w:rsid w:val="16C7751F"/>
    <w:rsid w:val="16E55B7F"/>
    <w:rsid w:val="16F61DED"/>
    <w:rsid w:val="17021E65"/>
    <w:rsid w:val="170985AE"/>
    <w:rsid w:val="171CB33E"/>
    <w:rsid w:val="171E79E2"/>
    <w:rsid w:val="172E7D4C"/>
    <w:rsid w:val="173D7DA6"/>
    <w:rsid w:val="175AAEE1"/>
    <w:rsid w:val="17732371"/>
    <w:rsid w:val="1774FC34"/>
    <w:rsid w:val="177670F8"/>
    <w:rsid w:val="1781C6B6"/>
    <w:rsid w:val="178B4D48"/>
    <w:rsid w:val="17901CDC"/>
    <w:rsid w:val="1790CD4B"/>
    <w:rsid w:val="17975626"/>
    <w:rsid w:val="17A58EB9"/>
    <w:rsid w:val="17AB950D"/>
    <w:rsid w:val="17B72942"/>
    <w:rsid w:val="17B812A9"/>
    <w:rsid w:val="17C78381"/>
    <w:rsid w:val="17CEF10F"/>
    <w:rsid w:val="17DF2AD9"/>
    <w:rsid w:val="17E008FC"/>
    <w:rsid w:val="17E70CF7"/>
    <w:rsid w:val="17F3F1A7"/>
    <w:rsid w:val="1801DDBF"/>
    <w:rsid w:val="1831956C"/>
    <w:rsid w:val="1831B39F"/>
    <w:rsid w:val="18369EC0"/>
    <w:rsid w:val="18372722"/>
    <w:rsid w:val="183F219A"/>
    <w:rsid w:val="18427657"/>
    <w:rsid w:val="184C9BAC"/>
    <w:rsid w:val="18522E7E"/>
    <w:rsid w:val="18534344"/>
    <w:rsid w:val="1867A81D"/>
    <w:rsid w:val="18866869"/>
    <w:rsid w:val="1891C454"/>
    <w:rsid w:val="18B93812"/>
    <w:rsid w:val="18B9FCCC"/>
    <w:rsid w:val="18C7A684"/>
    <w:rsid w:val="18E08ACE"/>
    <w:rsid w:val="18EE865B"/>
    <w:rsid w:val="18FBF5FD"/>
    <w:rsid w:val="19085166"/>
    <w:rsid w:val="1932D372"/>
    <w:rsid w:val="19392DB2"/>
    <w:rsid w:val="19456AD1"/>
    <w:rsid w:val="194E43E9"/>
    <w:rsid w:val="195EA6B5"/>
    <w:rsid w:val="1964890E"/>
    <w:rsid w:val="19813394"/>
    <w:rsid w:val="19A183EE"/>
    <w:rsid w:val="19B8132C"/>
    <w:rsid w:val="19C00FF8"/>
    <w:rsid w:val="19C1D86E"/>
    <w:rsid w:val="19C879F3"/>
    <w:rsid w:val="19D33914"/>
    <w:rsid w:val="19DB2E90"/>
    <w:rsid w:val="19E7CA90"/>
    <w:rsid w:val="19EB8A1D"/>
    <w:rsid w:val="19F2247E"/>
    <w:rsid w:val="19FC89A6"/>
    <w:rsid w:val="1A01868E"/>
    <w:rsid w:val="1A16A2B0"/>
    <w:rsid w:val="1A1D5857"/>
    <w:rsid w:val="1A1FA3A9"/>
    <w:rsid w:val="1A208BFF"/>
    <w:rsid w:val="1A268C8F"/>
    <w:rsid w:val="1A2956A2"/>
    <w:rsid w:val="1A457FF8"/>
    <w:rsid w:val="1A6F2069"/>
    <w:rsid w:val="1A71FA0A"/>
    <w:rsid w:val="1A7C4F21"/>
    <w:rsid w:val="1A94593D"/>
    <w:rsid w:val="1AA3A274"/>
    <w:rsid w:val="1ABD809B"/>
    <w:rsid w:val="1ABE7F57"/>
    <w:rsid w:val="1AD00963"/>
    <w:rsid w:val="1AD3C970"/>
    <w:rsid w:val="1AF834F6"/>
    <w:rsid w:val="1AFAA83F"/>
    <w:rsid w:val="1B115412"/>
    <w:rsid w:val="1B209817"/>
    <w:rsid w:val="1B38A45A"/>
    <w:rsid w:val="1B42D4AF"/>
    <w:rsid w:val="1B5E3129"/>
    <w:rsid w:val="1B6A78C6"/>
    <w:rsid w:val="1B7F98AD"/>
    <w:rsid w:val="1BB7DA4E"/>
    <w:rsid w:val="1BC1FBE1"/>
    <w:rsid w:val="1BC2EC28"/>
    <w:rsid w:val="1BCA3B24"/>
    <w:rsid w:val="1BCCF5C3"/>
    <w:rsid w:val="1BCE2231"/>
    <w:rsid w:val="1BD610DC"/>
    <w:rsid w:val="1BE1314A"/>
    <w:rsid w:val="1BE34A7B"/>
    <w:rsid w:val="1BE4F63B"/>
    <w:rsid w:val="1BE97D50"/>
    <w:rsid w:val="1BEF0C9E"/>
    <w:rsid w:val="1BF4F203"/>
    <w:rsid w:val="1C0C55DE"/>
    <w:rsid w:val="1C0F9B50"/>
    <w:rsid w:val="1C113138"/>
    <w:rsid w:val="1C12DBDC"/>
    <w:rsid w:val="1C219F47"/>
    <w:rsid w:val="1C2318C3"/>
    <w:rsid w:val="1C2A6E2F"/>
    <w:rsid w:val="1C366BAB"/>
    <w:rsid w:val="1C45C021"/>
    <w:rsid w:val="1C478856"/>
    <w:rsid w:val="1C59E4D6"/>
    <w:rsid w:val="1C626807"/>
    <w:rsid w:val="1C8F44A1"/>
    <w:rsid w:val="1CC0540F"/>
    <w:rsid w:val="1CF88454"/>
    <w:rsid w:val="1D2E97D9"/>
    <w:rsid w:val="1D314E3C"/>
    <w:rsid w:val="1D53AF30"/>
    <w:rsid w:val="1D6B42DC"/>
    <w:rsid w:val="1D6C0D9D"/>
    <w:rsid w:val="1D986D53"/>
    <w:rsid w:val="1D9B1BD3"/>
    <w:rsid w:val="1D9DB5F4"/>
    <w:rsid w:val="1DA6A473"/>
    <w:rsid w:val="1DA8EF4B"/>
    <w:rsid w:val="1DB0CF60"/>
    <w:rsid w:val="1DB52116"/>
    <w:rsid w:val="1DB52498"/>
    <w:rsid w:val="1DCBAC5C"/>
    <w:rsid w:val="1DD38B0F"/>
    <w:rsid w:val="1DE24DD7"/>
    <w:rsid w:val="1DE2DF77"/>
    <w:rsid w:val="1DF029A6"/>
    <w:rsid w:val="1E1B020C"/>
    <w:rsid w:val="1E223255"/>
    <w:rsid w:val="1E4739E8"/>
    <w:rsid w:val="1E600A84"/>
    <w:rsid w:val="1EA22511"/>
    <w:rsid w:val="1EC02715"/>
    <w:rsid w:val="1ED2950D"/>
    <w:rsid w:val="1EDE05CF"/>
    <w:rsid w:val="1EE060EB"/>
    <w:rsid w:val="1EE26B4A"/>
    <w:rsid w:val="1EE38165"/>
    <w:rsid w:val="1EEC05DA"/>
    <w:rsid w:val="1EEE679B"/>
    <w:rsid w:val="1F0F31CE"/>
    <w:rsid w:val="1F1ABF77"/>
    <w:rsid w:val="1F3629FE"/>
    <w:rsid w:val="1F5A28B0"/>
    <w:rsid w:val="1F5DFF7B"/>
    <w:rsid w:val="1F69C390"/>
    <w:rsid w:val="1F79F4F6"/>
    <w:rsid w:val="1F8C26D2"/>
    <w:rsid w:val="1FB18097"/>
    <w:rsid w:val="1FCB5370"/>
    <w:rsid w:val="1FD3804B"/>
    <w:rsid w:val="1FD9CCDC"/>
    <w:rsid w:val="2012D087"/>
    <w:rsid w:val="20248FE4"/>
    <w:rsid w:val="20254801"/>
    <w:rsid w:val="203208FC"/>
    <w:rsid w:val="20332565"/>
    <w:rsid w:val="2048B393"/>
    <w:rsid w:val="204D785E"/>
    <w:rsid w:val="204DF946"/>
    <w:rsid w:val="20501968"/>
    <w:rsid w:val="2091F425"/>
    <w:rsid w:val="209E4562"/>
    <w:rsid w:val="20A2E7D0"/>
    <w:rsid w:val="20CF565F"/>
    <w:rsid w:val="20D0281B"/>
    <w:rsid w:val="20D38942"/>
    <w:rsid w:val="20DC39EC"/>
    <w:rsid w:val="20EACC44"/>
    <w:rsid w:val="210281CD"/>
    <w:rsid w:val="21141C94"/>
    <w:rsid w:val="2116202E"/>
    <w:rsid w:val="213DECAC"/>
    <w:rsid w:val="21404B14"/>
    <w:rsid w:val="2145CA76"/>
    <w:rsid w:val="21479FCF"/>
    <w:rsid w:val="215A2A1A"/>
    <w:rsid w:val="2163E428"/>
    <w:rsid w:val="21722794"/>
    <w:rsid w:val="217DAB13"/>
    <w:rsid w:val="2184F3BB"/>
    <w:rsid w:val="218BC941"/>
    <w:rsid w:val="2192FE95"/>
    <w:rsid w:val="21975C7D"/>
    <w:rsid w:val="21C283CE"/>
    <w:rsid w:val="21EBC7D8"/>
    <w:rsid w:val="21F93003"/>
    <w:rsid w:val="22200538"/>
    <w:rsid w:val="22413200"/>
    <w:rsid w:val="225A7CFC"/>
    <w:rsid w:val="22725F6A"/>
    <w:rsid w:val="22780464"/>
    <w:rsid w:val="227A43A5"/>
    <w:rsid w:val="2280812D"/>
    <w:rsid w:val="228CD329"/>
    <w:rsid w:val="228D2FB1"/>
    <w:rsid w:val="229D432F"/>
    <w:rsid w:val="22DFB942"/>
    <w:rsid w:val="22E33D3D"/>
    <w:rsid w:val="22EE8F9C"/>
    <w:rsid w:val="2316AC70"/>
    <w:rsid w:val="232D1407"/>
    <w:rsid w:val="2332B17C"/>
    <w:rsid w:val="235AA90B"/>
    <w:rsid w:val="23807856"/>
    <w:rsid w:val="239201F0"/>
    <w:rsid w:val="2392431A"/>
    <w:rsid w:val="23A1BA57"/>
    <w:rsid w:val="23BC0BC2"/>
    <w:rsid w:val="23C27DB8"/>
    <w:rsid w:val="23D0E0C5"/>
    <w:rsid w:val="23E27C3F"/>
    <w:rsid w:val="23F518AD"/>
    <w:rsid w:val="23FDF688"/>
    <w:rsid w:val="2403C32F"/>
    <w:rsid w:val="24072863"/>
    <w:rsid w:val="24138E2B"/>
    <w:rsid w:val="2428E9E2"/>
    <w:rsid w:val="2430CD9A"/>
    <w:rsid w:val="24559127"/>
    <w:rsid w:val="245CEA02"/>
    <w:rsid w:val="245E1023"/>
    <w:rsid w:val="24837971"/>
    <w:rsid w:val="249331DE"/>
    <w:rsid w:val="24969053"/>
    <w:rsid w:val="24B54338"/>
    <w:rsid w:val="24B61285"/>
    <w:rsid w:val="24C1ABAB"/>
    <w:rsid w:val="24C7D47B"/>
    <w:rsid w:val="24DD508B"/>
    <w:rsid w:val="24E489CD"/>
    <w:rsid w:val="24FDB530"/>
    <w:rsid w:val="25238026"/>
    <w:rsid w:val="252DDF6C"/>
    <w:rsid w:val="254EA364"/>
    <w:rsid w:val="257618AC"/>
    <w:rsid w:val="258B7C0E"/>
    <w:rsid w:val="25A65D88"/>
    <w:rsid w:val="25B082A7"/>
    <w:rsid w:val="25B3BE3B"/>
    <w:rsid w:val="25B890FF"/>
    <w:rsid w:val="25C8301A"/>
    <w:rsid w:val="25E8ECAF"/>
    <w:rsid w:val="25F0D9F6"/>
    <w:rsid w:val="25F3E085"/>
    <w:rsid w:val="25F57D78"/>
    <w:rsid w:val="260B05F0"/>
    <w:rsid w:val="260F9B47"/>
    <w:rsid w:val="260FEE6C"/>
    <w:rsid w:val="2616D851"/>
    <w:rsid w:val="26240C59"/>
    <w:rsid w:val="263D53B0"/>
    <w:rsid w:val="265CFDCE"/>
    <w:rsid w:val="26889C1F"/>
    <w:rsid w:val="26AA5D4E"/>
    <w:rsid w:val="26B31467"/>
    <w:rsid w:val="26C6F705"/>
    <w:rsid w:val="27027259"/>
    <w:rsid w:val="2711CBF1"/>
    <w:rsid w:val="2725861B"/>
    <w:rsid w:val="272649B1"/>
    <w:rsid w:val="27458162"/>
    <w:rsid w:val="27514D5A"/>
    <w:rsid w:val="275B8624"/>
    <w:rsid w:val="27615585"/>
    <w:rsid w:val="277461BF"/>
    <w:rsid w:val="27829352"/>
    <w:rsid w:val="2789F756"/>
    <w:rsid w:val="27A107B9"/>
    <w:rsid w:val="27A7F86E"/>
    <w:rsid w:val="27AA0039"/>
    <w:rsid w:val="27ADF1F0"/>
    <w:rsid w:val="27B0019A"/>
    <w:rsid w:val="27D0D7EB"/>
    <w:rsid w:val="27E1D540"/>
    <w:rsid w:val="27EBB9B8"/>
    <w:rsid w:val="27F2E2F7"/>
    <w:rsid w:val="27F80447"/>
    <w:rsid w:val="27FDD004"/>
    <w:rsid w:val="280AD80C"/>
    <w:rsid w:val="2813DFF3"/>
    <w:rsid w:val="28624E77"/>
    <w:rsid w:val="2863BF98"/>
    <w:rsid w:val="287596AF"/>
    <w:rsid w:val="287D2130"/>
    <w:rsid w:val="2883F81D"/>
    <w:rsid w:val="28930EA0"/>
    <w:rsid w:val="28CD4017"/>
    <w:rsid w:val="28F8F29C"/>
    <w:rsid w:val="2906C5F8"/>
    <w:rsid w:val="291968BB"/>
    <w:rsid w:val="2920D185"/>
    <w:rsid w:val="29350C72"/>
    <w:rsid w:val="293ACACB"/>
    <w:rsid w:val="29585A5A"/>
    <w:rsid w:val="296171A5"/>
    <w:rsid w:val="2969C319"/>
    <w:rsid w:val="296A0B1D"/>
    <w:rsid w:val="2998314B"/>
    <w:rsid w:val="29A79882"/>
    <w:rsid w:val="29AD712E"/>
    <w:rsid w:val="29CA4F67"/>
    <w:rsid w:val="29CE79CD"/>
    <w:rsid w:val="29F485DC"/>
    <w:rsid w:val="29F7F203"/>
    <w:rsid w:val="2A07C66E"/>
    <w:rsid w:val="2A1615DE"/>
    <w:rsid w:val="2A1DF4B4"/>
    <w:rsid w:val="2A23956B"/>
    <w:rsid w:val="2A27784C"/>
    <w:rsid w:val="2A30E4F0"/>
    <w:rsid w:val="2A40170C"/>
    <w:rsid w:val="2A4569A3"/>
    <w:rsid w:val="2A6C3586"/>
    <w:rsid w:val="2A8A4898"/>
    <w:rsid w:val="2A9B0226"/>
    <w:rsid w:val="2A9DD537"/>
    <w:rsid w:val="2AA7B48E"/>
    <w:rsid w:val="2AC954E9"/>
    <w:rsid w:val="2ACB477B"/>
    <w:rsid w:val="2ADB35EC"/>
    <w:rsid w:val="2AFFEFB6"/>
    <w:rsid w:val="2B1070D2"/>
    <w:rsid w:val="2B19BBA1"/>
    <w:rsid w:val="2B1DC222"/>
    <w:rsid w:val="2B254EBC"/>
    <w:rsid w:val="2B357743"/>
    <w:rsid w:val="2B375D93"/>
    <w:rsid w:val="2B4E7631"/>
    <w:rsid w:val="2B557838"/>
    <w:rsid w:val="2B5E730F"/>
    <w:rsid w:val="2B80AE3F"/>
    <w:rsid w:val="2B87DF71"/>
    <w:rsid w:val="2B88F436"/>
    <w:rsid w:val="2B95796A"/>
    <w:rsid w:val="2B9B1934"/>
    <w:rsid w:val="2BABB894"/>
    <w:rsid w:val="2BACC6A0"/>
    <w:rsid w:val="2BB0E2AB"/>
    <w:rsid w:val="2BD350D2"/>
    <w:rsid w:val="2BD6A69A"/>
    <w:rsid w:val="2BE6D73C"/>
    <w:rsid w:val="2BEFC701"/>
    <w:rsid w:val="2BF41B15"/>
    <w:rsid w:val="2BFA1D6A"/>
    <w:rsid w:val="2C039D21"/>
    <w:rsid w:val="2C0B6686"/>
    <w:rsid w:val="2C1AA857"/>
    <w:rsid w:val="2C22C9EF"/>
    <w:rsid w:val="2C319A3B"/>
    <w:rsid w:val="2C79D0CE"/>
    <w:rsid w:val="2C7B74CE"/>
    <w:rsid w:val="2C9549DC"/>
    <w:rsid w:val="2CA91A93"/>
    <w:rsid w:val="2CAC7021"/>
    <w:rsid w:val="2CB34567"/>
    <w:rsid w:val="2CC509D9"/>
    <w:rsid w:val="2CF1C198"/>
    <w:rsid w:val="2D0A535D"/>
    <w:rsid w:val="2D134E10"/>
    <w:rsid w:val="2D16A015"/>
    <w:rsid w:val="2D221B8F"/>
    <w:rsid w:val="2D2A98C8"/>
    <w:rsid w:val="2D2DA162"/>
    <w:rsid w:val="2D3DD4B4"/>
    <w:rsid w:val="2D5029B5"/>
    <w:rsid w:val="2D638324"/>
    <w:rsid w:val="2D8547C5"/>
    <w:rsid w:val="2D8C34CF"/>
    <w:rsid w:val="2DDB2B3F"/>
    <w:rsid w:val="2DE88883"/>
    <w:rsid w:val="2DEBE9DA"/>
    <w:rsid w:val="2E0AC1ED"/>
    <w:rsid w:val="2E1DD1CD"/>
    <w:rsid w:val="2E1FE93B"/>
    <w:rsid w:val="2E347E9B"/>
    <w:rsid w:val="2E395030"/>
    <w:rsid w:val="2E3B3A16"/>
    <w:rsid w:val="2E433A15"/>
    <w:rsid w:val="2E497559"/>
    <w:rsid w:val="2E5327F9"/>
    <w:rsid w:val="2E54C0BA"/>
    <w:rsid w:val="2ED0920C"/>
    <w:rsid w:val="2ED11307"/>
    <w:rsid w:val="2EE84790"/>
    <w:rsid w:val="2F073B9B"/>
    <w:rsid w:val="2F07B395"/>
    <w:rsid w:val="2F1324A1"/>
    <w:rsid w:val="2F144EC3"/>
    <w:rsid w:val="2F1B3256"/>
    <w:rsid w:val="2F269AF7"/>
    <w:rsid w:val="2F2E0774"/>
    <w:rsid w:val="2F435C03"/>
    <w:rsid w:val="2F495292"/>
    <w:rsid w:val="2F4FCA77"/>
    <w:rsid w:val="2F68CD4B"/>
    <w:rsid w:val="2F6D6F15"/>
    <w:rsid w:val="2F774389"/>
    <w:rsid w:val="2F7EDFBC"/>
    <w:rsid w:val="2F7F004B"/>
    <w:rsid w:val="2F85D699"/>
    <w:rsid w:val="2FB6B066"/>
    <w:rsid w:val="2FB7E746"/>
    <w:rsid w:val="2FBF34F2"/>
    <w:rsid w:val="2FC6B717"/>
    <w:rsid w:val="2FCA7B49"/>
    <w:rsid w:val="3000939A"/>
    <w:rsid w:val="3015B271"/>
    <w:rsid w:val="301CF514"/>
    <w:rsid w:val="301D9DCB"/>
    <w:rsid w:val="301EFBEF"/>
    <w:rsid w:val="3026511F"/>
    <w:rsid w:val="3029B06B"/>
    <w:rsid w:val="3031DCCB"/>
    <w:rsid w:val="30331A96"/>
    <w:rsid w:val="303976B0"/>
    <w:rsid w:val="3042C201"/>
    <w:rsid w:val="3089CDC7"/>
    <w:rsid w:val="30967B9D"/>
    <w:rsid w:val="30A688BF"/>
    <w:rsid w:val="30A6CDD4"/>
    <w:rsid w:val="30E350B2"/>
    <w:rsid w:val="30F88426"/>
    <w:rsid w:val="3102003F"/>
    <w:rsid w:val="310C8A47"/>
    <w:rsid w:val="311AA8EB"/>
    <w:rsid w:val="313A0CF6"/>
    <w:rsid w:val="315C04B5"/>
    <w:rsid w:val="315FE1B2"/>
    <w:rsid w:val="316D4492"/>
    <w:rsid w:val="317737AC"/>
    <w:rsid w:val="3190B54E"/>
    <w:rsid w:val="319245A6"/>
    <w:rsid w:val="319ECDE1"/>
    <w:rsid w:val="31A25E21"/>
    <w:rsid w:val="31E66EE7"/>
    <w:rsid w:val="31EF816C"/>
    <w:rsid w:val="31F8E89F"/>
    <w:rsid w:val="31FC564A"/>
    <w:rsid w:val="320894FC"/>
    <w:rsid w:val="321BD302"/>
    <w:rsid w:val="3253BF94"/>
    <w:rsid w:val="3254273D"/>
    <w:rsid w:val="3269B788"/>
    <w:rsid w:val="32753C94"/>
    <w:rsid w:val="32906187"/>
    <w:rsid w:val="32A0F807"/>
    <w:rsid w:val="32AC36B6"/>
    <w:rsid w:val="32B3A407"/>
    <w:rsid w:val="32C6F8C9"/>
    <w:rsid w:val="32C99B5E"/>
    <w:rsid w:val="32E392F0"/>
    <w:rsid w:val="3302EDD3"/>
    <w:rsid w:val="3303FAB5"/>
    <w:rsid w:val="3314129F"/>
    <w:rsid w:val="33352556"/>
    <w:rsid w:val="33370513"/>
    <w:rsid w:val="3337B01F"/>
    <w:rsid w:val="3338469A"/>
    <w:rsid w:val="3340A81E"/>
    <w:rsid w:val="3353FDEB"/>
    <w:rsid w:val="33691630"/>
    <w:rsid w:val="33AD46E3"/>
    <w:rsid w:val="33B2BFDF"/>
    <w:rsid w:val="33B2CF33"/>
    <w:rsid w:val="33B3E342"/>
    <w:rsid w:val="33D47413"/>
    <w:rsid w:val="34047706"/>
    <w:rsid w:val="3406BBAF"/>
    <w:rsid w:val="3413E074"/>
    <w:rsid w:val="342BC6EE"/>
    <w:rsid w:val="3432EFCB"/>
    <w:rsid w:val="3444A2B9"/>
    <w:rsid w:val="344D9132"/>
    <w:rsid w:val="34541A40"/>
    <w:rsid w:val="34584F4C"/>
    <w:rsid w:val="345D8103"/>
    <w:rsid w:val="345EBC31"/>
    <w:rsid w:val="345F476B"/>
    <w:rsid w:val="346BC71B"/>
    <w:rsid w:val="346BDBB0"/>
    <w:rsid w:val="34958029"/>
    <w:rsid w:val="3498C5E3"/>
    <w:rsid w:val="34AAAE1A"/>
    <w:rsid w:val="34C8D781"/>
    <w:rsid w:val="34CBAEE8"/>
    <w:rsid w:val="34D8A6AD"/>
    <w:rsid w:val="34FF7C85"/>
    <w:rsid w:val="35096724"/>
    <w:rsid w:val="350B053F"/>
    <w:rsid w:val="35117D6A"/>
    <w:rsid w:val="351684FC"/>
    <w:rsid w:val="3521E95C"/>
    <w:rsid w:val="3522861F"/>
    <w:rsid w:val="352B5AC7"/>
    <w:rsid w:val="352FCBEE"/>
    <w:rsid w:val="3551CBBF"/>
    <w:rsid w:val="3569C18D"/>
    <w:rsid w:val="356E01DC"/>
    <w:rsid w:val="3572E8C2"/>
    <w:rsid w:val="35734FB6"/>
    <w:rsid w:val="35760619"/>
    <w:rsid w:val="3579FC70"/>
    <w:rsid w:val="35810E63"/>
    <w:rsid w:val="3597B7DE"/>
    <w:rsid w:val="3597D7AB"/>
    <w:rsid w:val="35A9290B"/>
    <w:rsid w:val="35AEF007"/>
    <w:rsid w:val="35AFC819"/>
    <w:rsid w:val="35B17B99"/>
    <w:rsid w:val="35BFB459"/>
    <w:rsid w:val="3625EB51"/>
    <w:rsid w:val="3637E789"/>
    <w:rsid w:val="36389E65"/>
    <w:rsid w:val="3638A31C"/>
    <w:rsid w:val="3646FB68"/>
    <w:rsid w:val="364A46FF"/>
    <w:rsid w:val="366D1A07"/>
    <w:rsid w:val="36814EE6"/>
    <w:rsid w:val="369038CA"/>
    <w:rsid w:val="36949CF0"/>
    <w:rsid w:val="369D65B0"/>
    <w:rsid w:val="36C78E88"/>
    <w:rsid w:val="36C856D7"/>
    <w:rsid w:val="36C9EF7A"/>
    <w:rsid w:val="36D0C429"/>
    <w:rsid w:val="3703FBEB"/>
    <w:rsid w:val="37253F87"/>
    <w:rsid w:val="3731309C"/>
    <w:rsid w:val="37315AE0"/>
    <w:rsid w:val="373FAE0D"/>
    <w:rsid w:val="374A5B72"/>
    <w:rsid w:val="37513F7C"/>
    <w:rsid w:val="375482B7"/>
    <w:rsid w:val="3757B504"/>
    <w:rsid w:val="378103B9"/>
    <w:rsid w:val="37861879"/>
    <w:rsid w:val="3789F73C"/>
    <w:rsid w:val="3796124C"/>
    <w:rsid w:val="379A43D4"/>
    <w:rsid w:val="37A41CA7"/>
    <w:rsid w:val="37C4C6C4"/>
    <w:rsid w:val="37E59E8B"/>
    <w:rsid w:val="3801E033"/>
    <w:rsid w:val="38076477"/>
    <w:rsid w:val="380E7D39"/>
    <w:rsid w:val="381A9B0F"/>
    <w:rsid w:val="384154EC"/>
    <w:rsid w:val="38667FFD"/>
    <w:rsid w:val="38680CD9"/>
    <w:rsid w:val="387115A0"/>
    <w:rsid w:val="3872D470"/>
    <w:rsid w:val="389B1B7E"/>
    <w:rsid w:val="38A62AFF"/>
    <w:rsid w:val="38B9BAF6"/>
    <w:rsid w:val="38CF065B"/>
    <w:rsid w:val="38D06777"/>
    <w:rsid w:val="38D27586"/>
    <w:rsid w:val="38D44ED8"/>
    <w:rsid w:val="38DE6183"/>
    <w:rsid w:val="391558C2"/>
    <w:rsid w:val="391E870C"/>
    <w:rsid w:val="393107FC"/>
    <w:rsid w:val="393B527F"/>
    <w:rsid w:val="39477683"/>
    <w:rsid w:val="394CA9A3"/>
    <w:rsid w:val="394E0F91"/>
    <w:rsid w:val="395403BC"/>
    <w:rsid w:val="396E37E8"/>
    <w:rsid w:val="397B3A9F"/>
    <w:rsid w:val="39B05045"/>
    <w:rsid w:val="39CC7DC8"/>
    <w:rsid w:val="39CFBFB7"/>
    <w:rsid w:val="3A11B068"/>
    <w:rsid w:val="3A1D1F10"/>
    <w:rsid w:val="3A37CBE7"/>
    <w:rsid w:val="3A3B0B97"/>
    <w:rsid w:val="3A70F7DD"/>
    <w:rsid w:val="3A7181AA"/>
    <w:rsid w:val="3A8BE41E"/>
    <w:rsid w:val="3A94D2D7"/>
    <w:rsid w:val="3A98DBE5"/>
    <w:rsid w:val="3AA2F5CB"/>
    <w:rsid w:val="3AB4518D"/>
    <w:rsid w:val="3AB71D6F"/>
    <w:rsid w:val="3ABA081C"/>
    <w:rsid w:val="3AC3F60A"/>
    <w:rsid w:val="3AD64CB3"/>
    <w:rsid w:val="3AF709B5"/>
    <w:rsid w:val="3B05C792"/>
    <w:rsid w:val="3B0653E9"/>
    <w:rsid w:val="3B1AB578"/>
    <w:rsid w:val="3B26416C"/>
    <w:rsid w:val="3B293D26"/>
    <w:rsid w:val="3B6AE966"/>
    <w:rsid w:val="3BB69A9E"/>
    <w:rsid w:val="3BB7C3A0"/>
    <w:rsid w:val="3BDE296D"/>
    <w:rsid w:val="3BE20376"/>
    <w:rsid w:val="3BED3281"/>
    <w:rsid w:val="3C1488F9"/>
    <w:rsid w:val="3C25B2E0"/>
    <w:rsid w:val="3C4C8CB5"/>
    <w:rsid w:val="3C4E63BE"/>
    <w:rsid w:val="3C50EEA6"/>
    <w:rsid w:val="3C54EA84"/>
    <w:rsid w:val="3C723EAD"/>
    <w:rsid w:val="3C8A4E34"/>
    <w:rsid w:val="3C8C95E8"/>
    <w:rsid w:val="3C8FC7A9"/>
    <w:rsid w:val="3C9422ED"/>
    <w:rsid w:val="3CAA88B9"/>
    <w:rsid w:val="3CC5A82E"/>
    <w:rsid w:val="3CE3631D"/>
    <w:rsid w:val="3CEC79DC"/>
    <w:rsid w:val="3CEF7677"/>
    <w:rsid w:val="3CF2A3BD"/>
    <w:rsid w:val="3D00E510"/>
    <w:rsid w:val="3D11338A"/>
    <w:rsid w:val="3D48287D"/>
    <w:rsid w:val="3D512FA7"/>
    <w:rsid w:val="3D5F6C59"/>
    <w:rsid w:val="3D607B5E"/>
    <w:rsid w:val="3D972A42"/>
    <w:rsid w:val="3DA442F8"/>
    <w:rsid w:val="3DAF2995"/>
    <w:rsid w:val="3DB01EEB"/>
    <w:rsid w:val="3DE2E21F"/>
    <w:rsid w:val="3DF26C9C"/>
    <w:rsid w:val="3DF57D74"/>
    <w:rsid w:val="3E22DE6E"/>
    <w:rsid w:val="3E28EBD6"/>
    <w:rsid w:val="3E464962"/>
    <w:rsid w:val="3E48D1E6"/>
    <w:rsid w:val="3E4AE156"/>
    <w:rsid w:val="3E4D5AB8"/>
    <w:rsid w:val="3E6016DB"/>
    <w:rsid w:val="3E667EEE"/>
    <w:rsid w:val="3E6F114A"/>
    <w:rsid w:val="3E7D569E"/>
    <w:rsid w:val="3E81A0EA"/>
    <w:rsid w:val="3E89AEFB"/>
    <w:rsid w:val="3EA10839"/>
    <w:rsid w:val="3EA13DB8"/>
    <w:rsid w:val="3EAE3AFD"/>
    <w:rsid w:val="3EBBA51D"/>
    <w:rsid w:val="3EBFB11A"/>
    <w:rsid w:val="3ED24765"/>
    <w:rsid w:val="3ED7C807"/>
    <w:rsid w:val="3EE1C034"/>
    <w:rsid w:val="3EF83D49"/>
    <w:rsid w:val="3F09ADE9"/>
    <w:rsid w:val="3F14EACF"/>
    <w:rsid w:val="3F2BB67A"/>
    <w:rsid w:val="3F383B8C"/>
    <w:rsid w:val="3F38A88B"/>
    <w:rsid w:val="3F38C37D"/>
    <w:rsid w:val="3F3E7656"/>
    <w:rsid w:val="3F3E99F2"/>
    <w:rsid w:val="3F452AB0"/>
    <w:rsid w:val="3F5C14C1"/>
    <w:rsid w:val="3F7411EE"/>
    <w:rsid w:val="3F8DDA02"/>
    <w:rsid w:val="3FA0155C"/>
    <w:rsid w:val="3FAB3FBA"/>
    <w:rsid w:val="3FB3BB1A"/>
    <w:rsid w:val="3FC0A625"/>
    <w:rsid w:val="3FC190CC"/>
    <w:rsid w:val="3FD4B142"/>
    <w:rsid w:val="3FE0F03B"/>
    <w:rsid w:val="3FEFB3F1"/>
    <w:rsid w:val="3FF0BA69"/>
    <w:rsid w:val="404377A8"/>
    <w:rsid w:val="40452F73"/>
    <w:rsid w:val="404F4B0E"/>
    <w:rsid w:val="405E31F5"/>
    <w:rsid w:val="4060CACC"/>
    <w:rsid w:val="4063AA4D"/>
    <w:rsid w:val="406AC298"/>
    <w:rsid w:val="407BD4AA"/>
    <w:rsid w:val="4088820D"/>
    <w:rsid w:val="40930F85"/>
    <w:rsid w:val="4096FAA5"/>
    <w:rsid w:val="40A9CC45"/>
    <w:rsid w:val="40BB3919"/>
    <w:rsid w:val="40BBF9AA"/>
    <w:rsid w:val="40C34119"/>
    <w:rsid w:val="40C34D33"/>
    <w:rsid w:val="40C7F3A4"/>
    <w:rsid w:val="40CB12EC"/>
    <w:rsid w:val="40D3F6BC"/>
    <w:rsid w:val="40E9DAB8"/>
    <w:rsid w:val="40EE5F9F"/>
    <w:rsid w:val="40F445EE"/>
    <w:rsid w:val="40F49994"/>
    <w:rsid w:val="4101F38D"/>
    <w:rsid w:val="410FC1A1"/>
    <w:rsid w:val="413140F8"/>
    <w:rsid w:val="41343382"/>
    <w:rsid w:val="414BB11A"/>
    <w:rsid w:val="4166D0EE"/>
    <w:rsid w:val="4170CC5A"/>
    <w:rsid w:val="4171A936"/>
    <w:rsid w:val="41760B3D"/>
    <w:rsid w:val="417E8D89"/>
    <w:rsid w:val="41871C0A"/>
    <w:rsid w:val="418B4488"/>
    <w:rsid w:val="418CB732"/>
    <w:rsid w:val="41AAB76C"/>
    <w:rsid w:val="41B685E5"/>
    <w:rsid w:val="41BA6FE1"/>
    <w:rsid w:val="41CC08BB"/>
    <w:rsid w:val="41DB7805"/>
    <w:rsid w:val="41E74112"/>
    <w:rsid w:val="41F7C2FF"/>
    <w:rsid w:val="41F905C7"/>
    <w:rsid w:val="4207FA47"/>
    <w:rsid w:val="420DCBF7"/>
    <w:rsid w:val="4232DA1D"/>
    <w:rsid w:val="4235AF00"/>
    <w:rsid w:val="423C5F5B"/>
    <w:rsid w:val="4270C70A"/>
    <w:rsid w:val="42AE9257"/>
    <w:rsid w:val="42D75408"/>
    <w:rsid w:val="42DFAB89"/>
    <w:rsid w:val="42F991AB"/>
    <w:rsid w:val="42FCA4F1"/>
    <w:rsid w:val="431CC50F"/>
    <w:rsid w:val="433734C2"/>
    <w:rsid w:val="433D8DF6"/>
    <w:rsid w:val="4340AA91"/>
    <w:rsid w:val="43A290C7"/>
    <w:rsid w:val="43ACE979"/>
    <w:rsid w:val="43BA8201"/>
    <w:rsid w:val="43D42538"/>
    <w:rsid w:val="43D6EFAC"/>
    <w:rsid w:val="43E1B6E6"/>
    <w:rsid w:val="43F20149"/>
    <w:rsid w:val="4423F0BE"/>
    <w:rsid w:val="4428C1B4"/>
    <w:rsid w:val="4428F4F9"/>
    <w:rsid w:val="44303AA9"/>
    <w:rsid w:val="444001E4"/>
    <w:rsid w:val="4446E25C"/>
    <w:rsid w:val="444B5933"/>
    <w:rsid w:val="446A2D02"/>
    <w:rsid w:val="446C8001"/>
    <w:rsid w:val="44A8767C"/>
    <w:rsid w:val="44BA94EB"/>
    <w:rsid w:val="44BC259C"/>
    <w:rsid w:val="44D76147"/>
    <w:rsid w:val="44F1DB7D"/>
    <w:rsid w:val="44F96D16"/>
    <w:rsid w:val="4512CD2A"/>
    <w:rsid w:val="451BEC79"/>
    <w:rsid w:val="453DF3EB"/>
    <w:rsid w:val="4547129F"/>
    <w:rsid w:val="45602A48"/>
    <w:rsid w:val="4561551C"/>
    <w:rsid w:val="45665D4E"/>
    <w:rsid w:val="4587FF60"/>
    <w:rsid w:val="458D62AF"/>
    <w:rsid w:val="45A690B4"/>
    <w:rsid w:val="45B5FA81"/>
    <w:rsid w:val="45B767A0"/>
    <w:rsid w:val="45C029EB"/>
    <w:rsid w:val="45E1BE34"/>
    <w:rsid w:val="45FD9B7E"/>
    <w:rsid w:val="4619A7AB"/>
    <w:rsid w:val="462ED5BA"/>
    <w:rsid w:val="462F00D3"/>
    <w:rsid w:val="4643DCAB"/>
    <w:rsid w:val="464A3470"/>
    <w:rsid w:val="4650395B"/>
    <w:rsid w:val="46519178"/>
    <w:rsid w:val="4677D7B4"/>
    <w:rsid w:val="467A6BC6"/>
    <w:rsid w:val="468E21D5"/>
    <w:rsid w:val="469442A9"/>
    <w:rsid w:val="469B64E8"/>
    <w:rsid w:val="469BC10E"/>
    <w:rsid w:val="46B987A8"/>
    <w:rsid w:val="46DFBAE8"/>
    <w:rsid w:val="46E7E356"/>
    <w:rsid w:val="46E7E921"/>
    <w:rsid w:val="46E9C2AC"/>
    <w:rsid w:val="46EDDAFC"/>
    <w:rsid w:val="46F15D4A"/>
    <w:rsid w:val="47016C8E"/>
    <w:rsid w:val="4718C78B"/>
    <w:rsid w:val="472E3CD0"/>
    <w:rsid w:val="474031FE"/>
    <w:rsid w:val="474CA541"/>
    <w:rsid w:val="475EEB79"/>
    <w:rsid w:val="47621249"/>
    <w:rsid w:val="4776E7E0"/>
    <w:rsid w:val="477944A8"/>
    <w:rsid w:val="477B4C46"/>
    <w:rsid w:val="4787BFD6"/>
    <w:rsid w:val="479C9F43"/>
    <w:rsid w:val="47AE610B"/>
    <w:rsid w:val="47BA2F7F"/>
    <w:rsid w:val="47BB971A"/>
    <w:rsid w:val="47BCAAC9"/>
    <w:rsid w:val="47D25465"/>
    <w:rsid w:val="47D2737F"/>
    <w:rsid w:val="47E36D38"/>
    <w:rsid w:val="47F59FDC"/>
    <w:rsid w:val="47F8234E"/>
    <w:rsid w:val="480FA565"/>
    <w:rsid w:val="481ABD79"/>
    <w:rsid w:val="4823E1AA"/>
    <w:rsid w:val="482BC4C6"/>
    <w:rsid w:val="48318604"/>
    <w:rsid w:val="48493C47"/>
    <w:rsid w:val="48510C23"/>
    <w:rsid w:val="485585CA"/>
    <w:rsid w:val="4858A268"/>
    <w:rsid w:val="48638939"/>
    <w:rsid w:val="4879E5B9"/>
    <w:rsid w:val="487B4264"/>
    <w:rsid w:val="48983448"/>
    <w:rsid w:val="489A7103"/>
    <w:rsid w:val="48A6C56C"/>
    <w:rsid w:val="48B7AA1A"/>
    <w:rsid w:val="48C2A0CC"/>
    <w:rsid w:val="48D1208A"/>
    <w:rsid w:val="48E25B72"/>
    <w:rsid w:val="48E58F23"/>
    <w:rsid w:val="48F2A9D6"/>
    <w:rsid w:val="4902AC00"/>
    <w:rsid w:val="491E163D"/>
    <w:rsid w:val="49227A3E"/>
    <w:rsid w:val="4922F5B3"/>
    <w:rsid w:val="493D1B8D"/>
    <w:rsid w:val="49432CE2"/>
    <w:rsid w:val="49440A27"/>
    <w:rsid w:val="495C0FC3"/>
    <w:rsid w:val="495ECFE7"/>
    <w:rsid w:val="4982BBF8"/>
    <w:rsid w:val="49865A4E"/>
    <w:rsid w:val="49AE85E3"/>
    <w:rsid w:val="49B0FE6B"/>
    <w:rsid w:val="49B9E54B"/>
    <w:rsid w:val="49CA34B7"/>
    <w:rsid w:val="49D053CB"/>
    <w:rsid w:val="49D549A3"/>
    <w:rsid w:val="49FE55B3"/>
    <w:rsid w:val="4A163139"/>
    <w:rsid w:val="4A3A5087"/>
    <w:rsid w:val="4A874D60"/>
    <w:rsid w:val="4A8DE6B5"/>
    <w:rsid w:val="4AC2756E"/>
    <w:rsid w:val="4AC2C411"/>
    <w:rsid w:val="4AD20DB8"/>
    <w:rsid w:val="4AF88F97"/>
    <w:rsid w:val="4B04B431"/>
    <w:rsid w:val="4B3A30B5"/>
    <w:rsid w:val="4B52BAB4"/>
    <w:rsid w:val="4B5824D1"/>
    <w:rsid w:val="4B750C2D"/>
    <w:rsid w:val="4B8F5752"/>
    <w:rsid w:val="4B94C8E5"/>
    <w:rsid w:val="4B94D213"/>
    <w:rsid w:val="4B996796"/>
    <w:rsid w:val="4B99AE2F"/>
    <w:rsid w:val="4BA81431"/>
    <w:rsid w:val="4BAAFC0A"/>
    <w:rsid w:val="4BC9B6AD"/>
    <w:rsid w:val="4BD4BE1D"/>
    <w:rsid w:val="4BDA3D29"/>
    <w:rsid w:val="4BFFFB25"/>
    <w:rsid w:val="4C07CD82"/>
    <w:rsid w:val="4C195779"/>
    <w:rsid w:val="4C2311AD"/>
    <w:rsid w:val="4C2BC8D4"/>
    <w:rsid w:val="4C2CF89A"/>
    <w:rsid w:val="4C3265DB"/>
    <w:rsid w:val="4C404965"/>
    <w:rsid w:val="4C57B231"/>
    <w:rsid w:val="4C5F11A3"/>
    <w:rsid w:val="4C7C55F6"/>
    <w:rsid w:val="4C94364E"/>
    <w:rsid w:val="4C9CC10E"/>
    <w:rsid w:val="4CA363E8"/>
    <w:rsid w:val="4CAC0F46"/>
    <w:rsid w:val="4CB7320C"/>
    <w:rsid w:val="4CC5E940"/>
    <w:rsid w:val="4CD3671A"/>
    <w:rsid w:val="4CD48492"/>
    <w:rsid w:val="4CE867D9"/>
    <w:rsid w:val="4D047DBD"/>
    <w:rsid w:val="4D08D9F2"/>
    <w:rsid w:val="4D13808E"/>
    <w:rsid w:val="4D29FCEE"/>
    <w:rsid w:val="4D2D9D15"/>
    <w:rsid w:val="4D3E1110"/>
    <w:rsid w:val="4D3F5029"/>
    <w:rsid w:val="4D438B9E"/>
    <w:rsid w:val="4D6CBA38"/>
    <w:rsid w:val="4DAF56EF"/>
    <w:rsid w:val="4DC2D769"/>
    <w:rsid w:val="4DD32E45"/>
    <w:rsid w:val="4DE37B6F"/>
    <w:rsid w:val="4DEB93DE"/>
    <w:rsid w:val="4DF7BDCF"/>
    <w:rsid w:val="4E10FE49"/>
    <w:rsid w:val="4E1E65A7"/>
    <w:rsid w:val="4E2836AC"/>
    <w:rsid w:val="4E3EA284"/>
    <w:rsid w:val="4E4A12C4"/>
    <w:rsid w:val="4E5DC6B6"/>
    <w:rsid w:val="4E67401C"/>
    <w:rsid w:val="4EB9A044"/>
    <w:rsid w:val="4EE6C276"/>
    <w:rsid w:val="4EE8A170"/>
    <w:rsid w:val="4F00F0BC"/>
    <w:rsid w:val="4F47C32E"/>
    <w:rsid w:val="4F4EFD9A"/>
    <w:rsid w:val="4F6F2084"/>
    <w:rsid w:val="4F7A6180"/>
    <w:rsid w:val="4F7AC8A8"/>
    <w:rsid w:val="4FA56BE5"/>
    <w:rsid w:val="4FDC46C7"/>
    <w:rsid w:val="4FED97FB"/>
    <w:rsid w:val="500BB499"/>
    <w:rsid w:val="501824D2"/>
    <w:rsid w:val="5019A7C6"/>
    <w:rsid w:val="50333720"/>
    <w:rsid w:val="5034FC48"/>
    <w:rsid w:val="5038F2F2"/>
    <w:rsid w:val="50414F31"/>
    <w:rsid w:val="505AFF39"/>
    <w:rsid w:val="5069E467"/>
    <w:rsid w:val="5083F6F4"/>
    <w:rsid w:val="5094A24A"/>
    <w:rsid w:val="50A7F110"/>
    <w:rsid w:val="50C56A65"/>
    <w:rsid w:val="50D8B487"/>
    <w:rsid w:val="50FFADD2"/>
    <w:rsid w:val="51396DEC"/>
    <w:rsid w:val="51518121"/>
    <w:rsid w:val="51989B73"/>
    <w:rsid w:val="51A9CFEA"/>
    <w:rsid w:val="51C4F294"/>
    <w:rsid w:val="51D460C0"/>
    <w:rsid w:val="51DBFCCA"/>
    <w:rsid w:val="521941BC"/>
    <w:rsid w:val="52390C58"/>
    <w:rsid w:val="5258EA14"/>
    <w:rsid w:val="525EB1EA"/>
    <w:rsid w:val="5267529B"/>
    <w:rsid w:val="526A46E8"/>
    <w:rsid w:val="52755854"/>
    <w:rsid w:val="528BFFBA"/>
    <w:rsid w:val="52917E46"/>
    <w:rsid w:val="52A75C9B"/>
    <w:rsid w:val="52B60F66"/>
    <w:rsid w:val="52D9897C"/>
    <w:rsid w:val="52F4A624"/>
    <w:rsid w:val="531B8D47"/>
    <w:rsid w:val="53330491"/>
    <w:rsid w:val="5335112E"/>
    <w:rsid w:val="5362ED12"/>
    <w:rsid w:val="536DF0C8"/>
    <w:rsid w:val="5373AD7A"/>
    <w:rsid w:val="53828414"/>
    <w:rsid w:val="538FBB6B"/>
    <w:rsid w:val="5397A53D"/>
    <w:rsid w:val="539D67B0"/>
    <w:rsid w:val="53A2C5B6"/>
    <w:rsid w:val="53A531DC"/>
    <w:rsid w:val="53B608F2"/>
    <w:rsid w:val="53B79C93"/>
    <w:rsid w:val="53CA564F"/>
    <w:rsid w:val="53CADA9F"/>
    <w:rsid w:val="53CF8186"/>
    <w:rsid w:val="54194113"/>
    <w:rsid w:val="541E2CF4"/>
    <w:rsid w:val="54356C33"/>
    <w:rsid w:val="546BA3C0"/>
    <w:rsid w:val="54725D12"/>
    <w:rsid w:val="5479C39E"/>
    <w:rsid w:val="548ADFD4"/>
    <w:rsid w:val="548EA653"/>
    <w:rsid w:val="54B1A8F5"/>
    <w:rsid w:val="54B9AC0A"/>
    <w:rsid w:val="54D8EBFB"/>
    <w:rsid w:val="54DB44CD"/>
    <w:rsid w:val="54DFCB9F"/>
    <w:rsid w:val="55045BB1"/>
    <w:rsid w:val="552FED1D"/>
    <w:rsid w:val="554B5110"/>
    <w:rsid w:val="554BDE92"/>
    <w:rsid w:val="55561AC5"/>
    <w:rsid w:val="556A193F"/>
    <w:rsid w:val="55876C60"/>
    <w:rsid w:val="5587BB0E"/>
    <w:rsid w:val="558E5003"/>
    <w:rsid w:val="55900BD4"/>
    <w:rsid w:val="5599A284"/>
    <w:rsid w:val="55A70BF1"/>
    <w:rsid w:val="55AF68F7"/>
    <w:rsid w:val="55D0DBE5"/>
    <w:rsid w:val="55D8CF3F"/>
    <w:rsid w:val="55F4B72B"/>
    <w:rsid w:val="560C098E"/>
    <w:rsid w:val="561B9457"/>
    <w:rsid w:val="5662B7A7"/>
    <w:rsid w:val="566BFBEE"/>
    <w:rsid w:val="567405C2"/>
    <w:rsid w:val="5682CDD3"/>
    <w:rsid w:val="568CE15F"/>
    <w:rsid w:val="568F488C"/>
    <w:rsid w:val="56BA57C0"/>
    <w:rsid w:val="56C4B5D1"/>
    <w:rsid w:val="56C52292"/>
    <w:rsid w:val="56D5EB57"/>
    <w:rsid w:val="570D1AB3"/>
    <w:rsid w:val="573767C8"/>
    <w:rsid w:val="5740A550"/>
    <w:rsid w:val="5744C370"/>
    <w:rsid w:val="576309AE"/>
    <w:rsid w:val="577719C3"/>
    <w:rsid w:val="5787DD74"/>
    <w:rsid w:val="579ADE55"/>
    <w:rsid w:val="57CAB48A"/>
    <w:rsid w:val="57D2F628"/>
    <w:rsid w:val="57E927A4"/>
    <w:rsid w:val="57FC727D"/>
    <w:rsid w:val="581CE246"/>
    <w:rsid w:val="582A26C9"/>
    <w:rsid w:val="58472AD3"/>
    <w:rsid w:val="58772C56"/>
    <w:rsid w:val="5877BBE3"/>
    <w:rsid w:val="5878BFC9"/>
    <w:rsid w:val="58814235"/>
    <w:rsid w:val="58A00946"/>
    <w:rsid w:val="58AA7A04"/>
    <w:rsid w:val="58CFC407"/>
    <w:rsid w:val="58D78F7E"/>
    <w:rsid w:val="58E74AA5"/>
    <w:rsid w:val="59219582"/>
    <w:rsid w:val="59271981"/>
    <w:rsid w:val="59433506"/>
    <w:rsid w:val="59443FFD"/>
    <w:rsid w:val="5960E5CA"/>
    <w:rsid w:val="5963D949"/>
    <w:rsid w:val="597D2C04"/>
    <w:rsid w:val="598F1E71"/>
    <w:rsid w:val="5991F524"/>
    <w:rsid w:val="59BA5B4B"/>
    <w:rsid w:val="59BBC753"/>
    <w:rsid w:val="59D4F396"/>
    <w:rsid w:val="5A03E65F"/>
    <w:rsid w:val="5A2F0940"/>
    <w:rsid w:val="5A3FDBB7"/>
    <w:rsid w:val="5A437250"/>
    <w:rsid w:val="5A727B7D"/>
    <w:rsid w:val="5A7FA196"/>
    <w:rsid w:val="5A8F29EB"/>
    <w:rsid w:val="5A9FC930"/>
    <w:rsid w:val="5ABEB4BD"/>
    <w:rsid w:val="5ADB8412"/>
    <w:rsid w:val="5AE455EC"/>
    <w:rsid w:val="5AE99552"/>
    <w:rsid w:val="5B01D852"/>
    <w:rsid w:val="5B1B18DC"/>
    <w:rsid w:val="5B32E839"/>
    <w:rsid w:val="5B39FF84"/>
    <w:rsid w:val="5B555E17"/>
    <w:rsid w:val="5B7013EB"/>
    <w:rsid w:val="5B903D79"/>
    <w:rsid w:val="5BA0C632"/>
    <w:rsid w:val="5BB8A975"/>
    <w:rsid w:val="5BDF3F5C"/>
    <w:rsid w:val="5C07E5E9"/>
    <w:rsid w:val="5C0FB4BD"/>
    <w:rsid w:val="5C27350B"/>
    <w:rsid w:val="5C27C8B7"/>
    <w:rsid w:val="5C3886FA"/>
    <w:rsid w:val="5C4688F3"/>
    <w:rsid w:val="5C4D2352"/>
    <w:rsid w:val="5C4DF97E"/>
    <w:rsid w:val="5C5BAF36"/>
    <w:rsid w:val="5C61C88E"/>
    <w:rsid w:val="5CAB6DFA"/>
    <w:rsid w:val="5CBCDDE2"/>
    <w:rsid w:val="5CE9EDBF"/>
    <w:rsid w:val="5CF16033"/>
    <w:rsid w:val="5D0C2C53"/>
    <w:rsid w:val="5D13CCC9"/>
    <w:rsid w:val="5D25A898"/>
    <w:rsid w:val="5D284982"/>
    <w:rsid w:val="5D2A783C"/>
    <w:rsid w:val="5D312618"/>
    <w:rsid w:val="5D359E6F"/>
    <w:rsid w:val="5D405691"/>
    <w:rsid w:val="5D883BEA"/>
    <w:rsid w:val="5D8963B6"/>
    <w:rsid w:val="5DA288CF"/>
    <w:rsid w:val="5DA533F8"/>
    <w:rsid w:val="5DB5FDC3"/>
    <w:rsid w:val="5DB9D084"/>
    <w:rsid w:val="5DC55550"/>
    <w:rsid w:val="5DD3DC11"/>
    <w:rsid w:val="5DF55A25"/>
    <w:rsid w:val="5DF5BFFA"/>
    <w:rsid w:val="5DF9AE49"/>
    <w:rsid w:val="5DFD362E"/>
    <w:rsid w:val="5DFFAFFF"/>
    <w:rsid w:val="5E0C4DCD"/>
    <w:rsid w:val="5E1C3F52"/>
    <w:rsid w:val="5E35D4AB"/>
    <w:rsid w:val="5E3BADDA"/>
    <w:rsid w:val="5E49D76E"/>
    <w:rsid w:val="5E657E70"/>
    <w:rsid w:val="5E6A5E50"/>
    <w:rsid w:val="5E84A19D"/>
    <w:rsid w:val="5EA52432"/>
    <w:rsid w:val="5EAAF281"/>
    <w:rsid w:val="5EB05AD3"/>
    <w:rsid w:val="5EC98975"/>
    <w:rsid w:val="5ED218B7"/>
    <w:rsid w:val="5ED3A162"/>
    <w:rsid w:val="5ED4C214"/>
    <w:rsid w:val="5EEDA11D"/>
    <w:rsid w:val="5EF2379E"/>
    <w:rsid w:val="5EF9C87A"/>
    <w:rsid w:val="5F1B86B0"/>
    <w:rsid w:val="5F293EE2"/>
    <w:rsid w:val="5F29646E"/>
    <w:rsid w:val="5F33D6DE"/>
    <w:rsid w:val="5F5E58ED"/>
    <w:rsid w:val="5F6B0981"/>
    <w:rsid w:val="5F72C3B3"/>
    <w:rsid w:val="5F735D9E"/>
    <w:rsid w:val="5F808596"/>
    <w:rsid w:val="5FA80B94"/>
    <w:rsid w:val="5FB80013"/>
    <w:rsid w:val="5FC32BB4"/>
    <w:rsid w:val="5FF093B8"/>
    <w:rsid w:val="5FF88522"/>
    <w:rsid w:val="601A83BC"/>
    <w:rsid w:val="602B2904"/>
    <w:rsid w:val="60303C22"/>
    <w:rsid w:val="605601FF"/>
    <w:rsid w:val="60568DA8"/>
    <w:rsid w:val="605690D7"/>
    <w:rsid w:val="6057F986"/>
    <w:rsid w:val="607DF5F1"/>
    <w:rsid w:val="60835F10"/>
    <w:rsid w:val="609CE75A"/>
    <w:rsid w:val="60A78B19"/>
    <w:rsid w:val="60ADBD03"/>
    <w:rsid w:val="610262EC"/>
    <w:rsid w:val="6104AF44"/>
    <w:rsid w:val="6106169A"/>
    <w:rsid w:val="610A332C"/>
    <w:rsid w:val="610F8082"/>
    <w:rsid w:val="612159D6"/>
    <w:rsid w:val="61273646"/>
    <w:rsid w:val="61416DA0"/>
    <w:rsid w:val="61417739"/>
    <w:rsid w:val="616D0D22"/>
    <w:rsid w:val="61806960"/>
    <w:rsid w:val="618C44CA"/>
    <w:rsid w:val="618EBDE7"/>
    <w:rsid w:val="6192F234"/>
    <w:rsid w:val="6193E174"/>
    <w:rsid w:val="61A6D9C6"/>
    <w:rsid w:val="61B51FD7"/>
    <w:rsid w:val="61CABF64"/>
    <w:rsid w:val="61CD893F"/>
    <w:rsid w:val="61E7BC6B"/>
    <w:rsid w:val="6210170F"/>
    <w:rsid w:val="621EB6AB"/>
    <w:rsid w:val="621EF310"/>
    <w:rsid w:val="622EDE91"/>
    <w:rsid w:val="62325B00"/>
    <w:rsid w:val="6245FD4F"/>
    <w:rsid w:val="624CFAD4"/>
    <w:rsid w:val="626213D8"/>
    <w:rsid w:val="6269D2DF"/>
    <w:rsid w:val="6275763F"/>
    <w:rsid w:val="628D2F6B"/>
    <w:rsid w:val="628E5555"/>
    <w:rsid w:val="629099F4"/>
    <w:rsid w:val="62913739"/>
    <w:rsid w:val="62B32D28"/>
    <w:rsid w:val="62C58380"/>
    <w:rsid w:val="62CAC8F0"/>
    <w:rsid w:val="62D111CC"/>
    <w:rsid w:val="62D83117"/>
    <w:rsid w:val="62E39F1A"/>
    <w:rsid w:val="62E7802A"/>
    <w:rsid w:val="630028D8"/>
    <w:rsid w:val="6305CE10"/>
    <w:rsid w:val="631366AE"/>
    <w:rsid w:val="63218678"/>
    <w:rsid w:val="632DC005"/>
    <w:rsid w:val="633920A0"/>
    <w:rsid w:val="6341C2E1"/>
    <w:rsid w:val="634662BF"/>
    <w:rsid w:val="637DE64A"/>
    <w:rsid w:val="63995A7B"/>
    <w:rsid w:val="639D4F94"/>
    <w:rsid w:val="639E5127"/>
    <w:rsid w:val="63AB8AE9"/>
    <w:rsid w:val="63AC9B3C"/>
    <w:rsid w:val="63AEE1EC"/>
    <w:rsid w:val="63BE334A"/>
    <w:rsid w:val="63C8397C"/>
    <w:rsid w:val="63DC373D"/>
    <w:rsid w:val="63E4B1CF"/>
    <w:rsid w:val="63E89EE2"/>
    <w:rsid w:val="63F72252"/>
    <w:rsid w:val="64073DF9"/>
    <w:rsid w:val="64147D8B"/>
    <w:rsid w:val="641F4834"/>
    <w:rsid w:val="642607C6"/>
    <w:rsid w:val="64417F35"/>
    <w:rsid w:val="644DA13B"/>
    <w:rsid w:val="645ABEA3"/>
    <w:rsid w:val="645ED8C9"/>
    <w:rsid w:val="648449FD"/>
    <w:rsid w:val="64ACBDD4"/>
    <w:rsid w:val="64B17BE6"/>
    <w:rsid w:val="64B7EE8D"/>
    <w:rsid w:val="64BF9843"/>
    <w:rsid w:val="64D82091"/>
    <w:rsid w:val="64E29283"/>
    <w:rsid w:val="6512C7A7"/>
    <w:rsid w:val="6522B859"/>
    <w:rsid w:val="65492013"/>
    <w:rsid w:val="655E4139"/>
    <w:rsid w:val="6575210F"/>
    <w:rsid w:val="65781921"/>
    <w:rsid w:val="6583E764"/>
    <w:rsid w:val="6592FD5D"/>
    <w:rsid w:val="65B33EA1"/>
    <w:rsid w:val="65B5136B"/>
    <w:rsid w:val="65E01C86"/>
    <w:rsid w:val="65E2AFBD"/>
    <w:rsid w:val="662143DD"/>
    <w:rsid w:val="6621F9B8"/>
    <w:rsid w:val="6650313A"/>
    <w:rsid w:val="6657B25C"/>
    <w:rsid w:val="665BD8F7"/>
    <w:rsid w:val="666C71C5"/>
    <w:rsid w:val="66896C85"/>
    <w:rsid w:val="668C3304"/>
    <w:rsid w:val="66958844"/>
    <w:rsid w:val="669B6534"/>
    <w:rsid w:val="66A189FC"/>
    <w:rsid w:val="66C4BB94"/>
    <w:rsid w:val="66EAFAE6"/>
    <w:rsid w:val="66F24C94"/>
    <w:rsid w:val="66F32A61"/>
    <w:rsid w:val="672B588C"/>
    <w:rsid w:val="675810BF"/>
    <w:rsid w:val="67604BDD"/>
    <w:rsid w:val="677B7947"/>
    <w:rsid w:val="67806690"/>
    <w:rsid w:val="67A9C95A"/>
    <w:rsid w:val="67B6333C"/>
    <w:rsid w:val="67CC8D1A"/>
    <w:rsid w:val="67E1801B"/>
    <w:rsid w:val="680F96E2"/>
    <w:rsid w:val="6825F567"/>
    <w:rsid w:val="683759EC"/>
    <w:rsid w:val="686C0770"/>
    <w:rsid w:val="68738138"/>
    <w:rsid w:val="687CE09E"/>
    <w:rsid w:val="688A647A"/>
    <w:rsid w:val="68971659"/>
    <w:rsid w:val="68B35CA5"/>
    <w:rsid w:val="68B5F087"/>
    <w:rsid w:val="68C3F786"/>
    <w:rsid w:val="68C7C4AB"/>
    <w:rsid w:val="68E2676C"/>
    <w:rsid w:val="68EF20B5"/>
    <w:rsid w:val="68F2F1FE"/>
    <w:rsid w:val="68FE5DF2"/>
    <w:rsid w:val="68FF2911"/>
    <w:rsid w:val="69140015"/>
    <w:rsid w:val="692CC119"/>
    <w:rsid w:val="69389A43"/>
    <w:rsid w:val="693A44FE"/>
    <w:rsid w:val="6947E90D"/>
    <w:rsid w:val="69484F06"/>
    <w:rsid w:val="6965FC4E"/>
    <w:rsid w:val="69662F8C"/>
    <w:rsid w:val="6968AF7A"/>
    <w:rsid w:val="6982C375"/>
    <w:rsid w:val="69889F5C"/>
    <w:rsid w:val="699467DD"/>
    <w:rsid w:val="69B4054B"/>
    <w:rsid w:val="69B54B1F"/>
    <w:rsid w:val="69E65236"/>
    <w:rsid w:val="69F3FA69"/>
    <w:rsid w:val="69F523DC"/>
    <w:rsid w:val="6A016599"/>
    <w:rsid w:val="6A056D88"/>
    <w:rsid w:val="6A36108A"/>
    <w:rsid w:val="6A415DD5"/>
    <w:rsid w:val="6A42D97F"/>
    <w:rsid w:val="6A76F830"/>
    <w:rsid w:val="6A81FD93"/>
    <w:rsid w:val="6A946814"/>
    <w:rsid w:val="6A9F5BED"/>
    <w:rsid w:val="6AA34E4D"/>
    <w:rsid w:val="6AA372BE"/>
    <w:rsid w:val="6AB1383A"/>
    <w:rsid w:val="6AB64651"/>
    <w:rsid w:val="6AD5016A"/>
    <w:rsid w:val="6AD8345E"/>
    <w:rsid w:val="6AE36561"/>
    <w:rsid w:val="6AF87AB4"/>
    <w:rsid w:val="6B0239D8"/>
    <w:rsid w:val="6B2C48C9"/>
    <w:rsid w:val="6B30971A"/>
    <w:rsid w:val="6B42F29D"/>
    <w:rsid w:val="6B4EF5DE"/>
    <w:rsid w:val="6B6EC94C"/>
    <w:rsid w:val="6B833211"/>
    <w:rsid w:val="6B895D18"/>
    <w:rsid w:val="6BA84908"/>
    <w:rsid w:val="6BAC79F8"/>
    <w:rsid w:val="6BAF48E2"/>
    <w:rsid w:val="6BCA4142"/>
    <w:rsid w:val="6BCD3A20"/>
    <w:rsid w:val="6BF5A7EF"/>
    <w:rsid w:val="6BF9E2A8"/>
    <w:rsid w:val="6C02BDD2"/>
    <w:rsid w:val="6C0E2FBD"/>
    <w:rsid w:val="6C2C51AC"/>
    <w:rsid w:val="6C32F9E5"/>
    <w:rsid w:val="6C3E97E4"/>
    <w:rsid w:val="6C6975F1"/>
    <w:rsid w:val="6C71CBB8"/>
    <w:rsid w:val="6C8223DB"/>
    <w:rsid w:val="6C851828"/>
    <w:rsid w:val="6C854B35"/>
    <w:rsid w:val="6C973AE5"/>
    <w:rsid w:val="6CA3B6DE"/>
    <w:rsid w:val="6CB18650"/>
    <w:rsid w:val="6CB7DB94"/>
    <w:rsid w:val="6CE0A305"/>
    <w:rsid w:val="6D0906CD"/>
    <w:rsid w:val="6D0D8628"/>
    <w:rsid w:val="6D0D8FB2"/>
    <w:rsid w:val="6D139BD3"/>
    <w:rsid w:val="6D29B7FD"/>
    <w:rsid w:val="6D319DDC"/>
    <w:rsid w:val="6D52753B"/>
    <w:rsid w:val="6D6E9AD8"/>
    <w:rsid w:val="6D83A22C"/>
    <w:rsid w:val="6D92D499"/>
    <w:rsid w:val="6DB26891"/>
    <w:rsid w:val="6DB4F629"/>
    <w:rsid w:val="6DBEB5B9"/>
    <w:rsid w:val="6DC7E950"/>
    <w:rsid w:val="6DCF6D2F"/>
    <w:rsid w:val="6DD5F7EE"/>
    <w:rsid w:val="6DF03E95"/>
    <w:rsid w:val="6DFA7AF5"/>
    <w:rsid w:val="6E05C187"/>
    <w:rsid w:val="6E179B27"/>
    <w:rsid w:val="6E2595AA"/>
    <w:rsid w:val="6E385227"/>
    <w:rsid w:val="6E405053"/>
    <w:rsid w:val="6E5647FA"/>
    <w:rsid w:val="6EB9D905"/>
    <w:rsid w:val="6EE2877B"/>
    <w:rsid w:val="6EE5511A"/>
    <w:rsid w:val="6EF61897"/>
    <w:rsid w:val="6F0AA063"/>
    <w:rsid w:val="6F27038B"/>
    <w:rsid w:val="6F30D4E2"/>
    <w:rsid w:val="6F3BC988"/>
    <w:rsid w:val="6F46B47C"/>
    <w:rsid w:val="6F4BA3FD"/>
    <w:rsid w:val="6F517D4E"/>
    <w:rsid w:val="6F553017"/>
    <w:rsid w:val="6F612E5B"/>
    <w:rsid w:val="6FAB965D"/>
    <w:rsid w:val="6FB359A9"/>
    <w:rsid w:val="6FBC4024"/>
    <w:rsid w:val="6FC43587"/>
    <w:rsid w:val="6FD0CB51"/>
    <w:rsid w:val="6FD2E594"/>
    <w:rsid w:val="6FF687FE"/>
    <w:rsid w:val="6FF68B7F"/>
    <w:rsid w:val="70000499"/>
    <w:rsid w:val="7008FA92"/>
    <w:rsid w:val="7010F58F"/>
    <w:rsid w:val="701B738F"/>
    <w:rsid w:val="70203227"/>
    <w:rsid w:val="7023C547"/>
    <w:rsid w:val="702D4E85"/>
    <w:rsid w:val="7052F6AA"/>
    <w:rsid w:val="70624BB4"/>
    <w:rsid w:val="70655A1F"/>
    <w:rsid w:val="706D1157"/>
    <w:rsid w:val="7075F0CA"/>
    <w:rsid w:val="70831F39"/>
    <w:rsid w:val="7092DA0C"/>
    <w:rsid w:val="70A01ABD"/>
    <w:rsid w:val="70A93D0A"/>
    <w:rsid w:val="70B4117F"/>
    <w:rsid w:val="70B5C9C4"/>
    <w:rsid w:val="70BD1F49"/>
    <w:rsid w:val="70C9790D"/>
    <w:rsid w:val="70CFE540"/>
    <w:rsid w:val="70D426D7"/>
    <w:rsid w:val="70D75D25"/>
    <w:rsid w:val="70EC3EF3"/>
    <w:rsid w:val="710A0CC7"/>
    <w:rsid w:val="710C6726"/>
    <w:rsid w:val="7119357D"/>
    <w:rsid w:val="712695AF"/>
    <w:rsid w:val="7131AB24"/>
    <w:rsid w:val="7132617C"/>
    <w:rsid w:val="714C96AA"/>
    <w:rsid w:val="7151698E"/>
    <w:rsid w:val="715ED5D7"/>
    <w:rsid w:val="716ECD26"/>
    <w:rsid w:val="7172A8C8"/>
    <w:rsid w:val="717D13E9"/>
    <w:rsid w:val="718B9B07"/>
    <w:rsid w:val="7199BF0E"/>
    <w:rsid w:val="71AA7F37"/>
    <w:rsid w:val="71B3698E"/>
    <w:rsid w:val="71B7A626"/>
    <w:rsid w:val="71D6758C"/>
    <w:rsid w:val="71EE0926"/>
    <w:rsid w:val="71F6D0E2"/>
    <w:rsid w:val="72037AC0"/>
    <w:rsid w:val="7205CC03"/>
    <w:rsid w:val="7220FECF"/>
    <w:rsid w:val="72563208"/>
    <w:rsid w:val="72570A0B"/>
    <w:rsid w:val="727158C5"/>
    <w:rsid w:val="7271EF7B"/>
    <w:rsid w:val="72A84645"/>
    <w:rsid w:val="72CE70D4"/>
    <w:rsid w:val="72DC047E"/>
    <w:rsid w:val="72E0908D"/>
    <w:rsid w:val="72E6F00D"/>
    <w:rsid w:val="72EDEF24"/>
    <w:rsid w:val="72EE0101"/>
    <w:rsid w:val="72FAE034"/>
    <w:rsid w:val="730C51D1"/>
    <w:rsid w:val="731C933C"/>
    <w:rsid w:val="7326723A"/>
    <w:rsid w:val="7338A8F9"/>
    <w:rsid w:val="73393E28"/>
    <w:rsid w:val="73478CEE"/>
    <w:rsid w:val="7358AE29"/>
    <w:rsid w:val="73ADE805"/>
    <w:rsid w:val="73B3345B"/>
    <w:rsid w:val="73C41392"/>
    <w:rsid w:val="73D34337"/>
    <w:rsid w:val="73EFA74B"/>
    <w:rsid w:val="7437C507"/>
    <w:rsid w:val="74546BB3"/>
    <w:rsid w:val="74575536"/>
    <w:rsid w:val="74629D81"/>
    <w:rsid w:val="74712224"/>
    <w:rsid w:val="747838C2"/>
    <w:rsid w:val="74794C4C"/>
    <w:rsid w:val="747E0F69"/>
    <w:rsid w:val="748B4353"/>
    <w:rsid w:val="7492AB93"/>
    <w:rsid w:val="749BE9D8"/>
    <w:rsid w:val="74B74B1D"/>
    <w:rsid w:val="74DCC426"/>
    <w:rsid w:val="74DFB2C3"/>
    <w:rsid w:val="74E18036"/>
    <w:rsid w:val="74EB5F08"/>
    <w:rsid w:val="74F91FCB"/>
    <w:rsid w:val="74FB3850"/>
    <w:rsid w:val="74FF367C"/>
    <w:rsid w:val="750442DE"/>
    <w:rsid w:val="75132FCF"/>
    <w:rsid w:val="7517D933"/>
    <w:rsid w:val="751C9880"/>
    <w:rsid w:val="754E82B6"/>
    <w:rsid w:val="75531FDD"/>
    <w:rsid w:val="75661C86"/>
    <w:rsid w:val="75ACAEB9"/>
    <w:rsid w:val="75BA1250"/>
    <w:rsid w:val="75BDC992"/>
    <w:rsid w:val="75C07FFA"/>
    <w:rsid w:val="75ED3F2E"/>
    <w:rsid w:val="760CFF97"/>
    <w:rsid w:val="7617C82D"/>
    <w:rsid w:val="762AE805"/>
    <w:rsid w:val="76380BEA"/>
    <w:rsid w:val="764CB87F"/>
    <w:rsid w:val="76559606"/>
    <w:rsid w:val="766696CF"/>
    <w:rsid w:val="767155A3"/>
    <w:rsid w:val="769CDFFC"/>
    <w:rsid w:val="76C7E18B"/>
    <w:rsid w:val="76CE593C"/>
    <w:rsid w:val="76F06E1B"/>
    <w:rsid w:val="76F60ABC"/>
    <w:rsid w:val="7711529D"/>
    <w:rsid w:val="7719DD2E"/>
    <w:rsid w:val="772CC72F"/>
    <w:rsid w:val="775220ED"/>
    <w:rsid w:val="775827ED"/>
    <w:rsid w:val="7758F046"/>
    <w:rsid w:val="7758F9B1"/>
    <w:rsid w:val="775C734A"/>
    <w:rsid w:val="7766A116"/>
    <w:rsid w:val="7788512C"/>
    <w:rsid w:val="778D1D66"/>
    <w:rsid w:val="77926AA4"/>
    <w:rsid w:val="77952C84"/>
    <w:rsid w:val="7796367D"/>
    <w:rsid w:val="77B26271"/>
    <w:rsid w:val="77BF8BA5"/>
    <w:rsid w:val="77C14703"/>
    <w:rsid w:val="77D70863"/>
    <w:rsid w:val="77E4FAFC"/>
    <w:rsid w:val="77ED5B09"/>
    <w:rsid w:val="780800A1"/>
    <w:rsid w:val="7825B438"/>
    <w:rsid w:val="783835C1"/>
    <w:rsid w:val="78437317"/>
    <w:rsid w:val="7868EB9A"/>
    <w:rsid w:val="7876BEFB"/>
    <w:rsid w:val="7883DAB4"/>
    <w:rsid w:val="78867889"/>
    <w:rsid w:val="788B22D5"/>
    <w:rsid w:val="78971D56"/>
    <w:rsid w:val="78A46F5C"/>
    <w:rsid w:val="78B80553"/>
    <w:rsid w:val="78C5D95F"/>
    <w:rsid w:val="78E0DED0"/>
    <w:rsid w:val="78EDDB18"/>
    <w:rsid w:val="78F2354C"/>
    <w:rsid w:val="78F6018A"/>
    <w:rsid w:val="7919F9B3"/>
    <w:rsid w:val="792A4866"/>
    <w:rsid w:val="79306C76"/>
    <w:rsid w:val="79471377"/>
    <w:rsid w:val="7949CC10"/>
    <w:rsid w:val="79552F9A"/>
    <w:rsid w:val="7962E27A"/>
    <w:rsid w:val="79632408"/>
    <w:rsid w:val="796DCA2B"/>
    <w:rsid w:val="7997673A"/>
    <w:rsid w:val="799CCBB6"/>
    <w:rsid w:val="79A09E0D"/>
    <w:rsid w:val="79A988F0"/>
    <w:rsid w:val="79AE39B7"/>
    <w:rsid w:val="79B2F1B3"/>
    <w:rsid w:val="79C39B53"/>
    <w:rsid w:val="79E14F5E"/>
    <w:rsid w:val="7A106504"/>
    <w:rsid w:val="7A15D65F"/>
    <w:rsid w:val="7A22A876"/>
    <w:rsid w:val="7A2E8D1D"/>
    <w:rsid w:val="7A3A98BD"/>
    <w:rsid w:val="7A536267"/>
    <w:rsid w:val="7A704CFA"/>
    <w:rsid w:val="7A994394"/>
    <w:rsid w:val="7A9AC288"/>
    <w:rsid w:val="7AA73F20"/>
    <w:rsid w:val="7AA80D6A"/>
    <w:rsid w:val="7AAAE1E3"/>
    <w:rsid w:val="7AC7FD45"/>
    <w:rsid w:val="7AD02B00"/>
    <w:rsid w:val="7AE4A698"/>
    <w:rsid w:val="7AF738E6"/>
    <w:rsid w:val="7B02F6DF"/>
    <w:rsid w:val="7B068CCF"/>
    <w:rsid w:val="7B1D6AE8"/>
    <w:rsid w:val="7B2AB3AC"/>
    <w:rsid w:val="7B57472C"/>
    <w:rsid w:val="7B5B961A"/>
    <w:rsid w:val="7B6B0A9F"/>
    <w:rsid w:val="7B7B3304"/>
    <w:rsid w:val="7B81375D"/>
    <w:rsid w:val="7B8DB343"/>
    <w:rsid w:val="7B917380"/>
    <w:rsid w:val="7BA53E4A"/>
    <w:rsid w:val="7BB69420"/>
    <w:rsid w:val="7BB6CFB0"/>
    <w:rsid w:val="7BC8F97B"/>
    <w:rsid w:val="7BE6E257"/>
    <w:rsid w:val="7BFB3F93"/>
    <w:rsid w:val="7C12DF04"/>
    <w:rsid w:val="7C2F085D"/>
    <w:rsid w:val="7C32A8C0"/>
    <w:rsid w:val="7C4883D8"/>
    <w:rsid w:val="7C4AD9FB"/>
    <w:rsid w:val="7C4C52A6"/>
    <w:rsid w:val="7C52C60B"/>
    <w:rsid w:val="7C68DDE7"/>
    <w:rsid w:val="7C82DF20"/>
    <w:rsid w:val="7CA8181C"/>
    <w:rsid w:val="7CAC0471"/>
    <w:rsid w:val="7CBBB018"/>
    <w:rsid w:val="7CC79632"/>
    <w:rsid w:val="7CD7A66A"/>
    <w:rsid w:val="7CF29B3A"/>
    <w:rsid w:val="7D07586F"/>
    <w:rsid w:val="7D1D201F"/>
    <w:rsid w:val="7D394BF4"/>
    <w:rsid w:val="7D44A779"/>
    <w:rsid w:val="7D50F87F"/>
    <w:rsid w:val="7D54D4E8"/>
    <w:rsid w:val="7D6E010A"/>
    <w:rsid w:val="7D713881"/>
    <w:rsid w:val="7D87F65D"/>
    <w:rsid w:val="7DB536EC"/>
    <w:rsid w:val="7DB78DCF"/>
    <w:rsid w:val="7DBD3FBA"/>
    <w:rsid w:val="7DC9F535"/>
    <w:rsid w:val="7DCBCF25"/>
    <w:rsid w:val="7DCBE118"/>
    <w:rsid w:val="7DF0730C"/>
    <w:rsid w:val="7E0FDD61"/>
    <w:rsid w:val="7E181A36"/>
    <w:rsid w:val="7E4C0F71"/>
    <w:rsid w:val="7E71ADB2"/>
    <w:rsid w:val="7E9F28F5"/>
    <w:rsid w:val="7ED0FD6E"/>
    <w:rsid w:val="7EDC8DE9"/>
    <w:rsid w:val="7EE37D44"/>
    <w:rsid w:val="7F32543A"/>
    <w:rsid w:val="7F3953E5"/>
    <w:rsid w:val="7F711133"/>
    <w:rsid w:val="7F73906F"/>
    <w:rsid w:val="7F9CB701"/>
    <w:rsid w:val="7FA848D5"/>
    <w:rsid w:val="7FC85388"/>
    <w:rsid w:val="7FCF3C24"/>
    <w:rsid w:val="7FFC813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13A750"/>
  <w15:chartTrackingRefBased/>
  <w15:docId w15:val="{16E7410D-A794-480A-8162-80C9CFCE3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70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CD770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D770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D770A"/>
    <w:pPr>
      <w:keepNext/>
      <w:keepLines/>
      <w:spacing w:before="40"/>
      <w:outlineLvl w:val="2"/>
    </w:pPr>
    <w:rPr>
      <w:rFonts w:asciiTheme="majorHAnsi" w:eastAsiaTheme="majorEastAsia" w:hAnsiTheme="majorHAnsi" w:cstheme="majorBidi"/>
      <w:color w:val="1F3763" w:themeColor="accent1" w:themeShade="7F"/>
    </w:rPr>
  </w:style>
  <w:style w:type="paragraph" w:styleId="Heading5">
    <w:name w:val="heading 5"/>
    <w:basedOn w:val="Normal"/>
    <w:next w:val="Normal"/>
    <w:link w:val="Heading5Char"/>
    <w:uiPriority w:val="9"/>
    <w:semiHidden/>
    <w:unhideWhenUsed/>
    <w:qFormat/>
    <w:rsid w:val="00CD770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Heading1"/>
    <w:next w:val="Normal"/>
    <w:link w:val="Heading6Char"/>
    <w:semiHidden/>
    <w:unhideWhenUsed/>
    <w:qFormat/>
    <w:rsid w:val="00CD770A"/>
    <w:pPr>
      <w:keepLines w:val="0"/>
      <w:pageBreakBefore/>
      <w:numPr>
        <w:ilvl w:val="5"/>
        <w:numId w:val="9"/>
      </w:numPr>
      <w:pBdr>
        <w:left w:val="single" w:sz="24" w:space="6" w:color="auto"/>
      </w:pBdr>
      <w:spacing w:before="0" w:after="120"/>
      <w:outlineLvl w:val="5"/>
    </w:pPr>
    <w:rPr>
      <w:rFonts w:ascii="Tahoma" w:eastAsia="Times New Roman" w:hAnsi="Tahoma" w:cs="Times New Roman"/>
      <w:b/>
      <w:color w:val="auto"/>
      <w:kern w:val="28"/>
      <w:sz w:val="44"/>
      <w:szCs w:val="20"/>
      <w:lang w:val="x-none"/>
    </w:rPr>
  </w:style>
  <w:style w:type="paragraph" w:styleId="Heading7">
    <w:name w:val="heading 7"/>
    <w:basedOn w:val="Heading2"/>
    <w:next w:val="Normal"/>
    <w:link w:val="Heading7Char"/>
    <w:semiHidden/>
    <w:unhideWhenUsed/>
    <w:qFormat/>
    <w:rsid w:val="00CD770A"/>
    <w:pPr>
      <w:keepLines w:val="0"/>
      <w:numPr>
        <w:ilvl w:val="6"/>
        <w:numId w:val="9"/>
      </w:numPr>
      <w:spacing w:before="240" w:after="60"/>
      <w:outlineLvl w:val="6"/>
    </w:pPr>
    <w:rPr>
      <w:rFonts w:ascii="Tahoma" w:eastAsia="Times New Roman" w:hAnsi="Tahoma" w:cs="Times New Roman"/>
      <w:color w:val="auto"/>
      <w:kern w:val="28"/>
      <w:sz w:val="36"/>
      <w:szCs w:val="20"/>
      <w:lang w:val="x-none"/>
    </w:rPr>
  </w:style>
  <w:style w:type="paragraph" w:styleId="Heading8">
    <w:name w:val="heading 8"/>
    <w:basedOn w:val="Heading3"/>
    <w:next w:val="Normal"/>
    <w:link w:val="Heading8Char"/>
    <w:semiHidden/>
    <w:unhideWhenUsed/>
    <w:qFormat/>
    <w:rsid w:val="00CD770A"/>
    <w:pPr>
      <w:keepLines w:val="0"/>
      <w:numPr>
        <w:ilvl w:val="7"/>
        <w:numId w:val="9"/>
      </w:numPr>
      <w:spacing w:before="240" w:after="60"/>
      <w:outlineLvl w:val="7"/>
    </w:pPr>
    <w:rPr>
      <w:rFonts w:ascii="Tahoma" w:eastAsia="Times New Roman" w:hAnsi="Tahoma" w:cs="Times New Roman"/>
      <w:color w:val="auto"/>
      <w:kern w:val="28"/>
      <w:sz w:val="28"/>
      <w:szCs w:val="20"/>
      <w:lang w:val="x-none"/>
    </w:rPr>
  </w:style>
  <w:style w:type="paragraph" w:styleId="Heading9">
    <w:name w:val="heading 9"/>
    <w:basedOn w:val="Heading5"/>
    <w:next w:val="Normal"/>
    <w:link w:val="Heading9Char"/>
    <w:semiHidden/>
    <w:unhideWhenUsed/>
    <w:qFormat/>
    <w:rsid w:val="00CD770A"/>
    <w:pPr>
      <w:keepLines w:val="0"/>
      <w:numPr>
        <w:ilvl w:val="8"/>
        <w:numId w:val="9"/>
      </w:numPr>
      <w:spacing w:before="240" w:after="60"/>
      <w:outlineLvl w:val="8"/>
    </w:pPr>
    <w:rPr>
      <w:rFonts w:ascii="Tahoma" w:eastAsia="Times New Roman" w:hAnsi="Tahoma" w:cs="Times New Roman"/>
      <w:i/>
      <w:color w:val="auto"/>
      <w:kern w:val="28"/>
      <w:szCs w:val="20"/>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70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CD770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CD770A"/>
    <w:rPr>
      <w:rFonts w:asciiTheme="majorHAnsi" w:eastAsiaTheme="majorEastAsia" w:hAnsiTheme="majorHAnsi" w:cstheme="majorBidi"/>
      <w:color w:val="1F3763" w:themeColor="accent1" w:themeShade="7F"/>
      <w:sz w:val="24"/>
      <w:szCs w:val="24"/>
    </w:rPr>
  </w:style>
  <w:style w:type="character" w:customStyle="1" w:styleId="Heading5Char">
    <w:name w:val="Heading 5 Char"/>
    <w:basedOn w:val="DefaultParagraphFont"/>
    <w:link w:val="Heading5"/>
    <w:uiPriority w:val="9"/>
    <w:semiHidden/>
    <w:rsid w:val="00CD770A"/>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semiHidden/>
    <w:rsid w:val="00CD770A"/>
    <w:rPr>
      <w:rFonts w:ascii="Tahoma" w:eastAsia="Times New Roman" w:hAnsi="Tahoma" w:cs="Times New Roman"/>
      <w:b/>
      <w:kern w:val="28"/>
      <w:sz w:val="44"/>
      <w:szCs w:val="20"/>
      <w:lang w:val="x-none"/>
    </w:rPr>
  </w:style>
  <w:style w:type="character" w:customStyle="1" w:styleId="Heading7Char">
    <w:name w:val="Heading 7 Char"/>
    <w:basedOn w:val="DefaultParagraphFont"/>
    <w:link w:val="Heading7"/>
    <w:semiHidden/>
    <w:rsid w:val="00CD770A"/>
    <w:rPr>
      <w:rFonts w:ascii="Tahoma" w:eastAsia="Times New Roman" w:hAnsi="Tahoma" w:cs="Times New Roman"/>
      <w:kern w:val="28"/>
      <w:sz w:val="36"/>
      <w:szCs w:val="20"/>
      <w:lang w:val="x-none"/>
    </w:rPr>
  </w:style>
  <w:style w:type="character" w:customStyle="1" w:styleId="Heading8Char">
    <w:name w:val="Heading 8 Char"/>
    <w:basedOn w:val="DefaultParagraphFont"/>
    <w:link w:val="Heading8"/>
    <w:semiHidden/>
    <w:rsid w:val="00CD770A"/>
    <w:rPr>
      <w:rFonts w:ascii="Tahoma" w:eastAsia="Times New Roman" w:hAnsi="Tahoma" w:cs="Times New Roman"/>
      <w:kern w:val="28"/>
      <w:sz w:val="28"/>
      <w:szCs w:val="20"/>
      <w:lang w:val="x-none"/>
    </w:rPr>
  </w:style>
  <w:style w:type="character" w:customStyle="1" w:styleId="Heading9Char">
    <w:name w:val="Heading 9 Char"/>
    <w:basedOn w:val="DefaultParagraphFont"/>
    <w:link w:val="Heading9"/>
    <w:semiHidden/>
    <w:rsid w:val="00CD770A"/>
    <w:rPr>
      <w:rFonts w:ascii="Tahoma" w:eastAsia="Times New Roman" w:hAnsi="Tahoma" w:cs="Times New Roman"/>
      <w:i/>
      <w:kern w:val="28"/>
      <w:sz w:val="24"/>
      <w:szCs w:val="20"/>
      <w:lang w:val="x-none"/>
    </w:rPr>
  </w:style>
  <w:style w:type="table" w:styleId="TableGrid">
    <w:name w:val="Table Grid"/>
    <w:basedOn w:val="TableNormal"/>
    <w:uiPriority w:val="39"/>
    <w:rsid w:val="00CD770A"/>
    <w:pPr>
      <w:spacing w:after="0" w:line="240" w:lineRule="auto"/>
    </w:pPr>
    <w:rPr>
      <w:sz w:val="24"/>
      <w:szCs w:val="24"/>
    </w:rPr>
    <w:tblPr/>
  </w:style>
  <w:style w:type="character" w:styleId="Strong">
    <w:name w:val="Strong"/>
    <w:basedOn w:val="DefaultParagraphFont"/>
    <w:uiPriority w:val="22"/>
    <w:qFormat/>
    <w:rsid w:val="00CD770A"/>
    <w:rPr>
      <w:b/>
      <w:bCs/>
    </w:rPr>
  </w:style>
  <w:style w:type="paragraph" w:styleId="BalloonText">
    <w:name w:val="Balloon Text"/>
    <w:basedOn w:val="Normal"/>
    <w:link w:val="BalloonTextChar"/>
    <w:uiPriority w:val="99"/>
    <w:semiHidden/>
    <w:unhideWhenUsed/>
    <w:rsid w:val="00CD770A"/>
    <w:rPr>
      <w:sz w:val="18"/>
      <w:szCs w:val="18"/>
    </w:rPr>
  </w:style>
  <w:style w:type="character" w:customStyle="1" w:styleId="BalloonTextChar">
    <w:name w:val="Balloon Text Char"/>
    <w:basedOn w:val="DefaultParagraphFont"/>
    <w:link w:val="BalloonText"/>
    <w:uiPriority w:val="99"/>
    <w:semiHidden/>
    <w:rsid w:val="00CD770A"/>
    <w:rPr>
      <w:rFonts w:ascii="Times New Roman" w:eastAsia="Times New Roman" w:hAnsi="Times New Roman" w:cs="Times New Roman"/>
      <w:sz w:val="18"/>
      <w:szCs w:val="18"/>
    </w:rPr>
  </w:style>
  <w:style w:type="paragraph" w:styleId="Header">
    <w:name w:val="header"/>
    <w:basedOn w:val="Normal"/>
    <w:link w:val="HeaderChar"/>
    <w:uiPriority w:val="99"/>
    <w:unhideWhenUsed/>
    <w:rsid w:val="00CD770A"/>
    <w:pPr>
      <w:tabs>
        <w:tab w:val="center" w:pos="4680"/>
        <w:tab w:val="right" w:pos="9360"/>
      </w:tabs>
    </w:pPr>
  </w:style>
  <w:style w:type="character" w:customStyle="1" w:styleId="HeaderChar">
    <w:name w:val="Header Char"/>
    <w:basedOn w:val="DefaultParagraphFont"/>
    <w:link w:val="Header"/>
    <w:uiPriority w:val="99"/>
    <w:rsid w:val="00CD770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CD770A"/>
    <w:pPr>
      <w:tabs>
        <w:tab w:val="center" w:pos="4680"/>
        <w:tab w:val="right" w:pos="9360"/>
      </w:tabs>
    </w:pPr>
  </w:style>
  <w:style w:type="character" w:customStyle="1" w:styleId="FooterChar">
    <w:name w:val="Footer Char"/>
    <w:basedOn w:val="DefaultParagraphFont"/>
    <w:link w:val="Footer"/>
    <w:uiPriority w:val="99"/>
    <w:rsid w:val="00CD770A"/>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CD7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D770A"/>
    <w:rPr>
      <w:rFonts w:ascii="Courier New" w:eastAsia="Times New Roman" w:hAnsi="Courier New" w:cs="Courier New"/>
      <w:sz w:val="20"/>
      <w:szCs w:val="20"/>
    </w:rPr>
  </w:style>
  <w:style w:type="character" w:customStyle="1" w:styleId="y2iqfc">
    <w:name w:val="y2iqfc"/>
    <w:basedOn w:val="DefaultParagraphFont"/>
    <w:rsid w:val="00CD770A"/>
  </w:style>
  <w:style w:type="paragraph" w:styleId="ListParagraph">
    <w:name w:val="List Paragraph"/>
    <w:basedOn w:val="Normal"/>
    <w:uiPriority w:val="34"/>
    <w:qFormat/>
    <w:rsid w:val="00CD770A"/>
    <w:pPr>
      <w:ind w:left="720"/>
      <w:contextualSpacing/>
    </w:pPr>
  </w:style>
  <w:style w:type="character" w:styleId="CommentReference">
    <w:name w:val="annotation reference"/>
    <w:basedOn w:val="DefaultParagraphFont"/>
    <w:uiPriority w:val="99"/>
    <w:unhideWhenUsed/>
    <w:rsid w:val="00CD770A"/>
    <w:rPr>
      <w:sz w:val="16"/>
      <w:szCs w:val="16"/>
    </w:rPr>
  </w:style>
  <w:style w:type="paragraph" w:styleId="CommentText">
    <w:name w:val="annotation text"/>
    <w:basedOn w:val="Normal"/>
    <w:link w:val="CommentTextChar"/>
    <w:uiPriority w:val="99"/>
    <w:unhideWhenUsed/>
    <w:rsid w:val="00CD770A"/>
    <w:rPr>
      <w:sz w:val="20"/>
      <w:szCs w:val="20"/>
    </w:rPr>
  </w:style>
  <w:style w:type="character" w:customStyle="1" w:styleId="CommentTextChar">
    <w:name w:val="Comment Text Char"/>
    <w:basedOn w:val="DefaultParagraphFont"/>
    <w:link w:val="CommentText"/>
    <w:uiPriority w:val="99"/>
    <w:rsid w:val="00CD770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D770A"/>
    <w:rPr>
      <w:b/>
      <w:bCs/>
    </w:rPr>
  </w:style>
  <w:style w:type="character" w:customStyle="1" w:styleId="CommentSubjectChar">
    <w:name w:val="Comment Subject Char"/>
    <w:basedOn w:val="CommentTextChar"/>
    <w:link w:val="CommentSubject"/>
    <w:uiPriority w:val="99"/>
    <w:semiHidden/>
    <w:rsid w:val="00CD770A"/>
    <w:rPr>
      <w:rFonts w:ascii="Times New Roman" w:eastAsia="Times New Roman" w:hAnsi="Times New Roman" w:cs="Times New Roman"/>
      <w:b/>
      <w:bCs/>
      <w:sz w:val="20"/>
      <w:szCs w:val="20"/>
    </w:rPr>
  </w:style>
  <w:style w:type="paragraph" w:styleId="Revision">
    <w:name w:val="Revision"/>
    <w:hidden/>
    <w:uiPriority w:val="99"/>
    <w:semiHidden/>
    <w:rsid w:val="00CD770A"/>
    <w:pPr>
      <w:spacing w:after="0" w:line="240" w:lineRule="auto"/>
    </w:pPr>
    <w:rPr>
      <w:rFonts w:ascii="Times New Roman" w:eastAsia="Times New Roman" w:hAnsi="Times New Roman" w:cs="Times New Roman"/>
      <w:sz w:val="24"/>
      <w:szCs w:val="24"/>
    </w:rPr>
  </w:style>
  <w:style w:type="paragraph" w:customStyle="1" w:styleId="Bullet">
    <w:name w:val="Bullet"/>
    <w:basedOn w:val="Normal"/>
    <w:rsid w:val="00CD770A"/>
    <w:pPr>
      <w:widowControl w:val="0"/>
      <w:numPr>
        <w:numId w:val="9"/>
      </w:numPr>
    </w:pPr>
    <w:rPr>
      <w:szCs w:val="20"/>
    </w:rPr>
  </w:style>
  <w:style w:type="character" w:customStyle="1" w:styleId="cf01">
    <w:name w:val="cf01"/>
    <w:basedOn w:val="DefaultParagraphFont"/>
    <w:rsid w:val="00707757"/>
    <w:rPr>
      <w:rFonts w:ascii="Segoe UI" w:hAnsi="Segoe UI" w:cs="Segoe UI" w:hint="default"/>
      <w:sz w:val="18"/>
      <w:szCs w:val="18"/>
    </w:rPr>
  </w:style>
  <w:style w:type="paragraph" w:customStyle="1" w:styleId="pf0">
    <w:name w:val="pf0"/>
    <w:basedOn w:val="Normal"/>
    <w:rsid w:val="005D72E0"/>
    <w:pPr>
      <w:spacing w:before="100" w:beforeAutospacing="1" w:after="100" w:afterAutospacing="1"/>
    </w:pPr>
  </w:style>
  <w:style w:type="character" w:styleId="Mention">
    <w:name w:val="Mention"/>
    <w:basedOn w:val="DefaultParagraphFont"/>
    <w:uiPriority w:val="99"/>
    <w:unhideWhenUsed/>
    <w:rsid w:val="00665CD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35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people" Target="people.xml"/></Relationships>
</file>

<file path=word/documenttasks/documenttasks1.xml><?xml version="1.0" encoding="utf-8"?>
<t:Tasks xmlns:t="http://schemas.microsoft.com/office/tasks/2019/documenttasks" xmlns:oel="http://schemas.microsoft.com/office/2019/extlst">
  <t:Task id="{AB15A9CB-79AE-F44A-8112-C7C45A54E0C1}">
    <t:Anchor>
      <t:Comment id="134936274"/>
    </t:Anchor>
    <t:History>
      <t:Event id="{C553A0A0-3AF7-4D47-A5B4-1CE99C835D8E}" time="2024-10-11T05:50:11.725Z">
        <t:Attribution userId="S::maria.tomilina@ces.org.ua::b5beacee-a9f8-4359-a622-30df17e1b1e5" userProvider="AD" userName="Maria Tomilina"/>
        <t:Anchor>
          <t:Comment id="134936274"/>
        </t:Anchor>
        <t:Create/>
      </t:Event>
      <t:Event id="{C803E78D-FCE2-C94C-951A-3406952833AE}" time="2024-10-11T05:50:11.725Z">
        <t:Attribution userId="S::maria.tomilina@ces.org.ua::b5beacee-a9f8-4359-a622-30df17e1b1e5" userProvider="AD" userName="Maria Tomilina"/>
        <t:Anchor>
          <t:Comment id="134936274"/>
        </t:Anchor>
        <t:Assign userId="S::dariia.mykhailyshyna@ces.org.ua::7f4894da-2c33-4599-8b07-208bbae50ff6" userProvider="AD" userName="Dariia Mykhailyshyna"/>
      </t:Event>
      <t:Event id="{B24B6CEA-7C11-A042-8DDD-F523B61D7B89}" time="2024-10-11T05:50:11.725Z">
        <t:Attribution userId="S::maria.tomilina@ces.org.ua::b5beacee-a9f8-4359-a622-30df17e1b1e5" userProvider="AD" userName="Maria Tomilina"/>
        <t:Anchor>
          <t:Comment id="134936274"/>
        </t:Anchor>
        <t:SetTitle title="@Dariia Mykhailyshyna , це теж, я так розумію йти у вигляді таблички?"/>
      </t:Event>
    </t:History>
  </t:Task>
  <t:Task id="{0BB0930C-BF73-D041-9A2E-220D20C16D5E}">
    <t:Anchor>
      <t:Comment id="1934602586"/>
    </t:Anchor>
    <t:History>
      <t:Event id="{B60919EF-8E7A-AE4C-AA2C-45274A0B6C42}" time="2024-10-11T05:46:36.023Z">
        <t:Attribution userId="S::maria.tomilina@ces.org.ua::b5beacee-a9f8-4359-a622-30df17e1b1e5" userProvider="AD" userName="Maria Tomilina"/>
        <t:Anchor>
          <t:Comment id="1934602586"/>
        </t:Anchor>
        <t:Create/>
      </t:Event>
      <t:Event id="{2FCEAAC5-FED6-A34C-AD28-6CC7FA627F9E}" time="2024-10-11T05:46:36.023Z">
        <t:Attribution userId="S::maria.tomilina@ces.org.ua::b5beacee-a9f8-4359-a622-30df17e1b1e5" userProvider="AD" userName="Maria Tomilina"/>
        <t:Anchor>
          <t:Comment id="1934602586"/>
        </t:Anchor>
        <t:Assign userId="S::dariia.mykhailyshyna@ces.org.ua::7f4894da-2c33-4599-8b07-208bbae50ff6" userProvider="AD" userName="Dariia Mykhailyshyna"/>
      </t:Event>
      <t:Event id="{C7EF354C-3904-884E-8B13-5B05CB07D8B9}" time="2024-10-11T05:46:36.023Z">
        <t:Attribution userId="S::maria.tomilina@ces.org.ua::b5beacee-a9f8-4359-a622-30df17e1b1e5" userProvider="AD" userName="Maria Tomilina"/>
        <t:Anchor>
          <t:Comment id="1934602586"/>
        </t:Anchor>
        <t:SetTitle title="@Dariia Mykhailyshyna , я так розумію, що це теж має бути представлено у вигляді таблиці."/>
      </t:Event>
    </t:History>
  </t:Task>
  <t:Task id="{C5DA8F04-0BCA-8F43-ACBD-7F0B62015AC6}">
    <t:Anchor>
      <t:Comment id="554793057"/>
    </t:Anchor>
    <t:History>
      <t:Event id="{3CD882D4-3500-D840-ACEB-97D6F4DFFA63}" time="2024-10-11T05:38:01.482Z">
        <t:Attribution userId="S::maria.tomilina@ces.org.ua::b5beacee-a9f8-4359-a622-30df17e1b1e5" userProvider="AD" userName="Maria Tomilina"/>
        <t:Anchor>
          <t:Comment id="554793057"/>
        </t:Anchor>
        <t:Create/>
      </t:Event>
      <t:Event id="{9AA9272E-1D94-5742-B5CE-BAC59CAA9CDA}" time="2024-10-11T05:38:01.482Z">
        <t:Attribution userId="S::maria.tomilina@ces.org.ua::b5beacee-a9f8-4359-a622-30df17e1b1e5" userProvider="AD" userName="Maria Tomilina"/>
        <t:Anchor>
          <t:Comment id="554793057"/>
        </t:Anchor>
        <t:Assign userId="S::dariia.mykhailyshyna@ces.org.ua::7f4894da-2c33-4599-8b07-208bbae50ff6" userProvider="AD" userName="Dariia Mykhailyshyna"/>
      </t:Event>
      <t:Event id="{9052036B-B28A-CE41-9759-2779B4A58BB8}" time="2024-10-11T05:38:01.482Z">
        <t:Attribution userId="S::maria.tomilina@ces.org.ua::b5beacee-a9f8-4359-a622-30df17e1b1e5" userProvider="AD" userName="Maria Tomilina"/>
        <t:Anchor>
          <t:Comment id="554793057"/>
        </t:Anchor>
        <t:SetTitle title="@Dariia Mykhailyshyna а чого ці питання не в табличці?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C68026EC51DC42B73A343AD634928D" ma:contentTypeVersion="20" ma:contentTypeDescription="Create a new document." ma:contentTypeScope="" ma:versionID="e0eb12ef49bb4ddac0dbf0dc6e851164">
  <xsd:schema xmlns:xsd="http://www.w3.org/2001/XMLSchema" xmlns:xs="http://www.w3.org/2001/XMLSchema" xmlns:p="http://schemas.microsoft.com/office/2006/metadata/properties" xmlns:ns2="ed0b1a07-15b4-4301-a86e-23067a9a2cf6" xmlns:ns3="9b158d5d-795c-4a40-a496-6457e94ed6ab" targetNamespace="http://schemas.microsoft.com/office/2006/metadata/properties" ma:root="true" ma:fieldsID="e73874f6ce4989f0372bec2219c182c8" ns2:_="" ns3:_="">
    <xsd:import namespace="ed0b1a07-15b4-4301-a86e-23067a9a2cf6"/>
    <xsd:import namespace="9b158d5d-795c-4a40-a496-6457e94ed6a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_Flow_SignoffStatu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0b1a07-15b4-4301-a86e-23067a9a2c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_Flow_SignoffStatus" ma:index="11" nillable="true" ma:displayName="Стан погодження" ma:internalName="_x0421__x0442__x0430__x043d__x0020__x043f__x043e__x0433__x043e__x0434__x0436__x0435__x043d__x043d__x044f_">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e6c46af-1e61-4c3a-b523-b425d4f4e3b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158d5d-795c-4a40-a496-6457e94ed6ab"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81e8a5f5-3ff9-476a-b0ea-3cbc0ad03e12}" ma:internalName="TaxCatchAll" ma:showField="CatchAllData" ma:web="9b158d5d-795c-4a40-a496-6457e94ed6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Flow_SignoffStatus xmlns="ed0b1a07-15b4-4301-a86e-23067a9a2cf6" xsi:nil="true"/>
    <TaxCatchAll xmlns="9b158d5d-795c-4a40-a496-6457e94ed6ab" xsi:nil="true"/>
    <lcf76f155ced4ddcb4097134ff3c332f xmlns="ed0b1a07-15b4-4301-a86e-23067a9a2cf6">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76E6B7-A452-4C81-AC51-DC056D95DC57}"/>
</file>

<file path=customXml/itemProps2.xml><?xml version="1.0" encoding="utf-8"?>
<ds:datastoreItem xmlns:ds="http://schemas.openxmlformats.org/officeDocument/2006/customXml" ds:itemID="{E2831162-BECC-3F40-8907-7A4AC3F44D28}">
  <ds:schemaRefs>
    <ds:schemaRef ds:uri="http://schemas.openxmlformats.org/officeDocument/2006/bibliography"/>
  </ds:schemaRefs>
</ds:datastoreItem>
</file>

<file path=customXml/itemProps3.xml><?xml version="1.0" encoding="utf-8"?>
<ds:datastoreItem xmlns:ds="http://schemas.openxmlformats.org/officeDocument/2006/customXml" ds:itemID="{51F782BD-0C52-405F-A9C2-13B727A138D1}">
  <ds:schemaRefs>
    <ds:schemaRef ds:uri="http://schemas.microsoft.com/office/2006/metadata/properties"/>
    <ds:schemaRef ds:uri="http://schemas.microsoft.com/office/infopath/2007/PartnerControls"/>
    <ds:schemaRef ds:uri="ed0b1a07-15b4-4301-a86e-23067a9a2cf6"/>
    <ds:schemaRef ds:uri="9b158d5d-795c-4a40-a496-6457e94ed6ab"/>
  </ds:schemaRefs>
</ds:datastoreItem>
</file>

<file path=customXml/itemProps4.xml><?xml version="1.0" encoding="utf-8"?>
<ds:datastoreItem xmlns:ds="http://schemas.openxmlformats.org/officeDocument/2006/customXml" ds:itemID="{C8481AF6-5917-4391-A801-6728D868C21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18</Pages>
  <Words>4288</Words>
  <Characters>24442</Characters>
  <Application>Microsoft Office Word</Application>
  <DocSecurity>0</DocSecurity>
  <Lines>203</Lines>
  <Paragraphs>57</Paragraphs>
  <ScaleCrop>false</ScaleCrop>
  <Company/>
  <LinksUpToDate>false</LinksUpToDate>
  <CharactersWithSpaces>28673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Dariia Mykhailyshyna</dc:creator>
  <cp:keywords>, docId:6DC84ED1EEBBAFA711EA66158B72054F</cp:keywords>
  <dc:description/>
  <cp:lastModifiedBy>Yeleazar Levchenko</cp:lastModifiedBy>
  <cp:revision>14</cp:revision>
  <dcterms:created xsi:type="dcterms:W3CDTF">2025-11-27T23:28:00Z</dcterms:created>
  <dcterms:modified xsi:type="dcterms:W3CDTF">2026-03-13T11:41:00Z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0x0101007CC68026EC51DC42B73A343AD634928D</vt:lpwstr>
  </property>
  <property fmtid="{D5CDD505-2E9C-101B-9397-08002B2CF9AE}" pid="3" name="MediaServiceImageTags">
    <vt:lpwstr/>
  </property>
  <property fmtid="{D5CDD505-2E9C-101B-9397-08002B2CF9AE}" pid="4" name="GrammarlyDocumentId">
    <vt:lpwstr>1ae4cb2d-2e2b-4c1b-a0db-ce7f9cdb8f15</vt:lpwstr>
  </property>
</Properties>
</file>