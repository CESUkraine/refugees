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C333" w14:textId="77777777" w:rsidR="00CD770A" w:rsidRPr="00BE1D4A" w:rsidRDefault="00CD770A" w:rsidP="00CD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lang w:val="uk-UA"/>
        </w:rPr>
      </w:pPr>
    </w:p>
    <w:p w14:paraId="462E215E" w14:textId="6DDCAF7D" w:rsidR="00CD770A" w:rsidRPr="00BE1D4A" w:rsidRDefault="50D8B487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  <w:r w:rsidRPr="25B890FF">
        <w:rPr>
          <w:lang w:val="uk-UA"/>
        </w:rPr>
        <w:t xml:space="preserve">Центр економічної стратегії спільно з дослідницькою агенцією Info Sapiens, яка спеціалізується на проведенні досліджень громадської думки, проводять опитування серед </w:t>
      </w:r>
      <w:r w:rsidR="0B5B202D" w:rsidRPr="25B890FF">
        <w:rPr>
          <w:lang w:val="uk-UA"/>
        </w:rPr>
        <w:t>українців</w:t>
      </w:r>
      <w:r w:rsidRPr="25B890FF">
        <w:rPr>
          <w:lang w:val="uk-UA"/>
        </w:rPr>
        <w:t xml:space="preserve">, які змушені були покинути рідну домівку через війну Росії з Україною. </w:t>
      </w:r>
    </w:p>
    <w:p w14:paraId="72C2E292" w14:textId="77777777" w:rsidR="00CD770A" w:rsidRPr="00BE1D4A" w:rsidRDefault="00CD770A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</w:p>
    <w:p w14:paraId="397AE98F" w14:textId="25EBCA48" w:rsidR="00CD770A" w:rsidRPr="00BE1D4A" w:rsidRDefault="00CD770A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  <w:r w:rsidRPr="6FD2E594">
        <w:rPr>
          <w:lang w:val="uk-UA"/>
        </w:rPr>
        <w:t>Ваша думка та досвід дуже важливі для вивчення ситуації, в якій перебувають наші співвітчизники.</w:t>
      </w:r>
    </w:p>
    <w:p w14:paraId="3B5EE9CB" w14:textId="7D2EFA80" w:rsidR="00CD770A" w:rsidRPr="00BE1D4A" w:rsidRDefault="00CD770A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  <w:r w:rsidRPr="6FD2E594">
        <w:rPr>
          <w:lang w:val="uk-UA"/>
        </w:rPr>
        <w:t xml:space="preserve">Опитування займе не більше </w:t>
      </w:r>
      <w:r w:rsidR="008E181F" w:rsidRPr="6FD2E594">
        <w:rPr>
          <w:lang w:val="uk-UA"/>
        </w:rPr>
        <w:t>15</w:t>
      </w:r>
      <w:r w:rsidRPr="6FD2E594">
        <w:rPr>
          <w:lang w:val="uk-UA"/>
        </w:rPr>
        <w:t xml:space="preserve"> хвилин.</w:t>
      </w:r>
    </w:p>
    <w:p w14:paraId="433BD83A" w14:textId="77777777" w:rsidR="00CD770A" w:rsidRPr="00BE1D4A" w:rsidRDefault="00CD770A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</w:p>
    <w:p w14:paraId="69E30DD9" w14:textId="77777777" w:rsidR="00CD770A" w:rsidRPr="00BE1D4A" w:rsidRDefault="00CD770A" w:rsidP="6FD2E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lang w:val="uk-UA"/>
        </w:rPr>
      </w:pPr>
      <w:r w:rsidRPr="6FD2E594">
        <w:rPr>
          <w:lang w:val="uk-UA"/>
        </w:rPr>
        <w:t>Всі Ваші відповіді повністю конфіденційні та будуть використані лише в узагальненому вигляді після статистичної обробки.</w:t>
      </w:r>
    </w:p>
    <w:p w14:paraId="4697236F" w14:textId="77777777" w:rsidR="00CD770A" w:rsidRPr="00BE1D4A" w:rsidRDefault="00CD770A" w:rsidP="6FD2E594">
      <w:pPr>
        <w:spacing w:line="276" w:lineRule="auto"/>
        <w:jc w:val="both"/>
        <w:rPr>
          <w:lang w:val="uk-UA"/>
        </w:rPr>
      </w:pPr>
    </w:p>
    <w:p w14:paraId="2F373EDA" w14:textId="2902F04F" w:rsidR="00CD770A" w:rsidRPr="00BE1D4A" w:rsidRDefault="00CD770A" w:rsidP="6FD2E594">
      <w:pPr>
        <w:spacing w:line="276" w:lineRule="auto"/>
        <w:jc w:val="both"/>
        <w:rPr>
          <w:lang w:val="uk-UA"/>
        </w:rPr>
      </w:pPr>
      <w:r w:rsidRPr="6FD2E594">
        <w:rPr>
          <w:lang w:val="uk-UA"/>
        </w:rPr>
        <w:t xml:space="preserve">Разом до перемоги! </w:t>
      </w:r>
    </w:p>
    <w:p w14:paraId="75730FC0" w14:textId="77777777" w:rsidR="00CD770A" w:rsidRPr="00BE1D4A" w:rsidRDefault="00CD770A" w:rsidP="00CD770A">
      <w:pPr>
        <w:spacing w:line="276" w:lineRule="auto"/>
        <w:rPr>
          <w:lang w:val="uk-UA"/>
        </w:rPr>
      </w:pPr>
    </w:p>
    <w:p w14:paraId="5A3041CB" w14:textId="77777777" w:rsidR="00CD770A" w:rsidRPr="00BE1D4A" w:rsidRDefault="00CD770A" w:rsidP="00CD770A">
      <w:pPr>
        <w:rPr>
          <w:color w:val="00B0F0"/>
          <w:lang w:val="uk-UA"/>
        </w:rPr>
      </w:pPr>
      <w:r w:rsidRPr="00BE1D4A">
        <w:rPr>
          <w:color w:val="00B0F0"/>
          <w:lang w:val="uk-UA"/>
        </w:rPr>
        <w:t>Інструкція для програміста:</w:t>
      </w:r>
    </w:p>
    <w:p w14:paraId="0858EB21" w14:textId="77777777" w:rsidR="00CD770A" w:rsidRPr="00BE1D4A" w:rsidRDefault="00CD770A" w:rsidP="00CD770A">
      <w:pPr>
        <w:rPr>
          <w:color w:val="00B0F0"/>
          <w:lang w:val="uk-UA"/>
        </w:rPr>
      </w:pPr>
      <w:r w:rsidRPr="00BE1D4A">
        <w:rPr>
          <w:color w:val="00B0F0"/>
          <w:lang w:val="uk-UA"/>
        </w:rPr>
        <w:t xml:space="preserve">ОВ - одинична відповідь </w:t>
      </w:r>
    </w:p>
    <w:p w14:paraId="5641176B" w14:textId="77777777" w:rsidR="00CD770A" w:rsidRPr="00BE1D4A" w:rsidRDefault="00CD770A" w:rsidP="00CD770A">
      <w:pPr>
        <w:rPr>
          <w:color w:val="00B0F0"/>
          <w:lang w:val="uk-UA"/>
        </w:rPr>
      </w:pPr>
      <w:r w:rsidRPr="00BE1D4A">
        <w:rPr>
          <w:color w:val="00B0F0"/>
          <w:lang w:val="uk-UA"/>
        </w:rPr>
        <w:t xml:space="preserve">МВ – множинна відповідь </w:t>
      </w:r>
    </w:p>
    <w:p w14:paraId="1A2C5A2F" w14:textId="1A360DA8" w:rsidR="00CD770A" w:rsidRPr="002C4767" w:rsidRDefault="00CD770A" w:rsidP="00CD770A">
      <w:pPr>
        <w:rPr>
          <w:color w:val="00B0F0"/>
        </w:rPr>
      </w:pPr>
      <w:r w:rsidRPr="00BE1D4A">
        <w:rPr>
          <w:color w:val="00B0F0"/>
          <w:lang w:val="uk-UA"/>
        </w:rPr>
        <w:t xml:space="preserve">ВВ – відкрита відповідь </w:t>
      </w:r>
    </w:p>
    <w:p w14:paraId="328C8FA5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pPr w:leftFromText="180" w:rightFromText="180" w:vertAnchor="text" w:horzAnchor="margin" w:tblpY="-22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00CD770A" w:rsidRPr="00BE1D4A" w14:paraId="35220EF2" w14:textId="77777777" w:rsidTr="005A14D8">
        <w:tc>
          <w:tcPr>
            <w:tcW w:w="7083" w:type="dxa"/>
          </w:tcPr>
          <w:p w14:paraId="556F8D39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 xml:space="preserve">S0. Чи згодні Ви взяти участь в опитуванні? </w:t>
            </w:r>
          </w:p>
        </w:tc>
        <w:tc>
          <w:tcPr>
            <w:tcW w:w="567" w:type="dxa"/>
          </w:tcPr>
          <w:p w14:paraId="3389AD3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  <w:tc>
          <w:tcPr>
            <w:tcW w:w="1700" w:type="dxa"/>
          </w:tcPr>
          <w:p w14:paraId="43C69A81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69F20B32" w14:textId="77777777" w:rsidTr="005A14D8">
        <w:tc>
          <w:tcPr>
            <w:tcW w:w="7083" w:type="dxa"/>
          </w:tcPr>
          <w:p w14:paraId="76A429B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Так, я згоден/а взяти участь в опитуванні  </w:t>
            </w:r>
          </w:p>
        </w:tc>
        <w:tc>
          <w:tcPr>
            <w:tcW w:w="567" w:type="dxa"/>
          </w:tcPr>
          <w:p w14:paraId="12E1161E" w14:textId="77777777" w:rsidR="00CD770A" w:rsidRPr="00BE1D4A" w:rsidRDefault="00CD770A" w:rsidP="005A14D8">
            <w:pPr>
              <w:rPr>
                <w:color w:val="000000" w:themeColor="text1"/>
                <w:lang w:val="uk-UA"/>
              </w:rPr>
            </w:pPr>
            <w:r w:rsidRPr="00BE1D4A">
              <w:rPr>
                <w:color w:val="000000" w:themeColor="text1"/>
                <w:lang w:val="uk-UA"/>
              </w:rPr>
              <w:t xml:space="preserve">1 </w:t>
            </w:r>
          </w:p>
        </w:tc>
        <w:tc>
          <w:tcPr>
            <w:tcW w:w="1700" w:type="dxa"/>
          </w:tcPr>
          <w:p w14:paraId="601A3F0F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Перейти S1 </w:t>
            </w:r>
          </w:p>
        </w:tc>
      </w:tr>
      <w:tr w:rsidR="00CD770A" w:rsidRPr="00BE1D4A" w14:paraId="40AC778B" w14:textId="77777777" w:rsidTr="005A14D8">
        <w:tc>
          <w:tcPr>
            <w:tcW w:w="7083" w:type="dxa"/>
          </w:tcPr>
          <w:p w14:paraId="05A47AD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Ні, я не згоден/а взяти участь в опитуванні</w:t>
            </w:r>
          </w:p>
        </w:tc>
        <w:tc>
          <w:tcPr>
            <w:tcW w:w="567" w:type="dxa"/>
          </w:tcPr>
          <w:p w14:paraId="12089538" w14:textId="77777777" w:rsidR="00CD770A" w:rsidRPr="00BE1D4A" w:rsidRDefault="00CD770A" w:rsidP="005A14D8">
            <w:pPr>
              <w:rPr>
                <w:color w:val="000000" w:themeColor="text1"/>
                <w:lang w:val="uk-UA"/>
              </w:rPr>
            </w:pPr>
            <w:r w:rsidRPr="00BE1D4A">
              <w:rPr>
                <w:color w:val="000000" w:themeColor="text1"/>
                <w:lang w:val="uk-UA"/>
              </w:rPr>
              <w:t xml:space="preserve">2 </w:t>
            </w:r>
          </w:p>
        </w:tc>
        <w:tc>
          <w:tcPr>
            <w:tcW w:w="1700" w:type="dxa"/>
          </w:tcPr>
          <w:p w14:paraId="6E515165" w14:textId="77777777" w:rsidR="00CD770A" w:rsidRPr="00BE1D4A" w:rsidRDefault="00CD770A" w:rsidP="005A14D8">
            <w:pPr>
              <w:rPr>
                <w:color w:val="FF0000"/>
                <w:lang w:val="uk-UA"/>
              </w:rPr>
            </w:pPr>
            <w:r w:rsidRPr="00BE1D4A">
              <w:rPr>
                <w:color w:val="FF0000"/>
                <w:lang w:val="uk-UA"/>
              </w:rPr>
              <w:t xml:space="preserve">Завершити </w:t>
            </w:r>
          </w:p>
        </w:tc>
      </w:tr>
    </w:tbl>
    <w:p w14:paraId="3372E00C" w14:textId="77777777" w:rsidR="00CD770A" w:rsidRPr="00BE1D4A" w:rsidRDefault="00CD770A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 w:rsidRPr="00BE1D4A">
        <w:rPr>
          <w:rFonts w:ascii="Arial" w:hAnsi="Arial" w:cs="Arial"/>
          <w:b/>
          <w:bCs/>
          <w:color w:val="FFFFFF" w:themeColor="background1"/>
          <w:lang w:val="uk-UA"/>
        </w:rPr>
        <w:t xml:space="preserve">СКРІНЕР </w:t>
      </w:r>
    </w:p>
    <w:p w14:paraId="5909E9F3" w14:textId="77777777" w:rsidR="00CD770A" w:rsidRDefault="00CD770A" w:rsidP="00CD770A">
      <w:pPr>
        <w:rPr>
          <w:lang w:val="uk-UA"/>
        </w:rPr>
      </w:pPr>
    </w:p>
    <w:p w14:paraId="6C60F4F4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708"/>
      </w:tblGrid>
      <w:tr w:rsidR="00CD770A" w:rsidRPr="00BE1D4A" w14:paraId="3F04B939" w14:textId="77777777" w:rsidTr="7C68DDE7">
        <w:tc>
          <w:tcPr>
            <w:tcW w:w="8642" w:type="dxa"/>
          </w:tcPr>
          <w:p w14:paraId="5EA22123" w14:textId="4524EBCE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 xml:space="preserve">S5. В якій країні </w:t>
            </w:r>
            <w:r w:rsidRPr="00621126">
              <w:rPr>
                <w:b/>
                <w:bCs/>
                <w:lang w:val="uk-UA"/>
              </w:rPr>
              <w:t>Ви</w:t>
            </w:r>
            <w:r w:rsidR="34D8A6AD" w:rsidRPr="00621126">
              <w:rPr>
                <w:b/>
                <w:bCs/>
                <w:lang w:val="uk-UA"/>
              </w:rPr>
              <w:t xml:space="preserve"> постійно</w:t>
            </w:r>
            <w:r w:rsidRPr="00621126">
              <w:rPr>
                <w:b/>
                <w:bCs/>
                <w:lang w:val="uk-UA"/>
              </w:rPr>
              <w:t xml:space="preserve"> проживаєте</w:t>
            </w:r>
            <w:r w:rsidRPr="7C68DDE7">
              <w:rPr>
                <w:b/>
                <w:bCs/>
                <w:lang w:val="uk-UA"/>
              </w:rPr>
              <w:t xml:space="preserve"> на даний момент?</w:t>
            </w:r>
          </w:p>
        </w:tc>
        <w:tc>
          <w:tcPr>
            <w:tcW w:w="708" w:type="dxa"/>
          </w:tcPr>
          <w:p w14:paraId="0CDE162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7A16C494" w14:textId="77777777" w:rsidTr="7C68DDE7">
        <w:tc>
          <w:tcPr>
            <w:tcW w:w="8642" w:type="dxa"/>
          </w:tcPr>
          <w:p w14:paraId="33429E7E" w14:textId="3C607CBA" w:rsidR="00CD770A" w:rsidRPr="00BE1D4A" w:rsidRDefault="00CD770A" w:rsidP="6FD2E594">
            <w:pPr>
              <w:rPr>
                <w:color w:val="00B0F0"/>
                <w:lang w:val="uk-UA"/>
              </w:rPr>
            </w:pPr>
            <w:r w:rsidRPr="6B0239D8">
              <w:rPr>
                <w:color w:val="00B0F0"/>
                <w:lang w:val="uk-UA"/>
              </w:rPr>
              <w:t xml:space="preserve">Список </w:t>
            </w:r>
          </w:p>
        </w:tc>
        <w:tc>
          <w:tcPr>
            <w:tcW w:w="708" w:type="dxa"/>
          </w:tcPr>
          <w:p w14:paraId="1DC71900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25B890FF" w14:paraId="5ED474A6" w14:textId="77777777" w:rsidTr="7C68DDE7">
        <w:trPr>
          <w:trHeight w:val="300"/>
        </w:trPr>
        <w:tc>
          <w:tcPr>
            <w:tcW w:w="8642" w:type="dxa"/>
          </w:tcPr>
          <w:p w14:paraId="011DDC8E" w14:textId="73BA82F0" w:rsidR="36C856D7" w:rsidRDefault="36C856D7" w:rsidP="25B890FF">
            <w:pPr>
              <w:rPr>
                <w:i/>
                <w:iCs/>
                <w:lang w:val="uk-UA"/>
              </w:rPr>
            </w:pPr>
            <w:r w:rsidRPr="25B890FF">
              <w:rPr>
                <w:lang w:val="uk-UA"/>
              </w:rPr>
              <w:t xml:space="preserve">Україна - </w:t>
            </w:r>
            <w:r w:rsidRPr="25B890FF">
              <w:rPr>
                <w:i/>
                <w:iCs/>
                <w:lang w:val="uk-UA"/>
              </w:rPr>
              <w:t>завершити інтерв’ю</w:t>
            </w:r>
          </w:p>
        </w:tc>
        <w:tc>
          <w:tcPr>
            <w:tcW w:w="708" w:type="dxa"/>
          </w:tcPr>
          <w:p w14:paraId="4371ACDD" w14:textId="0F70B311" w:rsidR="25B890FF" w:rsidRDefault="25B890FF" w:rsidP="25B890FF">
            <w:pPr>
              <w:rPr>
                <w:lang w:val="uk-UA"/>
              </w:rPr>
            </w:pPr>
          </w:p>
        </w:tc>
      </w:tr>
    </w:tbl>
    <w:p w14:paraId="568048B7" w14:textId="77777777" w:rsidR="00CD770A" w:rsidRPr="00025BFE" w:rsidRDefault="00CD770A" w:rsidP="00CD77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7C68DDE7" w14:paraId="15BAB505" w14:textId="77777777" w:rsidTr="7C68DDE7">
        <w:trPr>
          <w:trHeight w:val="300"/>
        </w:trPr>
        <w:tc>
          <w:tcPr>
            <w:tcW w:w="8217" w:type="dxa"/>
          </w:tcPr>
          <w:p w14:paraId="3E235242" w14:textId="70A99489" w:rsidR="5267529B" w:rsidRDefault="5267529B" w:rsidP="7C68DDE7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>S5.1</w:t>
            </w:r>
            <w:r w:rsidR="7C68DDE7" w:rsidRPr="7C68DDE7">
              <w:rPr>
                <w:b/>
                <w:bCs/>
                <w:lang w:val="uk-UA"/>
              </w:rPr>
              <w:t xml:space="preserve">. А </w:t>
            </w:r>
            <w:r w:rsidR="2E3B3A16" w:rsidRPr="7C68DDE7">
              <w:rPr>
                <w:b/>
                <w:bCs/>
                <w:lang w:val="uk-UA"/>
              </w:rPr>
              <w:t xml:space="preserve">в </w:t>
            </w:r>
            <w:r w:rsidR="7C68DDE7" w:rsidRPr="7C68DDE7">
              <w:rPr>
                <w:b/>
                <w:bCs/>
                <w:lang w:val="uk-UA"/>
              </w:rPr>
              <w:t>як</w:t>
            </w:r>
            <w:r w:rsidR="626213D8" w:rsidRPr="7C68DDE7">
              <w:rPr>
                <w:b/>
                <w:bCs/>
                <w:lang w:val="uk-UA"/>
              </w:rPr>
              <w:t>ому</w:t>
            </w:r>
            <w:r w:rsidR="7C68DDE7" w:rsidRPr="7C68DDE7">
              <w:rPr>
                <w:b/>
                <w:bCs/>
                <w:lang w:val="uk-UA"/>
              </w:rPr>
              <w:t xml:space="preserve"> населен</w:t>
            </w:r>
            <w:r w:rsidR="6DB26891" w:rsidRPr="7C68DDE7">
              <w:rPr>
                <w:b/>
                <w:bCs/>
                <w:lang w:val="uk-UA"/>
              </w:rPr>
              <w:t>ому</w:t>
            </w:r>
            <w:r w:rsidR="7C68DDE7" w:rsidRPr="7C68DDE7">
              <w:rPr>
                <w:b/>
                <w:bCs/>
                <w:lang w:val="uk-UA"/>
              </w:rPr>
              <w:t xml:space="preserve"> пункт</w:t>
            </w:r>
            <w:r w:rsidR="1FB18097" w:rsidRPr="7C68DDE7">
              <w:rPr>
                <w:b/>
                <w:bCs/>
                <w:lang w:val="uk-UA"/>
              </w:rPr>
              <w:t>і</w:t>
            </w:r>
            <w:r w:rsidR="7C68DDE7" w:rsidRPr="7C68DDE7">
              <w:rPr>
                <w:b/>
                <w:bCs/>
                <w:lang w:val="uk-UA"/>
              </w:rPr>
              <w:t xml:space="preserve"> ви </w:t>
            </w:r>
            <w:r w:rsidR="53A2C5B6" w:rsidRPr="7C68DDE7">
              <w:rPr>
                <w:b/>
                <w:bCs/>
                <w:lang w:val="uk-UA"/>
              </w:rPr>
              <w:t>зараз живете</w:t>
            </w:r>
            <w:r w:rsidR="7C68DDE7" w:rsidRPr="7C68DDE7">
              <w:rPr>
                <w:b/>
                <w:bCs/>
                <w:lang w:val="uk-UA"/>
              </w:rPr>
              <w:t>?</w:t>
            </w:r>
          </w:p>
        </w:tc>
        <w:tc>
          <w:tcPr>
            <w:tcW w:w="1133" w:type="dxa"/>
          </w:tcPr>
          <w:p w14:paraId="323900E4" w14:textId="1605388F" w:rsidR="76F60ABC" w:rsidRDefault="76F60ABC" w:rsidP="7C68DDE7">
            <w:pPr>
              <w:rPr>
                <w:lang w:val="uk-UA"/>
              </w:rPr>
            </w:pPr>
            <w:r w:rsidRPr="7C68DDE7">
              <w:rPr>
                <w:b/>
                <w:bCs/>
                <w:color w:val="00B0F0"/>
                <w:lang w:val="uk-UA"/>
              </w:rPr>
              <w:t>О</w:t>
            </w:r>
            <w:r w:rsidR="7C68DDE7" w:rsidRPr="7C68DDE7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7C68DDE7" w14:paraId="18526740" w14:textId="77777777" w:rsidTr="7C68DDE7">
        <w:trPr>
          <w:trHeight w:val="300"/>
        </w:trPr>
        <w:tc>
          <w:tcPr>
            <w:tcW w:w="8217" w:type="dxa"/>
          </w:tcPr>
          <w:p w14:paraId="02140189" w14:textId="77777777" w:rsidR="7C68DDE7" w:rsidRDefault="7C68DDE7" w:rsidP="7C68DDE7">
            <w:pPr>
              <w:rPr>
                <w:lang w:val="uk-UA"/>
              </w:rPr>
            </w:pPr>
            <w:r w:rsidRPr="7C68DDE7">
              <w:rPr>
                <w:rFonts w:cs="Tahoma"/>
                <w:lang w:val="uk-UA"/>
              </w:rPr>
              <w:t>Село</w:t>
            </w:r>
          </w:p>
        </w:tc>
        <w:tc>
          <w:tcPr>
            <w:tcW w:w="1133" w:type="dxa"/>
          </w:tcPr>
          <w:p w14:paraId="74A4F87C" w14:textId="77777777" w:rsidR="7C68DDE7" w:rsidRDefault="7C68DDE7" w:rsidP="7C68DDE7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</w:p>
        </w:tc>
      </w:tr>
      <w:tr w:rsidR="7C68DDE7" w14:paraId="25B867C7" w14:textId="77777777" w:rsidTr="7C68DDE7">
        <w:trPr>
          <w:trHeight w:val="300"/>
        </w:trPr>
        <w:tc>
          <w:tcPr>
            <w:tcW w:w="8217" w:type="dxa"/>
          </w:tcPr>
          <w:p w14:paraId="6AA63150" w14:textId="15BD185D" w:rsidR="7C68DDE7" w:rsidRDefault="7C68DDE7" w:rsidP="7C68DDE7">
            <w:pPr>
              <w:rPr>
                <w:color w:val="000000" w:themeColor="text1"/>
              </w:rPr>
            </w:pPr>
            <w:r w:rsidRPr="7C68DDE7">
              <w:rPr>
                <w:color w:val="000000" w:themeColor="text1"/>
              </w:rPr>
              <w:t>Невелике місто</w:t>
            </w:r>
            <w:r w:rsidR="1B6A78C6" w:rsidRPr="7C68DDE7">
              <w:rPr>
                <w:color w:val="000000" w:themeColor="text1"/>
              </w:rPr>
              <w:t xml:space="preserve"> (населення до 50.000)</w:t>
            </w:r>
          </w:p>
        </w:tc>
        <w:tc>
          <w:tcPr>
            <w:tcW w:w="1133" w:type="dxa"/>
          </w:tcPr>
          <w:p w14:paraId="753B1410" w14:textId="3A552D78" w:rsidR="1B6A78C6" w:rsidRDefault="1B6A78C6" w:rsidP="7C68DDE7">
            <w:r>
              <w:t>2</w:t>
            </w:r>
          </w:p>
        </w:tc>
      </w:tr>
      <w:tr w:rsidR="7C68DDE7" w14:paraId="41C9D9F2" w14:textId="77777777" w:rsidTr="7C68DDE7">
        <w:trPr>
          <w:trHeight w:val="300"/>
        </w:trPr>
        <w:tc>
          <w:tcPr>
            <w:tcW w:w="8217" w:type="dxa"/>
          </w:tcPr>
          <w:p w14:paraId="220F587B" w14:textId="3F4288FF" w:rsidR="1B6A78C6" w:rsidRDefault="1B6A78C6" w:rsidP="7C68DDE7">
            <w:pPr>
              <w:rPr>
                <w:color w:val="000000" w:themeColor="text1"/>
              </w:rPr>
            </w:pPr>
            <w:r w:rsidRPr="7C68DDE7">
              <w:rPr>
                <w:color w:val="000000" w:themeColor="text1"/>
              </w:rPr>
              <w:t>Середнє місто (населення 50.000-500.000)</w:t>
            </w:r>
          </w:p>
        </w:tc>
        <w:tc>
          <w:tcPr>
            <w:tcW w:w="1133" w:type="dxa"/>
          </w:tcPr>
          <w:p w14:paraId="1FB8DED5" w14:textId="54D1018B" w:rsidR="5B903D79" w:rsidRDefault="5B903D79" w:rsidP="7C68DDE7">
            <w:r>
              <w:t>3</w:t>
            </w:r>
          </w:p>
        </w:tc>
      </w:tr>
      <w:tr w:rsidR="7C68DDE7" w14:paraId="149608DE" w14:textId="77777777" w:rsidTr="7C68DDE7">
        <w:trPr>
          <w:trHeight w:val="300"/>
        </w:trPr>
        <w:tc>
          <w:tcPr>
            <w:tcW w:w="8217" w:type="dxa"/>
          </w:tcPr>
          <w:p w14:paraId="2CD56C9C" w14:textId="30DAC9E6" w:rsidR="7C68DDE7" w:rsidRDefault="7C68DDE7" w:rsidP="7C68DDE7">
            <w:pPr>
              <w:rPr>
                <w:color w:val="000000" w:themeColor="text1"/>
              </w:rPr>
            </w:pPr>
            <w:r w:rsidRPr="7C68DDE7">
              <w:rPr>
                <w:color w:val="000000" w:themeColor="text1"/>
              </w:rPr>
              <w:t>Велике місто</w:t>
            </w:r>
            <w:r w:rsidR="3FA0155C" w:rsidRPr="7C68DDE7">
              <w:rPr>
                <w:color w:val="000000" w:themeColor="text1"/>
              </w:rPr>
              <w:t xml:space="preserve"> (населення понад 500.000)</w:t>
            </w:r>
          </w:p>
        </w:tc>
        <w:tc>
          <w:tcPr>
            <w:tcW w:w="1133" w:type="dxa"/>
          </w:tcPr>
          <w:p w14:paraId="0E7DE067" w14:textId="0A417B5F" w:rsidR="7C68DDE7" w:rsidRDefault="7C68DDE7">
            <w:r>
              <w:t>4</w:t>
            </w:r>
          </w:p>
        </w:tc>
      </w:tr>
      <w:tr w:rsidR="7C68DDE7" w14:paraId="2926494A" w14:textId="77777777" w:rsidTr="7C68DDE7">
        <w:trPr>
          <w:trHeight w:val="300"/>
        </w:trPr>
        <w:tc>
          <w:tcPr>
            <w:tcW w:w="8217" w:type="dxa"/>
          </w:tcPr>
          <w:p w14:paraId="31457A9E" w14:textId="7BF83438" w:rsidR="7C68DDE7" w:rsidRDefault="7C68DDE7" w:rsidP="7C68DDE7">
            <w:pPr>
              <w:rPr>
                <w:rFonts w:cs="Tahoma"/>
                <w:lang w:val="uk-UA"/>
              </w:rPr>
            </w:pPr>
            <w:r w:rsidRPr="7C68DDE7">
              <w:rPr>
                <w:rFonts w:cs="Tahoma"/>
                <w:lang w:val="uk-UA"/>
              </w:rPr>
              <w:t>Важко сказати</w:t>
            </w:r>
          </w:p>
        </w:tc>
        <w:tc>
          <w:tcPr>
            <w:tcW w:w="1133" w:type="dxa"/>
          </w:tcPr>
          <w:p w14:paraId="6FDF3A0F" w14:textId="2754713C" w:rsidR="7C68DDE7" w:rsidRDefault="7C68DDE7" w:rsidP="7C68DDE7">
            <w:pPr>
              <w:rPr>
                <w:lang w:val="uk-UA"/>
              </w:rPr>
            </w:pPr>
            <w:r w:rsidRPr="7C68DDE7">
              <w:rPr>
                <w:lang w:val="uk-UA"/>
              </w:rPr>
              <w:t>98</w:t>
            </w:r>
          </w:p>
        </w:tc>
      </w:tr>
    </w:tbl>
    <w:p w14:paraId="0813FD36" w14:textId="41119915" w:rsidR="7C68DDE7" w:rsidRDefault="7C68DDE7"/>
    <w:p w14:paraId="12728480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pPr w:leftFromText="180" w:rightFromText="180" w:vertAnchor="text" w:horzAnchor="margin" w:tblpY="-22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00CD770A" w:rsidRPr="00BE1D4A" w14:paraId="075C62DF" w14:textId="77777777" w:rsidTr="005A14D8">
        <w:tc>
          <w:tcPr>
            <w:tcW w:w="7083" w:type="dxa"/>
          </w:tcPr>
          <w:p w14:paraId="4E51EB2E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 xml:space="preserve">S1. Вкажіть Вашу стать  </w:t>
            </w:r>
          </w:p>
        </w:tc>
        <w:tc>
          <w:tcPr>
            <w:tcW w:w="567" w:type="dxa"/>
          </w:tcPr>
          <w:p w14:paraId="37B824E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  <w:tc>
          <w:tcPr>
            <w:tcW w:w="1700" w:type="dxa"/>
          </w:tcPr>
          <w:p w14:paraId="2E6C2F39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0905EA1A" w14:textId="77777777" w:rsidTr="005A14D8">
        <w:tc>
          <w:tcPr>
            <w:tcW w:w="7083" w:type="dxa"/>
          </w:tcPr>
          <w:p w14:paraId="7E49AB3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Чоловіча </w:t>
            </w:r>
          </w:p>
        </w:tc>
        <w:tc>
          <w:tcPr>
            <w:tcW w:w="567" w:type="dxa"/>
          </w:tcPr>
          <w:p w14:paraId="6B3A9BF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  <w:tc>
          <w:tcPr>
            <w:tcW w:w="1700" w:type="dxa"/>
          </w:tcPr>
          <w:p w14:paraId="427E797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</w:p>
        </w:tc>
      </w:tr>
      <w:tr w:rsidR="00CD770A" w:rsidRPr="00BE1D4A" w14:paraId="229B6DB3" w14:textId="77777777" w:rsidTr="005A14D8">
        <w:tc>
          <w:tcPr>
            <w:tcW w:w="7083" w:type="dxa"/>
          </w:tcPr>
          <w:p w14:paraId="42F2993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Жіноча </w:t>
            </w:r>
          </w:p>
        </w:tc>
        <w:tc>
          <w:tcPr>
            <w:tcW w:w="567" w:type="dxa"/>
          </w:tcPr>
          <w:p w14:paraId="6FEC046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  <w:tc>
          <w:tcPr>
            <w:tcW w:w="1700" w:type="dxa"/>
          </w:tcPr>
          <w:p w14:paraId="4C70E8AF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00CD770A" w:rsidRPr="00BE1D4A" w14:paraId="467EDC46" w14:textId="77777777" w:rsidTr="005A14D8">
        <w:tc>
          <w:tcPr>
            <w:tcW w:w="7083" w:type="dxa"/>
          </w:tcPr>
          <w:p w14:paraId="3FCC23A0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 xml:space="preserve">S2. Скільки Вам повних років?   </w:t>
            </w:r>
          </w:p>
        </w:tc>
        <w:tc>
          <w:tcPr>
            <w:tcW w:w="567" w:type="dxa"/>
          </w:tcPr>
          <w:p w14:paraId="157F826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BВ</w:t>
            </w:r>
          </w:p>
        </w:tc>
        <w:tc>
          <w:tcPr>
            <w:tcW w:w="1700" w:type="dxa"/>
          </w:tcPr>
          <w:p w14:paraId="57BB4625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1D45B8C3" w14:textId="77777777" w:rsidTr="005A14D8">
        <w:tc>
          <w:tcPr>
            <w:tcW w:w="7083" w:type="dxa"/>
          </w:tcPr>
          <w:p w14:paraId="0BD5335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 </w:t>
            </w:r>
            <w:r w:rsidRPr="00BE1D4A">
              <w:rPr>
                <w:color w:val="00B0F0"/>
                <w:lang w:val="uk-UA"/>
              </w:rPr>
              <w:t xml:space="preserve">Числова відповідь  </w:t>
            </w:r>
          </w:p>
        </w:tc>
        <w:tc>
          <w:tcPr>
            <w:tcW w:w="567" w:type="dxa"/>
          </w:tcPr>
          <w:p w14:paraId="0D1E3B4A" w14:textId="77777777" w:rsidR="00CD770A" w:rsidRPr="00BE1D4A" w:rsidRDefault="00CD770A" w:rsidP="005A14D8">
            <w:pPr>
              <w:rPr>
                <w:lang w:val="uk-UA"/>
              </w:rPr>
            </w:pPr>
          </w:p>
        </w:tc>
        <w:tc>
          <w:tcPr>
            <w:tcW w:w="1700" w:type="dxa"/>
          </w:tcPr>
          <w:p w14:paraId="5BD5345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</w:p>
        </w:tc>
      </w:tr>
    </w:tbl>
    <w:p w14:paraId="16CDCB70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00CD770A" w:rsidRPr="008C7476" w14:paraId="489E17E2" w14:textId="77777777" w:rsidTr="005A14D8">
        <w:tc>
          <w:tcPr>
            <w:tcW w:w="7083" w:type="dxa"/>
          </w:tcPr>
          <w:p w14:paraId="70023CCF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S2a. Не показувати, заповнити автоматично</w:t>
            </w:r>
          </w:p>
        </w:tc>
        <w:tc>
          <w:tcPr>
            <w:tcW w:w="567" w:type="dxa"/>
          </w:tcPr>
          <w:p w14:paraId="20E3C916" w14:textId="77777777" w:rsidR="00CD770A" w:rsidRPr="00BE1D4A" w:rsidRDefault="00CD770A" w:rsidP="005A14D8">
            <w:pPr>
              <w:rPr>
                <w:lang w:val="uk-UA"/>
              </w:rPr>
            </w:pPr>
          </w:p>
        </w:tc>
        <w:tc>
          <w:tcPr>
            <w:tcW w:w="1700" w:type="dxa"/>
          </w:tcPr>
          <w:p w14:paraId="5DA61C72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7CB9DA28" w14:textId="77777777" w:rsidTr="005A14D8">
        <w:tc>
          <w:tcPr>
            <w:tcW w:w="7083" w:type="dxa"/>
          </w:tcPr>
          <w:p w14:paraId="7407041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Менше 1</w:t>
            </w:r>
            <w:r>
              <w:rPr>
                <w:lang w:val="uk-UA"/>
              </w:rPr>
              <w:t>8</w:t>
            </w:r>
            <w:r w:rsidRPr="00BE1D4A">
              <w:rPr>
                <w:lang w:val="uk-UA"/>
              </w:rPr>
              <w:t xml:space="preserve"> років  </w:t>
            </w:r>
          </w:p>
        </w:tc>
        <w:tc>
          <w:tcPr>
            <w:tcW w:w="567" w:type="dxa"/>
          </w:tcPr>
          <w:p w14:paraId="4C3552D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  <w:tc>
          <w:tcPr>
            <w:tcW w:w="1700" w:type="dxa"/>
          </w:tcPr>
          <w:p w14:paraId="34B772B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color w:val="FF0000"/>
                <w:lang w:val="uk-UA"/>
              </w:rPr>
              <w:t>Завершити</w:t>
            </w:r>
          </w:p>
        </w:tc>
      </w:tr>
      <w:tr w:rsidR="00CD770A" w:rsidRPr="00BE1D4A" w14:paraId="7F03D0CA" w14:textId="77777777" w:rsidTr="005A14D8">
        <w:tc>
          <w:tcPr>
            <w:tcW w:w="7083" w:type="dxa"/>
          </w:tcPr>
          <w:p w14:paraId="00F3296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rPr>
                <w:lang w:val="uk-UA"/>
              </w:rPr>
              <w:t>8</w:t>
            </w:r>
            <w:r w:rsidRPr="00BE1D4A">
              <w:rPr>
                <w:lang w:val="uk-UA"/>
              </w:rPr>
              <w:t xml:space="preserve"> – 24 роки </w:t>
            </w:r>
          </w:p>
        </w:tc>
        <w:tc>
          <w:tcPr>
            <w:tcW w:w="567" w:type="dxa"/>
          </w:tcPr>
          <w:p w14:paraId="0B87BAB9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1700" w:type="dxa"/>
          </w:tcPr>
          <w:p w14:paraId="7112F311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5FABC3DA" w14:textId="77777777" w:rsidTr="005A14D8">
        <w:tc>
          <w:tcPr>
            <w:tcW w:w="7083" w:type="dxa"/>
          </w:tcPr>
          <w:p w14:paraId="506DD67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25 – 34 роки</w:t>
            </w:r>
          </w:p>
        </w:tc>
        <w:tc>
          <w:tcPr>
            <w:tcW w:w="567" w:type="dxa"/>
          </w:tcPr>
          <w:p w14:paraId="20CA2BB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1700" w:type="dxa"/>
          </w:tcPr>
          <w:p w14:paraId="06FAD43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</w:p>
        </w:tc>
      </w:tr>
      <w:tr w:rsidR="00CD770A" w:rsidRPr="00BE1D4A" w14:paraId="28ACD7F2" w14:textId="77777777" w:rsidTr="005A14D8">
        <w:tc>
          <w:tcPr>
            <w:tcW w:w="7083" w:type="dxa"/>
          </w:tcPr>
          <w:p w14:paraId="5B8570C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35-49 років  </w:t>
            </w:r>
          </w:p>
        </w:tc>
        <w:tc>
          <w:tcPr>
            <w:tcW w:w="567" w:type="dxa"/>
          </w:tcPr>
          <w:p w14:paraId="2944D31F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1700" w:type="dxa"/>
          </w:tcPr>
          <w:p w14:paraId="506408A7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30BD9CD8" w14:textId="77777777" w:rsidTr="005A14D8">
        <w:tc>
          <w:tcPr>
            <w:tcW w:w="7083" w:type="dxa"/>
          </w:tcPr>
          <w:p w14:paraId="09E51A4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50-65 років </w:t>
            </w:r>
          </w:p>
        </w:tc>
        <w:tc>
          <w:tcPr>
            <w:tcW w:w="567" w:type="dxa"/>
          </w:tcPr>
          <w:p w14:paraId="352D2A6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1700" w:type="dxa"/>
          </w:tcPr>
          <w:p w14:paraId="20C13FE9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59D85867" w14:textId="77777777" w:rsidTr="005A14D8">
        <w:tc>
          <w:tcPr>
            <w:tcW w:w="7083" w:type="dxa"/>
          </w:tcPr>
          <w:p w14:paraId="7536E41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Більше 65+ років </w:t>
            </w:r>
          </w:p>
        </w:tc>
        <w:tc>
          <w:tcPr>
            <w:tcW w:w="567" w:type="dxa"/>
          </w:tcPr>
          <w:p w14:paraId="55D8DCC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1700" w:type="dxa"/>
          </w:tcPr>
          <w:p w14:paraId="7B99E44D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</w:tbl>
    <w:p w14:paraId="17A89D5E" w14:textId="21124AF2" w:rsidR="00CD770A" w:rsidRPr="00BE1D4A" w:rsidRDefault="00CD770A" w:rsidP="6FD2E594">
      <w:pPr>
        <w:rPr>
          <w:lang w:val="uk-UA"/>
        </w:rPr>
      </w:pPr>
    </w:p>
    <w:p w14:paraId="2435256E" w14:textId="141EC620" w:rsidR="00CD770A" w:rsidRDefault="00CD770A" w:rsidP="6FD2E594">
      <w:pPr>
        <w:rPr>
          <w:lang w:val="uk-UA"/>
        </w:rPr>
      </w:pPr>
    </w:p>
    <w:p w14:paraId="25E9BF9C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00CD770A" w:rsidRPr="00BE1D4A" w14:paraId="2AC475D9" w14:textId="77777777" w:rsidTr="7C68DDE7">
        <w:tc>
          <w:tcPr>
            <w:tcW w:w="7083" w:type="dxa"/>
          </w:tcPr>
          <w:p w14:paraId="2BB24754" w14:textId="26E9445D" w:rsidR="00CD770A" w:rsidRPr="00621126" w:rsidRDefault="15315C35" w:rsidP="25B890FF">
            <w:pPr>
              <w:rPr>
                <w:b/>
                <w:bCs/>
                <w:lang w:val="ru-RU"/>
              </w:rPr>
            </w:pPr>
            <w:r w:rsidRPr="00621126">
              <w:rPr>
                <w:b/>
                <w:bCs/>
              </w:rPr>
              <w:t>S</w:t>
            </w:r>
            <w:r w:rsidRPr="00621126">
              <w:rPr>
                <w:b/>
                <w:bCs/>
                <w:lang w:val="ru-RU"/>
              </w:rPr>
              <w:t>4.  Коли Ви виїхали з території України</w:t>
            </w:r>
            <w:r w:rsidR="33352556" w:rsidRPr="00621126">
              <w:rPr>
                <w:b/>
                <w:bCs/>
                <w:lang w:val="ru-RU"/>
              </w:rPr>
              <w:t xml:space="preserve"> </w:t>
            </w:r>
            <w:r w:rsidR="3DF57D74" w:rsidRPr="00621126">
              <w:rPr>
                <w:b/>
                <w:bCs/>
                <w:lang w:val="ru-RU"/>
              </w:rPr>
              <w:t xml:space="preserve">і почали постійно </w:t>
            </w:r>
            <w:r w:rsidR="33352556" w:rsidRPr="00621126">
              <w:rPr>
                <w:b/>
                <w:bCs/>
                <w:lang w:val="ru-RU"/>
              </w:rPr>
              <w:t>прожива</w:t>
            </w:r>
            <w:r w:rsidR="53828414" w:rsidRPr="00621126">
              <w:rPr>
                <w:b/>
                <w:bCs/>
                <w:lang w:val="ru-RU"/>
              </w:rPr>
              <w:t>ти</w:t>
            </w:r>
            <w:r w:rsidR="0B1EBE65" w:rsidRPr="00621126">
              <w:rPr>
                <w:b/>
                <w:bCs/>
                <w:lang w:val="ru-RU"/>
              </w:rPr>
              <w:t xml:space="preserve"> за кордоном</w:t>
            </w:r>
            <w:r w:rsidRPr="00621126">
              <w:rPr>
                <w:b/>
                <w:bCs/>
                <w:lang w:val="ru-RU"/>
              </w:rPr>
              <w:t>?</w:t>
            </w:r>
          </w:p>
        </w:tc>
        <w:tc>
          <w:tcPr>
            <w:tcW w:w="567" w:type="dxa"/>
          </w:tcPr>
          <w:p w14:paraId="7167322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BВ</w:t>
            </w:r>
          </w:p>
        </w:tc>
        <w:tc>
          <w:tcPr>
            <w:tcW w:w="1700" w:type="dxa"/>
          </w:tcPr>
          <w:p w14:paraId="1EFB53A4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  <w:tr w:rsidR="00CD770A" w:rsidRPr="00BE1D4A" w14:paraId="5D114880" w14:textId="77777777" w:rsidTr="7C68DDE7">
        <w:tc>
          <w:tcPr>
            <w:tcW w:w="7083" w:type="dxa"/>
          </w:tcPr>
          <w:p w14:paraId="4DE9D34F" w14:textId="77645043" w:rsidR="00CD770A" w:rsidRPr="00621126" w:rsidRDefault="5094A24A" w:rsidP="637DE64A">
            <w:pPr>
              <w:rPr>
                <w:strike/>
              </w:rPr>
            </w:pPr>
            <w:r w:rsidRPr="00621126">
              <w:rPr>
                <w:color w:val="00B0F0"/>
              </w:rPr>
              <w:t>Місяць і рік</w:t>
            </w:r>
          </w:p>
        </w:tc>
        <w:tc>
          <w:tcPr>
            <w:tcW w:w="567" w:type="dxa"/>
          </w:tcPr>
          <w:p w14:paraId="1E5C507F" w14:textId="77777777" w:rsidR="00CD770A" w:rsidRPr="00BE1D4A" w:rsidRDefault="00CD770A" w:rsidP="005A14D8">
            <w:pPr>
              <w:rPr>
                <w:lang w:val="uk-UA"/>
              </w:rPr>
            </w:pPr>
          </w:p>
        </w:tc>
        <w:tc>
          <w:tcPr>
            <w:tcW w:w="1700" w:type="dxa"/>
          </w:tcPr>
          <w:p w14:paraId="5688E6F6" w14:textId="622178FD" w:rsidR="00CD770A" w:rsidRPr="00BE1D4A" w:rsidRDefault="00CD770A" w:rsidP="005A14D8">
            <w:pPr>
              <w:rPr>
                <w:lang w:val="uk-UA"/>
              </w:rPr>
            </w:pPr>
          </w:p>
        </w:tc>
      </w:tr>
    </w:tbl>
    <w:p w14:paraId="14E12152" w14:textId="73B78AE6" w:rsidR="00CD770A" w:rsidRDefault="00CD770A" w:rsidP="6FD2E594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567"/>
        <w:gridCol w:w="1700"/>
      </w:tblGrid>
      <w:tr w:rsidR="7B81375D" w14:paraId="7E533DFF" w14:textId="77777777" w:rsidTr="7C68DDE7">
        <w:trPr>
          <w:trHeight w:val="300"/>
        </w:trPr>
        <w:tc>
          <w:tcPr>
            <w:tcW w:w="7083" w:type="dxa"/>
          </w:tcPr>
          <w:p w14:paraId="76CA249F" w14:textId="3327F169" w:rsidR="7B81375D" w:rsidRDefault="1EC02715" w:rsidP="7B81375D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</w:rPr>
              <w:t>S</w:t>
            </w:r>
            <w:r w:rsidR="03A3CC02" w:rsidRPr="00AE7FAC">
              <w:rPr>
                <w:b/>
                <w:bCs/>
                <w:lang w:val="ru-RU"/>
              </w:rPr>
              <w:t>4</w:t>
            </w:r>
            <w:r w:rsidRPr="00AE7FAC">
              <w:rPr>
                <w:b/>
                <w:bCs/>
                <w:lang w:val="ru-RU"/>
              </w:rPr>
              <w:t>.</w:t>
            </w:r>
            <w:r w:rsidR="2711CBF1" w:rsidRPr="00AE7FAC">
              <w:rPr>
                <w:b/>
                <w:bCs/>
                <w:lang w:val="ru-RU"/>
              </w:rPr>
              <w:t>1</w:t>
            </w:r>
            <w:r w:rsidRPr="00AE7FAC">
              <w:rPr>
                <w:b/>
                <w:bCs/>
                <w:lang w:val="ru-RU"/>
              </w:rPr>
              <w:t xml:space="preserve">  </w:t>
            </w:r>
            <w:r w:rsidRPr="7C68DDE7">
              <w:rPr>
                <w:i/>
                <w:iCs/>
                <w:lang w:val="uk-UA"/>
              </w:rPr>
              <w:t>Якщо виїхали до</w:t>
            </w:r>
            <w:r w:rsidR="23FDF688" w:rsidRPr="7C68DDE7">
              <w:rPr>
                <w:i/>
                <w:iCs/>
                <w:lang w:val="uk-UA"/>
              </w:rPr>
              <w:t xml:space="preserve"> </w:t>
            </w:r>
            <w:r w:rsidR="01ADAE95" w:rsidRPr="7C68DDE7">
              <w:rPr>
                <w:i/>
                <w:iCs/>
                <w:lang w:val="uk-UA"/>
              </w:rPr>
              <w:t>лютого</w:t>
            </w:r>
            <w:r w:rsidR="7DCBE118" w:rsidRPr="7C68DDE7">
              <w:rPr>
                <w:i/>
                <w:iCs/>
                <w:lang w:val="uk-UA"/>
              </w:rPr>
              <w:t xml:space="preserve"> </w:t>
            </w:r>
            <w:r w:rsidRPr="7C68DDE7">
              <w:rPr>
                <w:i/>
                <w:iCs/>
                <w:lang w:val="uk-UA"/>
              </w:rPr>
              <w:t>2022 року</w:t>
            </w:r>
            <w:r w:rsidR="4F7A6180" w:rsidRPr="7C68DDE7">
              <w:rPr>
                <w:i/>
                <w:iCs/>
                <w:lang w:val="uk-UA"/>
              </w:rPr>
              <w:t xml:space="preserve"> включно:</w:t>
            </w:r>
            <w:r w:rsidR="21975C7D" w:rsidRPr="7C68DDE7">
              <w:rPr>
                <w:b/>
                <w:bCs/>
                <w:lang w:val="uk-UA"/>
              </w:rPr>
              <w:t xml:space="preserve"> </w:t>
            </w:r>
            <w:r w:rsidR="277461BF" w:rsidRPr="7C68DDE7">
              <w:rPr>
                <w:b/>
                <w:bCs/>
                <w:lang w:val="uk-UA"/>
              </w:rPr>
              <w:t>Яка основна причина вашого переїзду з</w:t>
            </w:r>
            <w:r w:rsidR="6968AF7A" w:rsidRPr="7C68DDE7">
              <w:rPr>
                <w:b/>
                <w:bCs/>
                <w:lang w:val="uk-UA"/>
              </w:rPr>
              <w:t xml:space="preserve"> України</w:t>
            </w:r>
            <w:r w:rsidR="177670F8" w:rsidRPr="7C68DDE7">
              <w:rPr>
                <w:b/>
                <w:bCs/>
                <w:lang w:val="uk-UA"/>
              </w:rPr>
              <w:t>?</w:t>
            </w:r>
            <w:r w:rsidR="21975C7D" w:rsidRPr="7C68DDE7">
              <w:rPr>
                <w:b/>
                <w:bCs/>
                <w:lang w:val="uk-UA"/>
              </w:rPr>
              <w:t xml:space="preserve"> </w:t>
            </w:r>
          </w:p>
        </w:tc>
        <w:tc>
          <w:tcPr>
            <w:tcW w:w="567" w:type="dxa"/>
          </w:tcPr>
          <w:p w14:paraId="28566F3B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BВ</w:t>
            </w:r>
          </w:p>
        </w:tc>
        <w:tc>
          <w:tcPr>
            <w:tcW w:w="1700" w:type="dxa"/>
          </w:tcPr>
          <w:p w14:paraId="6DB7242D" w14:textId="77777777" w:rsidR="7B81375D" w:rsidRDefault="7B81375D" w:rsidP="7B81375D">
            <w:pPr>
              <w:rPr>
                <w:lang w:val="uk-UA"/>
              </w:rPr>
            </w:pPr>
          </w:p>
        </w:tc>
      </w:tr>
      <w:tr w:rsidR="7B81375D" w14:paraId="5690D99F" w14:textId="77777777" w:rsidTr="7C68DDE7">
        <w:trPr>
          <w:trHeight w:val="300"/>
        </w:trPr>
        <w:tc>
          <w:tcPr>
            <w:tcW w:w="7083" w:type="dxa"/>
          </w:tcPr>
          <w:p w14:paraId="401423D9" w14:textId="6ADE47EB" w:rsidR="29AD712E" w:rsidRPr="00AE7FAC" w:rsidRDefault="2DE88883" w:rsidP="7B81375D">
            <w:pPr>
              <w:rPr>
                <w:lang w:val="ru-RU"/>
              </w:rPr>
            </w:pPr>
            <w:r w:rsidRPr="00AE7FAC">
              <w:rPr>
                <w:lang w:val="ru-RU"/>
              </w:rPr>
              <w:t>П</w:t>
            </w:r>
            <w:r w:rsidR="20501968" w:rsidRPr="00AE7FAC">
              <w:rPr>
                <w:lang w:val="ru-RU"/>
              </w:rPr>
              <w:t>очаток</w:t>
            </w:r>
            <w:r w:rsidR="7B5B961A" w:rsidRPr="00AE7FAC">
              <w:rPr>
                <w:lang w:val="ru-RU"/>
              </w:rPr>
              <w:t xml:space="preserve"> </w:t>
            </w:r>
            <w:r w:rsidR="710C6726" w:rsidRPr="00AE7FAC">
              <w:rPr>
                <w:lang w:val="ru-RU"/>
              </w:rPr>
              <w:t xml:space="preserve">або </w:t>
            </w:r>
            <w:r w:rsidR="7B5B961A" w:rsidRPr="00AE7FAC">
              <w:rPr>
                <w:lang w:val="ru-RU"/>
              </w:rPr>
              <w:t>очікування</w:t>
            </w:r>
            <w:r w:rsidR="505AFF39" w:rsidRPr="00AE7FAC">
              <w:rPr>
                <w:lang w:val="ru-RU"/>
              </w:rPr>
              <w:t xml:space="preserve"> повномаштабної</w:t>
            </w:r>
            <w:r w:rsidR="7B5B961A" w:rsidRPr="00AE7FAC">
              <w:rPr>
                <w:lang w:val="ru-RU"/>
              </w:rPr>
              <w:t xml:space="preserve"> війни</w:t>
            </w:r>
          </w:p>
        </w:tc>
        <w:tc>
          <w:tcPr>
            <w:tcW w:w="567" w:type="dxa"/>
          </w:tcPr>
          <w:p w14:paraId="4BD4A54D" w14:textId="1AAB09D5" w:rsidR="131D74C4" w:rsidRDefault="131D74C4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</w:p>
        </w:tc>
        <w:tc>
          <w:tcPr>
            <w:tcW w:w="1700" w:type="dxa"/>
          </w:tcPr>
          <w:p w14:paraId="2B67C392" w14:textId="622178FD" w:rsidR="7B81375D" w:rsidRDefault="7B81375D" w:rsidP="7B81375D">
            <w:pPr>
              <w:rPr>
                <w:lang w:val="uk-UA"/>
              </w:rPr>
            </w:pPr>
          </w:p>
        </w:tc>
      </w:tr>
      <w:tr w:rsidR="7B81375D" w14:paraId="076FA99E" w14:textId="77777777" w:rsidTr="7C68DDE7">
        <w:trPr>
          <w:trHeight w:val="300"/>
        </w:trPr>
        <w:tc>
          <w:tcPr>
            <w:tcW w:w="7083" w:type="dxa"/>
          </w:tcPr>
          <w:p w14:paraId="55EC0AA9" w14:textId="265CA90A" w:rsidR="29AD712E" w:rsidRPr="00AE7FAC" w:rsidRDefault="29AD712E" w:rsidP="7C68DDE7">
            <w:pPr>
              <w:rPr>
                <w:b/>
                <w:bCs/>
                <w:i/>
                <w:iCs/>
                <w:color w:val="EE0000"/>
                <w:lang w:val="ru-RU"/>
              </w:rPr>
            </w:pPr>
            <w:r w:rsidRPr="00AE7FAC">
              <w:rPr>
                <w:lang w:val="ru-RU"/>
              </w:rPr>
              <w:t>З інших причин (робота, навчання</w:t>
            </w:r>
            <w:r w:rsidR="0D15BB10" w:rsidRPr="00AE7FAC">
              <w:rPr>
                <w:lang w:val="ru-RU"/>
              </w:rPr>
              <w:t xml:space="preserve">, до рідних тощо) - </w:t>
            </w:r>
            <w:r w:rsidR="0D15BB10" w:rsidRPr="00AE7FAC">
              <w:rPr>
                <w:b/>
                <w:bCs/>
                <w:i/>
                <w:iCs/>
                <w:color w:val="EE0000"/>
                <w:lang w:val="ru-RU"/>
              </w:rPr>
              <w:t>за</w:t>
            </w:r>
            <w:r w:rsidR="2CA91A93" w:rsidRPr="00AE7FAC">
              <w:rPr>
                <w:b/>
                <w:bCs/>
                <w:i/>
                <w:iCs/>
                <w:color w:val="EE0000"/>
                <w:lang w:val="ru-RU"/>
              </w:rPr>
              <w:t>вершити</w:t>
            </w:r>
          </w:p>
        </w:tc>
        <w:tc>
          <w:tcPr>
            <w:tcW w:w="567" w:type="dxa"/>
          </w:tcPr>
          <w:p w14:paraId="22642CD3" w14:textId="6EE59D67" w:rsidR="0D15BB10" w:rsidRDefault="6C71CBB8" w:rsidP="7B81375D">
            <w:pPr>
              <w:rPr>
                <w:lang w:val="uk-UA"/>
              </w:rPr>
            </w:pPr>
            <w:r w:rsidRPr="25B890FF">
              <w:rPr>
                <w:lang w:val="uk-UA"/>
              </w:rPr>
              <w:t>2</w:t>
            </w:r>
          </w:p>
        </w:tc>
        <w:tc>
          <w:tcPr>
            <w:tcW w:w="1700" w:type="dxa"/>
          </w:tcPr>
          <w:p w14:paraId="52866C2C" w14:textId="618FEF34" w:rsidR="7B81375D" w:rsidRDefault="7B81375D" w:rsidP="7B81375D">
            <w:pPr>
              <w:rPr>
                <w:lang w:val="uk-UA"/>
              </w:rPr>
            </w:pPr>
          </w:p>
        </w:tc>
      </w:tr>
    </w:tbl>
    <w:p w14:paraId="6060BD2F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708"/>
      </w:tblGrid>
      <w:tr w:rsidR="00254540" w:rsidRPr="00BE1D4A" w14:paraId="77C15500" w14:textId="77777777" w:rsidTr="7C68DDE7">
        <w:trPr>
          <w:trHeight w:val="300"/>
        </w:trPr>
        <w:tc>
          <w:tcPr>
            <w:tcW w:w="8642" w:type="dxa"/>
          </w:tcPr>
          <w:p w14:paraId="026DC084" w14:textId="5A392011" w:rsidR="00254540" w:rsidRPr="00B57031" w:rsidRDefault="3303FAB5" w:rsidP="7C68DDE7">
            <w:pPr>
              <w:rPr>
                <w:i/>
                <w:iCs/>
                <w:lang w:val="ru-RU"/>
              </w:rPr>
            </w:pPr>
            <w:r w:rsidRPr="7C68DDE7">
              <w:rPr>
                <w:b/>
                <w:bCs/>
                <w:lang w:val="uk-UA"/>
              </w:rPr>
              <w:t>S</w:t>
            </w:r>
            <w:r w:rsidR="291968BB" w:rsidRPr="7C68DDE7">
              <w:rPr>
                <w:b/>
                <w:bCs/>
                <w:lang w:val="ru-RU"/>
              </w:rPr>
              <w:t>6</w:t>
            </w:r>
            <w:r w:rsidRPr="7C68DDE7">
              <w:rPr>
                <w:b/>
                <w:bCs/>
                <w:lang w:val="uk-UA"/>
              </w:rPr>
              <w:t>.</w:t>
            </w:r>
            <w:r w:rsidR="3254273D" w:rsidRPr="7C68DDE7">
              <w:rPr>
                <w:b/>
                <w:bCs/>
                <w:lang w:val="uk-UA"/>
              </w:rPr>
              <w:t xml:space="preserve"> (Для респондентів, які виїхали за</w:t>
            </w:r>
            <w:r w:rsidR="0EA007BD" w:rsidRPr="7C68DDE7">
              <w:rPr>
                <w:b/>
                <w:bCs/>
                <w:lang w:val="uk-UA"/>
              </w:rPr>
              <w:t xml:space="preserve"> </w:t>
            </w:r>
            <w:r w:rsidR="3254273D" w:rsidRPr="7C68DDE7">
              <w:rPr>
                <w:b/>
                <w:bCs/>
                <w:lang w:val="uk-UA"/>
              </w:rPr>
              <w:t xml:space="preserve">кордон </w:t>
            </w:r>
            <w:r w:rsidR="2863BF98" w:rsidRPr="7C68DDE7">
              <w:rPr>
                <w:b/>
                <w:bCs/>
                <w:lang w:val="uk-UA"/>
              </w:rPr>
              <w:t>з лютого</w:t>
            </w:r>
            <w:r w:rsidR="5E6A5E50" w:rsidRPr="7C68DDE7">
              <w:rPr>
                <w:b/>
                <w:bCs/>
                <w:lang w:val="uk-UA"/>
              </w:rPr>
              <w:t xml:space="preserve"> 2022 року</w:t>
            </w:r>
            <w:r w:rsidR="3254273D" w:rsidRPr="7C68DDE7">
              <w:rPr>
                <w:b/>
                <w:bCs/>
                <w:lang w:val="uk-UA"/>
              </w:rPr>
              <w:t>):</w:t>
            </w:r>
            <w:r w:rsidRPr="7C68DDE7">
              <w:rPr>
                <w:b/>
                <w:bCs/>
                <w:lang w:val="uk-UA"/>
              </w:rPr>
              <w:t xml:space="preserve"> При виїзді з України </w:t>
            </w:r>
            <w:r w:rsidR="4B996796" w:rsidRPr="7C68DDE7">
              <w:rPr>
                <w:b/>
                <w:bCs/>
                <w:lang w:val="uk-UA"/>
              </w:rPr>
              <w:t>Ви</w:t>
            </w:r>
            <w:r w:rsidR="4B996796" w:rsidRPr="7C68DDE7">
              <w:rPr>
                <w:b/>
                <w:bCs/>
                <w:lang w:val="ru-RU"/>
              </w:rPr>
              <w:t>:</w:t>
            </w:r>
          </w:p>
        </w:tc>
        <w:tc>
          <w:tcPr>
            <w:tcW w:w="708" w:type="dxa"/>
          </w:tcPr>
          <w:p w14:paraId="477F3FD9" w14:textId="77777777" w:rsidR="00254540" w:rsidRPr="00BE1D4A" w:rsidRDefault="1BC2EC28" w:rsidP="7B81375D">
            <w:pPr>
              <w:rPr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254540" w:rsidRPr="00BE1D4A" w14:paraId="6A629493" w14:textId="77777777" w:rsidTr="7C68DDE7">
        <w:trPr>
          <w:trHeight w:val="300"/>
        </w:trPr>
        <w:tc>
          <w:tcPr>
            <w:tcW w:w="8642" w:type="dxa"/>
          </w:tcPr>
          <w:p w14:paraId="4EE6EACB" w14:textId="5830079C" w:rsidR="00254540" w:rsidRPr="00885B94" w:rsidRDefault="03FBB7B2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Перетинав(-ла) кордон з однією із країн ЄС чи Молдови</w:t>
            </w:r>
          </w:p>
        </w:tc>
        <w:tc>
          <w:tcPr>
            <w:tcW w:w="708" w:type="dxa"/>
          </w:tcPr>
          <w:p w14:paraId="0BCA4916" w14:textId="77777777" w:rsidR="00254540" w:rsidRPr="009E1AB3" w:rsidRDefault="1BC2EC28" w:rsidP="7B81375D">
            <w:r>
              <w:t>1</w:t>
            </w:r>
          </w:p>
        </w:tc>
      </w:tr>
      <w:tr w:rsidR="00254540" w:rsidRPr="00BE1D4A" w14:paraId="7596ED89" w14:textId="77777777" w:rsidTr="7C68DDE7">
        <w:trPr>
          <w:trHeight w:val="300"/>
        </w:trPr>
        <w:tc>
          <w:tcPr>
            <w:tcW w:w="8642" w:type="dxa"/>
          </w:tcPr>
          <w:p w14:paraId="62EAC575" w14:textId="58C99B04" w:rsidR="00254540" w:rsidRPr="00885B94" w:rsidRDefault="03FBB7B2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Був(-ла) змушен</w:t>
            </w:r>
            <w:r w:rsidR="67CC8D1A" w:rsidRPr="7B81375D">
              <w:rPr>
                <w:lang w:val="uk-UA"/>
              </w:rPr>
              <w:t>ий</w:t>
            </w:r>
            <w:r w:rsidRPr="7B81375D">
              <w:rPr>
                <w:lang w:val="uk-UA"/>
              </w:rPr>
              <w:t>(а) виїж</w:t>
            </w:r>
            <w:r w:rsidR="70A93D0A" w:rsidRPr="7B81375D">
              <w:rPr>
                <w:lang w:val="uk-UA"/>
              </w:rPr>
              <w:t>дж</w:t>
            </w:r>
            <w:r w:rsidRPr="7B81375D">
              <w:rPr>
                <w:lang w:val="uk-UA"/>
              </w:rPr>
              <w:t xml:space="preserve">ати через територію </w:t>
            </w:r>
            <w:r w:rsidR="67CC8D1A" w:rsidRPr="7B81375D">
              <w:rPr>
                <w:lang w:val="uk-UA"/>
              </w:rPr>
              <w:t xml:space="preserve">Росії </w:t>
            </w:r>
            <w:r w:rsidRPr="7B81375D">
              <w:rPr>
                <w:lang w:val="uk-UA"/>
              </w:rPr>
              <w:t>чи Білорусі</w:t>
            </w:r>
          </w:p>
        </w:tc>
        <w:tc>
          <w:tcPr>
            <w:tcW w:w="708" w:type="dxa"/>
          </w:tcPr>
          <w:p w14:paraId="63A61595" w14:textId="77777777" w:rsidR="00254540" w:rsidRPr="009E1AB3" w:rsidRDefault="1BC2EC28" w:rsidP="7B81375D">
            <w:r>
              <w:t>2</w:t>
            </w:r>
          </w:p>
        </w:tc>
      </w:tr>
    </w:tbl>
    <w:p w14:paraId="5A07EB9F" w14:textId="77777777" w:rsidR="000C2D1A" w:rsidRPr="007333A1" w:rsidRDefault="000C2D1A" w:rsidP="00CD770A">
      <w:pPr>
        <w:rPr>
          <w:lang w:val="uk-UA"/>
        </w:rPr>
      </w:pPr>
    </w:p>
    <w:p w14:paraId="2294AE9B" w14:textId="2C9F4C82" w:rsidR="4B750C2D" w:rsidRPr="00621126" w:rsidRDefault="004E737D" w:rsidP="6B0239D8">
      <w:pPr>
        <w:rPr>
          <w:lang w:val="uk-UA"/>
        </w:rPr>
      </w:pPr>
      <w:r w:rsidRPr="00621126">
        <w:t xml:space="preserve">Q2. </w:t>
      </w:r>
      <w:r w:rsidR="1781C6B6" w:rsidRPr="00621126">
        <w:rPr>
          <w:lang w:val="uk-UA"/>
        </w:rPr>
        <w:t>Чи їздили Ви до України під час повномасштабного вторгнення</w:t>
      </w:r>
      <w:r w:rsidR="2B88F436" w:rsidRPr="00621126">
        <w:rPr>
          <w:lang w:val="uk-UA"/>
        </w:rPr>
        <w:t>,</w:t>
      </w:r>
      <w:r w:rsidR="1781C6B6" w:rsidRPr="00621126">
        <w:rPr>
          <w:lang w:val="uk-UA"/>
        </w:rPr>
        <w:t xml:space="preserve"> після того як виїхали за кордон</w:t>
      </w:r>
      <w:r w:rsidR="6947E90D" w:rsidRPr="00621126">
        <w:rPr>
          <w:lang w:val="uk-UA"/>
        </w:rPr>
        <w:t>?</w:t>
      </w:r>
    </w:p>
    <w:p w14:paraId="76806532" w14:textId="6B031ACC" w:rsidR="5EEDA11D" w:rsidRPr="00621126" w:rsidRDefault="5EEDA11D" w:rsidP="6B0239D8">
      <w:pPr>
        <w:rPr>
          <w:lang w:val="uk-UA"/>
        </w:rPr>
      </w:pPr>
      <w:r w:rsidRPr="00621126">
        <w:rPr>
          <w:lang w:val="uk-UA"/>
        </w:rPr>
        <w:t>Так</w:t>
      </w:r>
    </w:p>
    <w:p w14:paraId="3AD823C1" w14:textId="0BB1EC33" w:rsidR="5EEDA11D" w:rsidRPr="00621126" w:rsidRDefault="6F553017" w:rsidP="6B0239D8">
      <w:pPr>
        <w:rPr>
          <w:lang w:val="uk-UA"/>
        </w:rPr>
      </w:pPr>
      <w:r w:rsidRPr="00621126">
        <w:rPr>
          <w:lang w:val="uk-UA"/>
        </w:rPr>
        <w:t>Ні</w:t>
      </w:r>
    </w:p>
    <w:p w14:paraId="1E0EF0FA" w14:textId="7333B54E" w:rsidR="6B0239D8" w:rsidRPr="00621126" w:rsidRDefault="6B0239D8" w:rsidP="6B0239D8">
      <w:pPr>
        <w:rPr>
          <w:lang w:val="uk-UA"/>
        </w:rPr>
      </w:pPr>
    </w:p>
    <w:p w14:paraId="09DD6853" w14:textId="6B79CFC9" w:rsidR="5EEDA11D" w:rsidRPr="00621126" w:rsidRDefault="00621126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</w:rPr>
        <w:t xml:space="preserve">Q3. </w:t>
      </w:r>
      <w:r w:rsidR="5EEDA11D" w:rsidRPr="00621126">
        <w:rPr>
          <w:sz w:val="20"/>
          <w:szCs w:val="20"/>
          <w:lang w:val="uk-UA"/>
        </w:rPr>
        <w:t xml:space="preserve">Скільки разів Ви їздили до України після </w:t>
      </w:r>
      <w:ins w:id="0" w:author="is2025" w:date="2025-11-26T15:12:00Z">
        <w:r w:rsidR="00860852" w:rsidRPr="00621126">
          <w:rPr>
            <w:sz w:val="20"/>
            <w:szCs w:val="20"/>
            <w:lang w:val="uk-UA"/>
          </w:rPr>
          <w:t xml:space="preserve">початку </w:t>
        </w:r>
      </w:ins>
      <w:r w:rsidR="5EEDA11D" w:rsidRPr="00621126">
        <w:rPr>
          <w:sz w:val="20"/>
          <w:szCs w:val="20"/>
          <w:lang w:val="uk-UA"/>
        </w:rPr>
        <w:t>повномасштабного російського вторгнення</w:t>
      </w:r>
      <w:ins w:id="1" w:author="is2025" w:date="2025-11-26T15:12:00Z">
        <w:r w:rsidR="00860852" w:rsidRPr="00621126">
          <w:rPr>
            <w:sz w:val="20"/>
            <w:szCs w:val="20"/>
            <w:lang w:val="uk-UA"/>
          </w:rPr>
          <w:t>?</w:t>
        </w:r>
      </w:ins>
      <w:r w:rsidR="5EEDA11D" w:rsidRPr="00621126">
        <w:rPr>
          <w:sz w:val="20"/>
          <w:szCs w:val="20"/>
          <w:lang w:val="uk-UA"/>
        </w:rPr>
        <w:t xml:space="preserve"> </w:t>
      </w:r>
    </w:p>
    <w:p w14:paraId="6A79F6BD" w14:textId="0752A498" w:rsidR="5EEDA11D" w:rsidRPr="00621126" w:rsidRDefault="5EEDA11D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(Фільтр – якщо їздив(-ла))</w:t>
      </w:r>
    </w:p>
    <w:p w14:paraId="140FE71B" w14:textId="5A59F19E" w:rsidR="5EEDA11D" w:rsidRPr="00621126" w:rsidRDefault="5EEDA11D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1</w:t>
      </w:r>
    </w:p>
    <w:p w14:paraId="3EE3BEF3" w14:textId="0E262957" w:rsidR="5EEDA11D" w:rsidRPr="00621126" w:rsidRDefault="5EEDA11D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2</w:t>
      </w:r>
    </w:p>
    <w:p w14:paraId="469B61A1" w14:textId="2300C4D5" w:rsidR="5EEDA11D" w:rsidRPr="00621126" w:rsidRDefault="5EEDA11D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3</w:t>
      </w:r>
    </w:p>
    <w:p w14:paraId="75FF2398" w14:textId="63587F64" w:rsidR="5EEDA11D" w:rsidRPr="00621126" w:rsidRDefault="5EEDA11D" w:rsidP="6B0239D8">
      <w:pPr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4 і більше</w:t>
      </w:r>
    </w:p>
    <w:p w14:paraId="32A7E307" w14:textId="16184DFB" w:rsidR="5EEDA11D" w:rsidRPr="00621126" w:rsidRDefault="5EEDA11D" w:rsidP="6B0239D8">
      <w:pPr>
        <w:shd w:val="clear" w:color="auto" w:fill="E2EFD9" w:themeFill="accent6" w:themeFillTint="33"/>
        <w:rPr>
          <w:sz w:val="20"/>
          <w:szCs w:val="20"/>
          <w:lang w:val="uk-UA"/>
        </w:rPr>
      </w:pPr>
      <w:r w:rsidRPr="00621126">
        <w:rPr>
          <w:sz w:val="20"/>
          <w:szCs w:val="20"/>
          <w:lang w:val="uk-UA"/>
        </w:rPr>
        <w:t>Постійно їжджу / живу на 2 країни</w:t>
      </w:r>
    </w:p>
    <w:p w14:paraId="170185C6" w14:textId="77777777" w:rsidR="6B0239D8" w:rsidRDefault="6B0239D8" w:rsidP="731C933C">
      <w:pPr>
        <w:shd w:val="clear" w:color="auto" w:fill="FFF2CC" w:themeFill="accent4" w:themeFillTint="33"/>
        <w:rPr>
          <w:strike/>
          <w:sz w:val="20"/>
          <w:szCs w:val="20"/>
          <w:highlight w:val="yellow"/>
          <w:lang w:val="uk-UA"/>
        </w:rPr>
      </w:pPr>
    </w:p>
    <w:p w14:paraId="045C8688" w14:textId="040A3338" w:rsidR="00CD770A" w:rsidRPr="00BE1D4A" w:rsidRDefault="00CD770A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color w:val="FFFFFF" w:themeColor="background1"/>
          <w:lang w:val="uk-UA"/>
        </w:rPr>
      </w:pPr>
      <w:r w:rsidRPr="637DE64A">
        <w:rPr>
          <w:rFonts w:ascii="Arial" w:hAnsi="Arial" w:cs="Arial"/>
          <w:b/>
          <w:bCs/>
          <w:color w:val="FFFFFF" w:themeColor="background1"/>
          <w:lang w:val="uk-UA"/>
        </w:rPr>
        <w:t>А. ІНФОРМАЦІЯ ПРО В’ЇЗД</w:t>
      </w:r>
    </w:p>
    <w:p w14:paraId="13D27462" w14:textId="3F668D8A" w:rsidR="00CD770A" w:rsidRPr="00BE1D4A" w:rsidRDefault="00CD770A" w:rsidP="2F4FCA77">
      <w:pPr>
        <w:rPr>
          <w:sz w:val="20"/>
          <w:szCs w:val="20"/>
          <w:lang w:val="uk-UA"/>
        </w:rPr>
      </w:pPr>
    </w:p>
    <w:p w14:paraId="266735D2" w14:textId="77777777" w:rsidR="00CD770A" w:rsidRDefault="00CD770A" w:rsidP="00CD770A">
      <w:pPr>
        <w:rPr>
          <w:sz w:val="20"/>
          <w:szCs w:val="20"/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642"/>
        <w:gridCol w:w="709"/>
      </w:tblGrid>
      <w:tr w:rsidR="000E5AB7" w:rsidRPr="00BE1D4A" w14:paraId="62858738" w14:textId="77777777" w:rsidTr="1CF88454">
        <w:trPr>
          <w:trHeight w:val="601"/>
        </w:trPr>
        <w:tc>
          <w:tcPr>
            <w:tcW w:w="8642" w:type="dxa"/>
          </w:tcPr>
          <w:p w14:paraId="1F2D1022" w14:textId="77777777" w:rsidR="000E5AB7" w:rsidRPr="00BE1D4A" w:rsidRDefault="000E5AB7" w:rsidP="005A14D8">
            <w:pPr>
              <w:rPr>
                <w:b/>
                <w:bCs/>
                <w:color w:val="00B0F0"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 xml:space="preserve">Ротація </w:t>
            </w:r>
          </w:p>
          <w:p w14:paraId="1ED0B3A8" w14:textId="09F895C5" w:rsidR="000E5AB7" w:rsidRPr="00B02085" w:rsidRDefault="6592FD5D" w:rsidP="005A14D8">
            <w:pPr>
              <w:rPr>
                <w:b/>
                <w:bCs/>
                <w:lang w:val="uk-UA"/>
              </w:rPr>
            </w:pPr>
            <w:r w:rsidRPr="1CF88454">
              <w:rPr>
                <w:b/>
                <w:bCs/>
                <w:lang w:val="uk-UA"/>
              </w:rPr>
              <w:t xml:space="preserve">A2.1 З ким Ви проживаєте разом зараз? </w:t>
            </w:r>
          </w:p>
          <w:p w14:paraId="4788FC90" w14:textId="77777777" w:rsidR="000E5AB7" w:rsidRPr="00BE1D4A" w:rsidRDefault="000E5AB7" w:rsidP="005A14D8">
            <w:pPr>
              <w:rPr>
                <w:i/>
                <w:iCs/>
                <w:lang w:val="uk-UA"/>
              </w:rPr>
            </w:pPr>
            <w:r w:rsidRPr="00BE1D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709" w:type="dxa"/>
          </w:tcPr>
          <w:p w14:paraId="6D4DF38E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000E5AB7" w:rsidRPr="00BE1D4A" w14:paraId="524604D9" w14:textId="77777777" w:rsidTr="1CF88454">
        <w:tc>
          <w:tcPr>
            <w:tcW w:w="8642" w:type="dxa"/>
          </w:tcPr>
          <w:p w14:paraId="37A15A44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Сам/а  </w:t>
            </w:r>
            <w:r w:rsidRPr="00BE1D4A">
              <w:rPr>
                <w:b/>
                <w:bCs/>
                <w:color w:val="00B0F0"/>
                <w:lang w:val="uk-UA"/>
              </w:rPr>
              <w:t>(ОВ)</w:t>
            </w:r>
          </w:p>
        </w:tc>
        <w:tc>
          <w:tcPr>
            <w:tcW w:w="709" w:type="dxa"/>
          </w:tcPr>
          <w:p w14:paraId="4410C443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0E5AB7" w:rsidRPr="00BE1D4A" w14:paraId="7770D02F" w14:textId="77777777" w:rsidTr="1CF88454">
        <w:tc>
          <w:tcPr>
            <w:tcW w:w="8642" w:type="dxa"/>
          </w:tcPr>
          <w:p w14:paraId="6334CFBF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З дітьми (до 18 років) </w:t>
            </w:r>
          </w:p>
        </w:tc>
        <w:tc>
          <w:tcPr>
            <w:tcW w:w="709" w:type="dxa"/>
          </w:tcPr>
          <w:p w14:paraId="7C12C732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0E5AB7" w:rsidRPr="00BE1D4A" w14:paraId="31DCD08A" w14:textId="77777777" w:rsidTr="1CF88454">
        <w:tc>
          <w:tcPr>
            <w:tcW w:w="8642" w:type="dxa"/>
          </w:tcPr>
          <w:p w14:paraId="3DEF8134" w14:textId="77777777" w:rsidR="000E5AB7" w:rsidRPr="00BE1D4A" w:rsidRDefault="000E5AB7" w:rsidP="005A14D8">
            <w:pPr>
              <w:rPr>
                <w:lang w:val="uk-UA"/>
              </w:rPr>
            </w:pPr>
            <w:r>
              <w:rPr>
                <w:lang w:val="uk-UA"/>
              </w:rPr>
              <w:t>З дітьми (18 років і старше)</w:t>
            </w:r>
          </w:p>
        </w:tc>
        <w:tc>
          <w:tcPr>
            <w:tcW w:w="709" w:type="dxa"/>
          </w:tcPr>
          <w:p w14:paraId="283C718C" w14:textId="77777777" w:rsidR="000E5AB7" w:rsidRPr="00BE1D4A" w:rsidRDefault="000E5AB7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0E5AB7" w:rsidRPr="00BE1D4A" w14:paraId="5716BDA9" w14:textId="77777777" w:rsidTr="1CF88454">
        <w:tc>
          <w:tcPr>
            <w:tcW w:w="8642" w:type="dxa"/>
          </w:tcPr>
          <w:p w14:paraId="7F391F50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З </w:t>
            </w:r>
            <w:r>
              <w:rPr>
                <w:lang w:val="uk-UA"/>
              </w:rPr>
              <w:t>о</w:t>
            </w:r>
            <w:r w:rsidRPr="00BE1D4A">
              <w:rPr>
                <w:lang w:val="uk-UA"/>
              </w:rPr>
              <w:t xml:space="preserve">нуками  </w:t>
            </w:r>
          </w:p>
        </w:tc>
        <w:tc>
          <w:tcPr>
            <w:tcW w:w="709" w:type="dxa"/>
          </w:tcPr>
          <w:p w14:paraId="4D733074" w14:textId="77777777" w:rsidR="000E5AB7" w:rsidRPr="00BE1D4A" w:rsidRDefault="000E5AB7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0E5AB7" w:rsidRPr="00BE1D4A" w14:paraId="4E359F5B" w14:textId="77777777" w:rsidTr="1CF88454">
        <w:tc>
          <w:tcPr>
            <w:tcW w:w="8642" w:type="dxa"/>
          </w:tcPr>
          <w:p w14:paraId="1E76EF56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lastRenderedPageBreak/>
              <w:t xml:space="preserve">З вашими батьками та/чи батьками вашого чоловіка/дружини </w:t>
            </w:r>
          </w:p>
        </w:tc>
        <w:tc>
          <w:tcPr>
            <w:tcW w:w="709" w:type="dxa"/>
          </w:tcPr>
          <w:p w14:paraId="53C88225" w14:textId="77777777" w:rsidR="000E5AB7" w:rsidRPr="00BE1D4A" w:rsidRDefault="000E5AB7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0E5AB7" w:rsidRPr="00BE1D4A" w14:paraId="6D4DE85B" w14:textId="77777777" w:rsidTr="1CF88454">
        <w:tc>
          <w:tcPr>
            <w:tcW w:w="8642" w:type="dxa"/>
          </w:tcPr>
          <w:p w14:paraId="7A2F3EB2" w14:textId="34DD4221" w:rsidR="000E5AB7" w:rsidRPr="00BE1D4A" w:rsidRDefault="000E5AB7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З чоловіком/дружиною</w:t>
            </w:r>
            <w:r w:rsidR="23807856" w:rsidRPr="6FD2E594">
              <w:rPr>
                <w:lang w:val="uk-UA"/>
              </w:rPr>
              <w:t xml:space="preserve"> чи партнером</w:t>
            </w:r>
          </w:p>
        </w:tc>
        <w:tc>
          <w:tcPr>
            <w:tcW w:w="709" w:type="dxa"/>
          </w:tcPr>
          <w:p w14:paraId="01852E4D" w14:textId="210D067C" w:rsidR="000E5AB7" w:rsidRPr="00BE1D4A" w:rsidRDefault="61B51FD7" w:rsidP="005A14D8">
            <w:pPr>
              <w:rPr>
                <w:lang w:val="uk-UA"/>
              </w:rPr>
            </w:pPr>
            <w:r w:rsidRPr="6B0239D8">
              <w:rPr>
                <w:lang w:val="uk-UA"/>
              </w:rPr>
              <w:t>6</w:t>
            </w:r>
          </w:p>
        </w:tc>
      </w:tr>
      <w:tr w:rsidR="000E5AB7" w:rsidRPr="00BE1D4A" w14:paraId="044A22ED" w14:textId="77777777" w:rsidTr="1CF88454">
        <w:tc>
          <w:tcPr>
            <w:tcW w:w="8642" w:type="dxa"/>
          </w:tcPr>
          <w:p w14:paraId="60D7E797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З іншими родичами</w:t>
            </w:r>
          </w:p>
        </w:tc>
        <w:tc>
          <w:tcPr>
            <w:tcW w:w="709" w:type="dxa"/>
          </w:tcPr>
          <w:p w14:paraId="55DC6CE3" w14:textId="0DD21575" w:rsidR="000E5AB7" w:rsidRPr="00BE1D4A" w:rsidRDefault="38D44ED8" w:rsidP="005A14D8">
            <w:pPr>
              <w:rPr>
                <w:lang w:val="uk-UA"/>
              </w:rPr>
            </w:pPr>
            <w:r w:rsidRPr="6B0239D8">
              <w:rPr>
                <w:lang w:val="uk-UA"/>
              </w:rPr>
              <w:t>7</w:t>
            </w:r>
          </w:p>
        </w:tc>
      </w:tr>
      <w:tr w:rsidR="000E5AB7" w:rsidRPr="00BE1D4A" w14:paraId="21BEB672" w14:textId="77777777" w:rsidTr="1CF88454">
        <w:tc>
          <w:tcPr>
            <w:tcW w:w="8642" w:type="dxa"/>
          </w:tcPr>
          <w:p w14:paraId="2B2A8523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З друзями/ знайомими </w:t>
            </w:r>
          </w:p>
        </w:tc>
        <w:tc>
          <w:tcPr>
            <w:tcW w:w="709" w:type="dxa"/>
          </w:tcPr>
          <w:p w14:paraId="19425B8C" w14:textId="68861CF6" w:rsidR="000E5AB7" w:rsidRPr="00BE1D4A" w:rsidRDefault="6C854B35" w:rsidP="005A14D8">
            <w:pPr>
              <w:rPr>
                <w:lang w:val="uk-UA"/>
              </w:rPr>
            </w:pPr>
            <w:r w:rsidRPr="6B0239D8">
              <w:rPr>
                <w:lang w:val="uk-UA"/>
              </w:rPr>
              <w:t>8</w:t>
            </w:r>
          </w:p>
        </w:tc>
      </w:tr>
      <w:tr w:rsidR="000E5AB7" w:rsidRPr="00BE1D4A" w14:paraId="69474BA0" w14:textId="77777777" w:rsidTr="1CF88454">
        <w:tc>
          <w:tcPr>
            <w:tcW w:w="8642" w:type="dxa"/>
          </w:tcPr>
          <w:p w14:paraId="2C69E9D0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Інше </w:t>
            </w:r>
          </w:p>
        </w:tc>
        <w:tc>
          <w:tcPr>
            <w:tcW w:w="709" w:type="dxa"/>
          </w:tcPr>
          <w:p w14:paraId="763BA574" w14:textId="77777777" w:rsidR="000E5AB7" w:rsidRPr="00BE1D4A" w:rsidRDefault="000E5AB7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  <w:r>
              <w:rPr>
                <w:lang w:val="uk-UA"/>
              </w:rPr>
              <w:t>7</w:t>
            </w:r>
          </w:p>
        </w:tc>
      </w:tr>
    </w:tbl>
    <w:p w14:paraId="6B77F3DA" w14:textId="77777777" w:rsidR="000E5AB7" w:rsidRDefault="000E5AB7" w:rsidP="00CD770A">
      <w:pPr>
        <w:rPr>
          <w:lang w:val="uk-UA"/>
        </w:rPr>
      </w:pPr>
    </w:p>
    <w:p w14:paraId="7A86C47E" w14:textId="77777777" w:rsidR="000E5AB7" w:rsidRPr="00BE1D4A" w:rsidRDefault="000E5AB7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708"/>
      </w:tblGrid>
      <w:tr w:rsidR="00CD770A" w:rsidRPr="002263CD" w14:paraId="0FDDA05B" w14:textId="77777777" w:rsidTr="7C68DDE7">
        <w:tc>
          <w:tcPr>
            <w:tcW w:w="8642" w:type="dxa"/>
          </w:tcPr>
          <w:p w14:paraId="71A9945B" w14:textId="77777777" w:rsidR="00CD770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Ротація</w:t>
            </w:r>
          </w:p>
          <w:p w14:paraId="11AD68FD" w14:textId="77777777" w:rsidR="00CD770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А3</w:t>
            </w:r>
            <w:r w:rsidRPr="00BE1D4A">
              <w:rPr>
                <w:b/>
                <w:bCs/>
                <w:lang w:val="uk-UA"/>
              </w:rPr>
              <w:t>. Оберіть</w:t>
            </w:r>
            <w:r>
              <w:rPr>
                <w:b/>
                <w:bCs/>
                <w:lang w:val="uk-UA"/>
              </w:rPr>
              <w:t xml:space="preserve"> усі</w:t>
            </w:r>
            <w:r w:rsidRPr="00BE1D4A">
              <w:rPr>
                <w:b/>
                <w:bCs/>
                <w:lang w:val="uk-UA"/>
              </w:rPr>
              <w:t xml:space="preserve"> фактор</w:t>
            </w:r>
            <w:r>
              <w:rPr>
                <w:b/>
                <w:bCs/>
                <w:lang w:val="uk-UA"/>
              </w:rPr>
              <w:t>и</w:t>
            </w:r>
            <w:r w:rsidRPr="00BE1D4A">
              <w:rPr>
                <w:b/>
                <w:bCs/>
                <w:lang w:val="uk-UA"/>
              </w:rPr>
              <w:t>, що вплину</w:t>
            </w:r>
            <w:r>
              <w:rPr>
                <w:b/>
                <w:bCs/>
                <w:lang w:val="uk-UA"/>
              </w:rPr>
              <w:t>ли</w:t>
            </w:r>
            <w:r w:rsidRPr="00BE1D4A">
              <w:rPr>
                <w:b/>
                <w:bCs/>
                <w:lang w:val="uk-UA"/>
              </w:rPr>
              <w:t xml:space="preserve"> на Ваше рішення виїхати за</w:t>
            </w:r>
            <w:r>
              <w:rPr>
                <w:b/>
                <w:bCs/>
                <w:lang w:val="uk-UA"/>
              </w:rPr>
              <w:t xml:space="preserve"> </w:t>
            </w:r>
            <w:r w:rsidRPr="00BE1D4A">
              <w:rPr>
                <w:b/>
                <w:bCs/>
                <w:lang w:val="uk-UA"/>
              </w:rPr>
              <w:t>кордон</w:t>
            </w:r>
          </w:p>
          <w:p w14:paraId="44A16430" w14:textId="77777777" w:rsidR="00CD770A" w:rsidRPr="007B02F3" w:rsidRDefault="00CD770A" w:rsidP="005A14D8">
            <w:pPr>
              <w:rPr>
                <w:i/>
                <w:iCs/>
                <w:lang w:val="uk-UA"/>
              </w:rPr>
            </w:pPr>
            <w:r w:rsidRPr="00BE1D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708" w:type="dxa"/>
          </w:tcPr>
          <w:p w14:paraId="7E8D5AB4" w14:textId="77777777" w:rsidR="00CD770A" w:rsidRPr="00BE1D4A" w:rsidRDefault="00CD770A" w:rsidP="005A14D8">
            <w:pPr>
              <w:rPr>
                <w:lang w:val="uk-UA"/>
              </w:rPr>
            </w:pPr>
            <w:r w:rsidRPr="007B02F3">
              <w:rPr>
                <w:color w:val="00B0F0"/>
                <w:lang w:val="uk-UA"/>
              </w:rPr>
              <w:t>МВ</w:t>
            </w:r>
          </w:p>
        </w:tc>
      </w:tr>
      <w:tr w:rsidR="00CD770A" w:rsidRPr="00BE1D4A" w14:paraId="6167C10B" w14:textId="77777777" w:rsidTr="7C68DDE7">
        <w:tc>
          <w:tcPr>
            <w:tcW w:w="8642" w:type="dxa"/>
          </w:tcPr>
          <w:p w14:paraId="445D8B5D" w14:textId="75FB688C" w:rsidR="00CD770A" w:rsidRPr="00BE1D4A" w:rsidRDefault="00CD770A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 xml:space="preserve">В населеному пункті, в якому я проживаю, </w:t>
            </w:r>
            <w:r w:rsidR="00CA5ADD" w:rsidRPr="6FD2E594">
              <w:rPr>
                <w:lang w:val="uk-UA"/>
              </w:rPr>
              <w:t xml:space="preserve">йшли </w:t>
            </w:r>
            <w:r w:rsidRPr="6FD2E594">
              <w:rPr>
                <w:lang w:val="uk-UA"/>
              </w:rPr>
              <w:t xml:space="preserve">бойові дії </w:t>
            </w:r>
          </w:p>
        </w:tc>
        <w:tc>
          <w:tcPr>
            <w:tcW w:w="708" w:type="dxa"/>
          </w:tcPr>
          <w:p w14:paraId="53B8537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4419F5D4" w14:textId="77777777" w:rsidTr="7C68DDE7">
        <w:tc>
          <w:tcPr>
            <w:tcW w:w="8642" w:type="dxa"/>
          </w:tcPr>
          <w:p w14:paraId="6465ACA5" w14:textId="6A7AF943" w:rsidR="00CD770A" w:rsidRPr="00BE1D4A" w:rsidRDefault="00CD770A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 xml:space="preserve">Біля населеного пункту, в якому я проживаю, </w:t>
            </w:r>
            <w:r w:rsidR="00CA5ADD" w:rsidRPr="6FD2E594">
              <w:rPr>
                <w:lang w:val="uk-UA"/>
              </w:rPr>
              <w:t xml:space="preserve">йшли </w:t>
            </w:r>
            <w:r w:rsidRPr="6FD2E594">
              <w:rPr>
                <w:lang w:val="uk-UA"/>
              </w:rPr>
              <w:t xml:space="preserve">бойові дії </w:t>
            </w:r>
          </w:p>
        </w:tc>
        <w:tc>
          <w:tcPr>
            <w:tcW w:w="708" w:type="dxa"/>
          </w:tcPr>
          <w:p w14:paraId="2B9D142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0A587462" w14:textId="77777777" w:rsidTr="7C68DDE7">
        <w:tc>
          <w:tcPr>
            <w:tcW w:w="8642" w:type="dxa"/>
          </w:tcPr>
          <w:p w14:paraId="32F89691" w14:textId="0352B298" w:rsidR="00CD770A" w:rsidRPr="00BE1D4A" w:rsidRDefault="00CD770A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 xml:space="preserve">Бойових дій не було, але мій населений пункт </w:t>
            </w:r>
            <w:r w:rsidR="00B02085" w:rsidRPr="6FD2E594">
              <w:rPr>
                <w:lang w:val="uk-UA"/>
              </w:rPr>
              <w:t xml:space="preserve">бомбардували </w:t>
            </w:r>
            <w:r w:rsidRPr="6FD2E594">
              <w:rPr>
                <w:lang w:val="uk-UA"/>
              </w:rPr>
              <w:t xml:space="preserve">чи </w:t>
            </w:r>
            <w:r w:rsidR="00B02085" w:rsidRPr="6FD2E594">
              <w:rPr>
                <w:lang w:val="uk-UA"/>
              </w:rPr>
              <w:t xml:space="preserve">обстрілювали </w:t>
            </w:r>
          </w:p>
        </w:tc>
        <w:tc>
          <w:tcPr>
            <w:tcW w:w="708" w:type="dxa"/>
          </w:tcPr>
          <w:p w14:paraId="05B4F64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533E5E6D" w14:textId="77777777" w:rsidTr="7C68DDE7">
        <w:tc>
          <w:tcPr>
            <w:tcW w:w="8642" w:type="dxa"/>
          </w:tcPr>
          <w:p w14:paraId="7E7599BB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Мій населений пункт був в окупації</w:t>
            </w:r>
          </w:p>
        </w:tc>
        <w:tc>
          <w:tcPr>
            <w:tcW w:w="708" w:type="dxa"/>
          </w:tcPr>
          <w:p w14:paraId="00979BB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00CD770A" w:rsidRPr="00BE1D4A" w14:paraId="136FE2A5" w14:textId="77777777" w:rsidTr="7C68DDE7">
        <w:tc>
          <w:tcPr>
            <w:tcW w:w="8642" w:type="dxa"/>
          </w:tcPr>
          <w:p w14:paraId="1AB9615B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Моє житло було зруйноване</w:t>
            </w:r>
          </w:p>
        </w:tc>
        <w:tc>
          <w:tcPr>
            <w:tcW w:w="708" w:type="dxa"/>
          </w:tcPr>
          <w:p w14:paraId="54D8924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25729346" w14:textId="77777777" w:rsidTr="7C68DDE7">
        <w:tc>
          <w:tcPr>
            <w:tcW w:w="8642" w:type="dxa"/>
          </w:tcPr>
          <w:p w14:paraId="4656804D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Я або члени сім’ї втратили роботу або суттєву частину заробітків</w:t>
            </w:r>
          </w:p>
        </w:tc>
        <w:tc>
          <w:tcPr>
            <w:tcW w:w="708" w:type="dxa"/>
          </w:tcPr>
          <w:p w14:paraId="7F84D1D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CD770A" w:rsidRPr="00BE1D4A" w14:paraId="3B3DE6BC" w14:textId="77777777" w:rsidTr="7C68DDE7">
        <w:tc>
          <w:tcPr>
            <w:tcW w:w="8642" w:type="dxa"/>
          </w:tcPr>
          <w:p w14:paraId="3788B594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Я чи члени моєї родини потребували лікування</w:t>
            </w:r>
          </w:p>
        </w:tc>
        <w:tc>
          <w:tcPr>
            <w:tcW w:w="708" w:type="dxa"/>
          </w:tcPr>
          <w:p w14:paraId="12AABDBE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CD770A" w:rsidRPr="00BE1D4A" w14:paraId="3C3E75BD" w14:textId="77777777" w:rsidTr="7C68DDE7">
        <w:tc>
          <w:tcPr>
            <w:tcW w:w="8642" w:type="dxa"/>
          </w:tcPr>
          <w:p w14:paraId="50C9836D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Мій населений пункт знаходиться далеко від лінії фронту, однак я все одно відчував(-ла) небезпеку</w:t>
            </w:r>
          </w:p>
        </w:tc>
        <w:tc>
          <w:tcPr>
            <w:tcW w:w="708" w:type="dxa"/>
          </w:tcPr>
          <w:p w14:paraId="5DC3D13A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</w:tr>
      <w:tr w:rsidR="00CD770A" w:rsidRPr="00BE1D4A" w14:paraId="32798546" w14:textId="77777777" w:rsidTr="7C68DDE7">
        <w:tc>
          <w:tcPr>
            <w:tcW w:w="8642" w:type="dxa"/>
          </w:tcPr>
          <w:p w14:paraId="43379B1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Умови життя та/або перспективи для мене та/або моїх дітей за кордоном краще, ніж в Україні</w:t>
            </w:r>
          </w:p>
        </w:tc>
        <w:tc>
          <w:tcPr>
            <w:tcW w:w="708" w:type="dxa"/>
          </w:tcPr>
          <w:p w14:paraId="4744B8F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  <w:tr w:rsidR="00CD770A" w:rsidRPr="00A535F0" w14:paraId="560D4998" w14:textId="77777777" w:rsidTr="7C68DDE7">
        <w:tc>
          <w:tcPr>
            <w:tcW w:w="8642" w:type="dxa"/>
          </w:tcPr>
          <w:p w14:paraId="7AFA8D37" w14:textId="77777777" w:rsidR="00CD770A" w:rsidRPr="00621126" w:rsidRDefault="00CD770A" w:rsidP="005A14D8">
            <w:pPr>
              <w:rPr>
                <w:lang w:val="uk-UA"/>
              </w:rPr>
            </w:pPr>
            <w:r w:rsidRPr="00621126">
              <w:rPr>
                <w:lang w:val="ru-RU"/>
              </w:rPr>
              <w:t>Неможливість здобувати освіту для моїх дітей</w:t>
            </w:r>
          </w:p>
        </w:tc>
        <w:tc>
          <w:tcPr>
            <w:tcW w:w="708" w:type="dxa"/>
          </w:tcPr>
          <w:p w14:paraId="79087F6C" w14:textId="77777777" w:rsidR="00CD770A" w:rsidRPr="00DD7708" w:rsidRDefault="00CD770A" w:rsidP="005A14D8">
            <w:pPr>
              <w:rPr>
                <w:lang w:val="uk-UA"/>
              </w:rPr>
            </w:pPr>
            <w:r w:rsidRPr="00DD7708">
              <w:rPr>
                <w:lang w:val="uk-UA"/>
              </w:rPr>
              <w:t>10</w:t>
            </w:r>
          </w:p>
        </w:tc>
      </w:tr>
      <w:tr w:rsidR="00976B8F" w:rsidRPr="00A535F0" w14:paraId="68F80F14" w14:textId="77777777" w:rsidTr="7C68DDE7">
        <w:tc>
          <w:tcPr>
            <w:tcW w:w="8642" w:type="dxa"/>
          </w:tcPr>
          <w:p w14:paraId="32895C0F" w14:textId="6CC84615" w:rsidR="00976B8F" w:rsidRPr="00621126" w:rsidRDefault="21479FCF" w:rsidP="005A14D8">
            <w:pPr>
              <w:rPr>
                <w:lang w:val="ru-RU"/>
              </w:rPr>
            </w:pPr>
            <w:r w:rsidRPr="00621126">
              <w:rPr>
                <w:lang w:val="ru-RU"/>
              </w:rPr>
              <w:t>Відключення електроенергії</w:t>
            </w:r>
            <w:r w:rsidR="35AFC819" w:rsidRPr="00621126">
              <w:rPr>
                <w:lang w:val="ru-RU"/>
              </w:rPr>
              <w:t>, води, тепла</w:t>
            </w:r>
            <w:r w:rsidRPr="00621126">
              <w:rPr>
                <w:lang w:val="ru-RU"/>
              </w:rPr>
              <w:t xml:space="preserve"> </w:t>
            </w:r>
            <w:r w:rsidR="0113BE77" w:rsidRPr="00621126">
              <w:rPr>
                <w:lang w:val="ru-RU"/>
              </w:rPr>
              <w:t>через масові  обстріли</w:t>
            </w:r>
          </w:p>
        </w:tc>
        <w:tc>
          <w:tcPr>
            <w:tcW w:w="708" w:type="dxa"/>
          </w:tcPr>
          <w:p w14:paraId="5A9D8B5B" w14:textId="357D89DB" w:rsidR="00976B8F" w:rsidRPr="00DD7708" w:rsidRDefault="00B1136C" w:rsidP="005A14D8">
            <w:pPr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</w:tr>
      <w:tr w:rsidR="00C108E3" w:rsidRPr="00A535F0" w14:paraId="15D37C3D" w14:textId="77777777" w:rsidTr="7C68DDE7">
        <w:trPr>
          <w:trHeight w:val="300"/>
        </w:trPr>
        <w:tc>
          <w:tcPr>
            <w:tcW w:w="8642" w:type="dxa"/>
          </w:tcPr>
          <w:p w14:paraId="3CD4FED3" w14:textId="636BF926" w:rsidR="00C108E3" w:rsidRDefault="3A94D2D7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Д</w:t>
            </w:r>
            <w:r w:rsidR="4BAAFC0A" w:rsidRPr="6FD2E594">
              <w:rPr>
                <w:lang w:val="uk-UA"/>
              </w:rPr>
              <w:t xml:space="preserve">ля </w:t>
            </w:r>
            <w:r w:rsidR="08F6B8DB" w:rsidRPr="6FD2E594">
              <w:rPr>
                <w:lang w:val="uk-UA"/>
              </w:rPr>
              <w:t>возз’єднання</w:t>
            </w:r>
            <w:r w:rsidR="4BAAFC0A" w:rsidRPr="6FD2E594">
              <w:rPr>
                <w:lang w:val="uk-UA"/>
              </w:rPr>
              <w:t xml:space="preserve"> родини</w:t>
            </w:r>
          </w:p>
        </w:tc>
        <w:tc>
          <w:tcPr>
            <w:tcW w:w="708" w:type="dxa"/>
          </w:tcPr>
          <w:p w14:paraId="5240AA56" w14:textId="7C6626ED" w:rsidR="00C108E3" w:rsidRDefault="00C108E3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12</w:t>
            </w:r>
          </w:p>
        </w:tc>
      </w:tr>
      <w:tr w:rsidR="00C108E3" w:rsidRPr="00A535F0" w14:paraId="001E8B3B" w14:textId="77777777" w:rsidTr="7C68DDE7">
        <w:trPr>
          <w:trHeight w:val="300"/>
        </w:trPr>
        <w:tc>
          <w:tcPr>
            <w:tcW w:w="8642" w:type="dxa"/>
          </w:tcPr>
          <w:p w14:paraId="5EFC2B7E" w14:textId="353039AC" w:rsidR="00C108E3" w:rsidRPr="00C108E3" w:rsidRDefault="54B9AC0A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 xml:space="preserve">Для </w:t>
            </w:r>
            <w:r w:rsidR="4BAAFC0A" w:rsidRPr="6FD2E594">
              <w:rPr>
                <w:lang w:val="uk-UA"/>
              </w:rPr>
              <w:t>навчання</w:t>
            </w:r>
          </w:p>
        </w:tc>
        <w:tc>
          <w:tcPr>
            <w:tcW w:w="708" w:type="dxa"/>
          </w:tcPr>
          <w:p w14:paraId="0B1D5A51" w14:textId="4A3BB305" w:rsidR="00C108E3" w:rsidRDefault="00C108E3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13</w:t>
            </w:r>
          </w:p>
        </w:tc>
      </w:tr>
      <w:tr w:rsidR="008E181F" w:rsidRPr="00A535F0" w14:paraId="580EB2A7" w14:textId="77777777" w:rsidTr="7C68DDE7">
        <w:trPr>
          <w:trHeight w:val="300"/>
        </w:trPr>
        <w:tc>
          <w:tcPr>
            <w:tcW w:w="8642" w:type="dxa"/>
          </w:tcPr>
          <w:p w14:paraId="624BAA5E" w14:textId="46F79743" w:rsidR="008E181F" w:rsidRPr="00142CF7" w:rsidRDefault="3DA442F8" w:rsidP="005A14D8">
            <w:r w:rsidRPr="6FD2E594">
              <w:rPr>
                <w:lang w:val="uk-UA"/>
              </w:rPr>
              <w:t>Ч</w:t>
            </w:r>
            <w:r w:rsidR="008E181F" w:rsidRPr="6FD2E594">
              <w:rPr>
                <w:lang w:val="uk-UA"/>
              </w:rPr>
              <w:t>ерез роботу</w:t>
            </w:r>
          </w:p>
        </w:tc>
        <w:tc>
          <w:tcPr>
            <w:tcW w:w="708" w:type="dxa"/>
          </w:tcPr>
          <w:p w14:paraId="0BD3D13C" w14:textId="245611A6" w:rsidR="008E181F" w:rsidRPr="00C108E3" w:rsidRDefault="008E181F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1</w:t>
            </w:r>
            <w:r w:rsidR="00C108E3" w:rsidRPr="6FD2E594">
              <w:rPr>
                <w:lang w:val="uk-UA"/>
              </w:rPr>
              <w:t>4</w:t>
            </w:r>
          </w:p>
        </w:tc>
      </w:tr>
      <w:tr w:rsidR="2F68CD4B" w14:paraId="1D58F7A6" w14:textId="77777777" w:rsidTr="7C68DDE7">
        <w:trPr>
          <w:trHeight w:val="300"/>
        </w:trPr>
        <w:tc>
          <w:tcPr>
            <w:tcW w:w="8642" w:type="dxa"/>
            <w:shd w:val="clear" w:color="auto" w:fill="E2EFD9" w:themeFill="accent6" w:themeFillTint="33"/>
          </w:tcPr>
          <w:p w14:paraId="4A2311B8" w14:textId="40CFE72E" w:rsidR="5A9FC930" w:rsidRDefault="4A3A5087" w:rsidP="2F68CD4B">
            <w:pPr>
              <w:rPr>
                <w:lang w:val="uk-UA"/>
              </w:rPr>
            </w:pPr>
            <w:r w:rsidRPr="637DE64A">
              <w:rPr>
                <w:lang w:val="uk-UA"/>
              </w:rPr>
              <w:t>Через страх мобілізації</w:t>
            </w:r>
            <w:r w:rsidR="6F517D4E" w:rsidRPr="637DE64A">
              <w:rPr>
                <w:lang w:val="uk-UA"/>
              </w:rPr>
              <w:t xml:space="preserve"> (себе / своїх рідних)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66ECCC33" w14:textId="7E737FF7" w:rsidR="5A9FC930" w:rsidRDefault="5A9FC930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15</w:t>
            </w:r>
          </w:p>
        </w:tc>
      </w:tr>
      <w:tr w:rsidR="2F68CD4B" w14:paraId="0B52BBAF" w14:textId="77777777" w:rsidTr="7C68DDE7">
        <w:trPr>
          <w:trHeight w:val="300"/>
        </w:trPr>
        <w:tc>
          <w:tcPr>
            <w:tcW w:w="8642" w:type="dxa"/>
            <w:shd w:val="clear" w:color="auto" w:fill="E2EFD9" w:themeFill="accent6" w:themeFillTint="33"/>
          </w:tcPr>
          <w:p w14:paraId="31C3558F" w14:textId="603DD6A5" w:rsidR="055DB089" w:rsidRDefault="055DB089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Через недовіру до української влади</w:t>
            </w:r>
            <w:r w:rsidR="000AC88F" w:rsidRPr="2F68CD4B">
              <w:rPr>
                <w:lang w:val="uk-UA"/>
              </w:rPr>
              <w:t xml:space="preserve"> / зневіру в майбутньому країни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6B4215E5" w14:textId="402FCAF6" w:rsidR="000AC88F" w:rsidRDefault="000AC88F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16</w:t>
            </w:r>
          </w:p>
        </w:tc>
      </w:tr>
      <w:tr w:rsidR="731C933C" w14:paraId="01A69CAD" w14:textId="77777777" w:rsidTr="7C68DDE7">
        <w:trPr>
          <w:trHeight w:val="300"/>
        </w:trPr>
        <w:tc>
          <w:tcPr>
            <w:tcW w:w="8642" w:type="dxa"/>
            <w:shd w:val="clear" w:color="auto" w:fill="E2EFD9" w:themeFill="accent6" w:themeFillTint="33"/>
          </w:tcPr>
          <w:p w14:paraId="7A3BD2FA" w14:textId="0DB70B50" w:rsidR="6AA372BE" w:rsidRDefault="78C5D95F" w:rsidP="731C933C">
            <w:pPr>
              <w:rPr>
                <w:lang w:val="uk-UA"/>
              </w:rPr>
            </w:pPr>
            <w:r w:rsidRPr="25B890FF">
              <w:rPr>
                <w:lang w:val="uk-UA"/>
              </w:rPr>
              <w:t xml:space="preserve">Погані стосунки в сім’ї, сімейне </w:t>
            </w:r>
            <w:r w:rsidR="75ED3F2E" w:rsidRPr="25B890FF">
              <w:rPr>
                <w:lang w:val="uk-UA"/>
              </w:rPr>
              <w:t xml:space="preserve">насильство </w:t>
            </w:r>
            <w:r w:rsidRPr="25B890FF">
              <w:rPr>
                <w:lang w:val="uk-UA"/>
              </w:rPr>
              <w:t>тощо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3DBEAC26" w14:textId="5F6D3BAC" w:rsidR="6AA372BE" w:rsidRDefault="6AA372BE" w:rsidP="731C933C">
            <w:pPr>
              <w:rPr>
                <w:lang w:val="uk-UA"/>
              </w:rPr>
            </w:pPr>
            <w:r w:rsidRPr="731C933C">
              <w:rPr>
                <w:lang w:val="uk-UA"/>
              </w:rPr>
              <w:t>17</w:t>
            </w:r>
          </w:p>
        </w:tc>
      </w:tr>
      <w:tr w:rsidR="00CD770A" w:rsidRPr="00BE1D4A" w14:paraId="0840C9C1" w14:textId="77777777" w:rsidTr="7C68DDE7">
        <w:tc>
          <w:tcPr>
            <w:tcW w:w="8642" w:type="dxa"/>
          </w:tcPr>
          <w:p w14:paraId="56CD33B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Інше 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(ВВ) </w:t>
            </w:r>
          </w:p>
        </w:tc>
        <w:tc>
          <w:tcPr>
            <w:tcW w:w="708" w:type="dxa"/>
          </w:tcPr>
          <w:p w14:paraId="1945079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  <w:r>
              <w:rPr>
                <w:lang w:val="uk-UA"/>
              </w:rPr>
              <w:t>7</w:t>
            </w:r>
          </w:p>
        </w:tc>
      </w:tr>
      <w:tr w:rsidR="00CD770A" w:rsidRPr="00BE1D4A" w14:paraId="0720C5DE" w14:textId="77777777" w:rsidTr="7C68DDE7">
        <w:tc>
          <w:tcPr>
            <w:tcW w:w="8642" w:type="dxa"/>
          </w:tcPr>
          <w:p w14:paraId="3888B6C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Відмова від відповіді </w:t>
            </w:r>
          </w:p>
        </w:tc>
        <w:tc>
          <w:tcPr>
            <w:tcW w:w="708" w:type="dxa"/>
          </w:tcPr>
          <w:p w14:paraId="6FD9871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99</w:t>
            </w:r>
          </w:p>
        </w:tc>
      </w:tr>
    </w:tbl>
    <w:p w14:paraId="0D15E559" w14:textId="77777777" w:rsidR="00CD770A" w:rsidRDefault="00CD770A" w:rsidP="00CD770A">
      <w:pPr>
        <w:rPr>
          <w:lang w:val="uk-UA"/>
        </w:rPr>
      </w:pPr>
    </w:p>
    <w:p w14:paraId="1C0C2E26" w14:textId="77777777" w:rsidR="00CD770A" w:rsidRPr="00BE1D4A" w:rsidRDefault="00CD770A" w:rsidP="00CD770A">
      <w:pPr>
        <w:rPr>
          <w:lang w:val="uk-UA"/>
        </w:rPr>
      </w:pPr>
    </w:p>
    <w:p w14:paraId="56A5AB34" w14:textId="144D91F0" w:rsidR="00CD770A" w:rsidRPr="00BE1D4A" w:rsidRDefault="00CD770A" w:rsidP="6FD2E594">
      <w:pPr>
        <w:widowControl w:val="0"/>
        <w:adjustRightInd w:val="0"/>
        <w:rPr>
          <w:color w:val="000000" w:themeColor="text1"/>
          <w:lang w:val="uk-UA"/>
        </w:rPr>
      </w:pPr>
      <w:r w:rsidRPr="6FD2E594">
        <w:rPr>
          <w:rFonts w:ascii="Arial" w:hAnsi="Arial" w:cs="Arial"/>
          <w:b/>
          <w:bCs/>
          <w:color w:val="000000" w:themeColor="text1"/>
          <w:lang w:val="uk-UA"/>
        </w:rPr>
        <w:t xml:space="preserve">Б. ІНФОРМАЦІЯ ПРО </w:t>
      </w:r>
      <w:r w:rsidR="007030AA" w:rsidRPr="6FD2E594">
        <w:rPr>
          <w:rFonts w:ascii="Arial" w:hAnsi="Arial" w:cs="Arial"/>
          <w:b/>
          <w:bCs/>
          <w:color w:val="000000" w:themeColor="text1"/>
          <w:lang w:val="uk-UA"/>
        </w:rPr>
        <w:t>РОДИНУ</w:t>
      </w:r>
    </w:p>
    <w:p w14:paraId="1C06F85F" w14:textId="77777777" w:rsidR="007030AA" w:rsidRDefault="007030AA" w:rsidP="00CD770A">
      <w:pPr>
        <w:rPr>
          <w:b/>
          <w:bCs/>
          <w:color w:val="00B0F0"/>
          <w:lang w:val="uk-UA"/>
        </w:rPr>
      </w:pPr>
    </w:p>
    <w:p w14:paraId="249E48B6" w14:textId="1226793A" w:rsidR="007030AA" w:rsidRPr="002A00A8" w:rsidRDefault="007030AA" w:rsidP="00CD770A">
      <w:pPr>
        <w:rPr>
          <w:b/>
          <w:bCs/>
          <w:lang w:val="uk-UA"/>
        </w:rPr>
      </w:pPr>
      <w:r w:rsidRPr="6B0239D8">
        <w:rPr>
          <w:b/>
          <w:bCs/>
          <w:lang w:val="uk-UA"/>
        </w:rPr>
        <w:t>Який Ваш сімейний статус</w:t>
      </w:r>
    </w:p>
    <w:p w14:paraId="08CC427D" w14:textId="535B4781" w:rsidR="007030AA" w:rsidRPr="002A00A8" w:rsidRDefault="007030AA" w:rsidP="6B0239D8">
      <w:pPr>
        <w:rPr>
          <w:lang w:val="uk-UA"/>
        </w:rPr>
      </w:pPr>
      <w:r w:rsidRPr="6B0239D8">
        <w:rPr>
          <w:lang w:val="uk-UA"/>
        </w:rPr>
        <w:t xml:space="preserve">Одружений(-а) </w:t>
      </w:r>
      <w:r w:rsidR="001C7106" w:rsidRPr="6B0239D8">
        <w:rPr>
          <w:lang w:val="uk-UA"/>
        </w:rPr>
        <w:t>або в цивільному шлюбі</w:t>
      </w:r>
    </w:p>
    <w:p w14:paraId="4E819D7F" w14:textId="77777777" w:rsidR="00C57415" w:rsidRPr="002A00A8" w:rsidRDefault="00384DDD" w:rsidP="6B0239D8">
      <w:pPr>
        <w:rPr>
          <w:lang w:val="uk-UA"/>
        </w:rPr>
      </w:pPr>
      <w:r w:rsidRPr="6B0239D8">
        <w:rPr>
          <w:lang w:val="uk-UA"/>
        </w:rPr>
        <w:t>Не одружений</w:t>
      </w:r>
      <w:r w:rsidR="00C57415" w:rsidRPr="6B0239D8">
        <w:rPr>
          <w:lang w:val="uk-UA"/>
        </w:rPr>
        <w:t>(-а)</w:t>
      </w:r>
      <w:r w:rsidRPr="6B0239D8">
        <w:rPr>
          <w:lang w:val="uk-UA"/>
        </w:rPr>
        <w:t xml:space="preserve">, але </w:t>
      </w:r>
      <w:r w:rsidR="00C57415" w:rsidRPr="6B0239D8">
        <w:rPr>
          <w:lang w:val="uk-UA"/>
        </w:rPr>
        <w:t>в стосунках</w:t>
      </w:r>
    </w:p>
    <w:p w14:paraId="06668E20" w14:textId="77777777" w:rsidR="00C57415" w:rsidRPr="002A00A8" w:rsidRDefault="00C57415" w:rsidP="6B0239D8">
      <w:pPr>
        <w:rPr>
          <w:lang w:val="uk-UA"/>
        </w:rPr>
      </w:pPr>
      <w:r w:rsidRPr="6B0239D8">
        <w:rPr>
          <w:lang w:val="uk-UA"/>
        </w:rPr>
        <w:t>Не одружений(-а) і не перебуваю в стосунках</w:t>
      </w:r>
    </w:p>
    <w:p w14:paraId="6179F974" w14:textId="6E851100" w:rsidR="00C57415" w:rsidRPr="00B57031" w:rsidRDefault="00C57415" w:rsidP="6B0239D8">
      <w:pPr>
        <w:rPr>
          <w:lang w:val="ru-RU"/>
        </w:rPr>
      </w:pPr>
      <w:r w:rsidRPr="6B0239D8">
        <w:rPr>
          <w:lang w:val="uk-UA"/>
        </w:rPr>
        <w:t>Розлучений(-а)</w:t>
      </w:r>
      <w:r w:rsidR="00B20A20" w:rsidRPr="6B0239D8">
        <w:rPr>
          <w:lang w:val="ru-RU"/>
        </w:rPr>
        <w:t xml:space="preserve">  </w:t>
      </w:r>
    </w:p>
    <w:p w14:paraId="51FF6658" w14:textId="77777777" w:rsidR="00C57415" w:rsidRPr="002A00A8" w:rsidRDefault="00C57415" w:rsidP="6B0239D8">
      <w:pPr>
        <w:rPr>
          <w:lang w:val="uk-UA"/>
        </w:rPr>
      </w:pPr>
      <w:r w:rsidRPr="6B0239D8">
        <w:rPr>
          <w:lang w:val="uk-UA"/>
        </w:rPr>
        <w:t>Вдівець/Вдова</w:t>
      </w:r>
    </w:p>
    <w:p w14:paraId="7AD8FE00" w14:textId="77777777" w:rsidR="009B25AE" w:rsidRPr="002A00A8" w:rsidRDefault="00C57415" w:rsidP="6B0239D8">
      <w:pPr>
        <w:rPr>
          <w:lang w:val="uk-UA"/>
        </w:rPr>
      </w:pPr>
      <w:r w:rsidRPr="6B0239D8">
        <w:rPr>
          <w:lang w:val="uk-UA"/>
        </w:rPr>
        <w:t>Важко сказати</w:t>
      </w:r>
    </w:p>
    <w:p w14:paraId="083FB8CB" w14:textId="77777777" w:rsidR="009B25AE" w:rsidRPr="002A00A8" w:rsidRDefault="009B25AE" w:rsidP="6B0239D8">
      <w:pPr>
        <w:rPr>
          <w:lang w:val="uk-UA"/>
        </w:rPr>
      </w:pPr>
    </w:p>
    <w:p w14:paraId="2CA5C71A" w14:textId="54A2E053" w:rsidR="00CD770A" w:rsidRPr="00BE1D4A" w:rsidRDefault="50D8B487" w:rsidP="00CD770A">
      <w:pPr>
        <w:rPr>
          <w:b/>
          <w:bCs/>
          <w:color w:val="00B0F0"/>
          <w:lang w:val="uk-UA"/>
        </w:rPr>
      </w:pPr>
      <w:r w:rsidRPr="25B890FF">
        <w:rPr>
          <w:b/>
          <w:bCs/>
          <w:color w:val="00B0F0"/>
          <w:lang w:val="uk-UA"/>
        </w:rPr>
        <w:t>Показувати блок ( Б1-</w:t>
      </w:r>
      <w:r w:rsidR="00CD278E" w:rsidRPr="25B890FF">
        <w:rPr>
          <w:b/>
          <w:bCs/>
          <w:color w:val="00B0F0"/>
          <w:lang w:val="uk-UA"/>
        </w:rPr>
        <w:t>Б</w:t>
      </w:r>
      <w:r w:rsidR="00CD278E">
        <w:rPr>
          <w:b/>
          <w:bCs/>
          <w:color w:val="00B0F0"/>
          <w:lang w:val="uk-UA"/>
        </w:rPr>
        <w:t>5</w:t>
      </w:r>
      <w:r w:rsidRPr="25B890FF">
        <w:rPr>
          <w:b/>
          <w:bCs/>
          <w:color w:val="00B0F0"/>
          <w:lang w:val="uk-UA"/>
        </w:rPr>
        <w:t>), якщо А2</w:t>
      </w:r>
      <w:r w:rsidR="444001E4" w:rsidRPr="25B890FF">
        <w:rPr>
          <w:b/>
          <w:bCs/>
          <w:color w:val="00B0F0"/>
          <w:lang w:val="uk-UA"/>
        </w:rPr>
        <w:t>.1</w:t>
      </w:r>
      <w:r w:rsidRPr="25B890FF">
        <w:rPr>
          <w:b/>
          <w:bCs/>
          <w:color w:val="00B0F0"/>
          <w:lang w:val="uk-UA"/>
        </w:rPr>
        <w:t xml:space="preserve"> =</w:t>
      </w:r>
      <w:r w:rsidR="61806960" w:rsidRPr="25B890FF">
        <w:rPr>
          <w:b/>
          <w:bCs/>
          <w:color w:val="00B0F0"/>
          <w:lang w:val="uk-UA"/>
        </w:rPr>
        <w:t>2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642"/>
        <w:gridCol w:w="709"/>
      </w:tblGrid>
      <w:tr w:rsidR="00CD770A" w:rsidRPr="00BE1D4A" w14:paraId="4C94F2B6" w14:textId="77777777" w:rsidTr="637DE64A">
        <w:tc>
          <w:tcPr>
            <w:tcW w:w="8642" w:type="dxa"/>
          </w:tcPr>
          <w:p w14:paraId="6ED408C9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 xml:space="preserve">Б1.  Вкажіть, скільки дітей виїхало з України </w:t>
            </w:r>
            <w:r>
              <w:rPr>
                <w:b/>
                <w:bCs/>
                <w:lang w:val="uk-UA"/>
              </w:rPr>
              <w:t xml:space="preserve">і проживають </w:t>
            </w:r>
            <w:r w:rsidRPr="00BE1D4A">
              <w:rPr>
                <w:b/>
                <w:bCs/>
                <w:lang w:val="uk-UA"/>
              </w:rPr>
              <w:t xml:space="preserve">разом з Вами? </w:t>
            </w:r>
          </w:p>
          <w:p w14:paraId="5761E6C7" w14:textId="06702696" w:rsidR="00CD770A" w:rsidRPr="00BE1D4A" w:rsidRDefault="00CD770A" w:rsidP="637DE64A">
            <w:pPr>
              <w:rPr>
                <w:i/>
                <w:iCs/>
                <w:lang w:val="uk-UA"/>
              </w:rPr>
            </w:pPr>
            <w:r w:rsidRPr="637DE64A">
              <w:rPr>
                <w:i/>
                <w:iCs/>
                <w:lang w:val="uk-UA"/>
              </w:rPr>
              <w:lastRenderedPageBreak/>
              <w:t>Прим</w:t>
            </w:r>
            <w:r w:rsidRPr="00621126">
              <w:rPr>
                <w:i/>
                <w:iCs/>
                <w:lang w:val="uk-UA"/>
              </w:rPr>
              <w:t xml:space="preserve">.: Будь ласка, врахуйте </w:t>
            </w:r>
            <w:r w:rsidRPr="00621126">
              <w:rPr>
                <w:i/>
                <w:iCs/>
                <w:u w:val="single"/>
                <w:lang w:val="uk-UA"/>
              </w:rPr>
              <w:t>тільки</w:t>
            </w:r>
            <w:r w:rsidR="25B082A7" w:rsidRPr="00621126">
              <w:rPr>
                <w:i/>
                <w:iCs/>
                <w:u w:val="single"/>
                <w:lang w:val="uk-UA"/>
              </w:rPr>
              <w:t xml:space="preserve"> </w:t>
            </w:r>
            <w:r w:rsidR="7C82DF20" w:rsidRPr="00621126">
              <w:rPr>
                <w:i/>
                <w:iCs/>
                <w:u w:val="single"/>
                <w:lang w:val="uk-UA"/>
              </w:rPr>
              <w:t xml:space="preserve">тих дітей, які досі залишаються </w:t>
            </w:r>
            <w:r w:rsidR="25B082A7" w:rsidRPr="00621126">
              <w:rPr>
                <w:i/>
                <w:iCs/>
                <w:u w:val="single"/>
                <w:lang w:val="uk-UA"/>
              </w:rPr>
              <w:t>неповнолітні</w:t>
            </w:r>
            <w:r w:rsidR="01A3574E" w:rsidRPr="00621126">
              <w:rPr>
                <w:i/>
                <w:iCs/>
                <w:u w:val="single"/>
                <w:lang w:val="uk-UA"/>
              </w:rPr>
              <w:t>ми</w:t>
            </w:r>
            <w:r w:rsidR="25B082A7" w:rsidRPr="00621126">
              <w:rPr>
                <w:i/>
                <w:iCs/>
                <w:u w:val="single"/>
                <w:lang w:val="uk-UA"/>
              </w:rPr>
              <w:t xml:space="preserve"> . Будь ласка</w:t>
            </w:r>
            <w:r w:rsidR="25B082A7" w:rsidRPr="637DE64A">
              <w:rPr>
                <w:i/>
                <w:iCs/>
                <w:u w:val="single"/>
                <w:lang w:val="uk-UA"/>
              </w:rPr>
              <w:t xml:space="preserve">, враховуйте лише </w:t>
            </w:r>
            <w:r w:rsidRPr="637DE64A">
              <w:rPr>
                <w:i/>
                <w:iCs/>
                <w:u w:val="single"/>
                <w:lang w:val="uk-UA"/>
              </w:rPr>
              <w:t>Ваших</w:t>
            </w:r>
            <w:r w:rsidR="25B082A7" w:rsidRPr="637DE64A">
              <w:rPr>
                <w:i/>
                <w:iCs/>
                <w:u w:val="single"/>
                <w:lang w:val="uk-UA"/>
              </w:rPr>
              <w:t xml:space="preserve"> рідних</w:t>
            </w:r>
            <w:r w:rsidRPr="637DE64A">
              <w:rPr>
                <w:i/>
                <w:iCs/>
                <w:u w:val="single"/>
                <w:lang w:val="uk-UA"/>
              </w:rPr>
              <w:t xml:space="preserve"> дітей</w:t>
            </w:r>
            <w:r w:rsidR="25B082A7" w:rsidRPr="637DE64A">
              <w:rPr>
                <w:i/>
                <w:iCs/>
                <w:u w:val="single"/>
                <w:lang w:val="uk-UA"/>
              </w:rPr>
              <w:t>, або дітей які перебувають під Вашою опікою</w:t>
            </w:r>
            <w:r w:rsidRPr="637DE64A">
              <w:rPr>
                <w:i/>
                <w:iCs/>
                <w:u w:val="single"/>
                <w:lang w:val="uk-UA"/>
              </w:rPr>
              <w:t xml:space="preserve"> </w:t>
            </w:r>
            <w:r w:rsidRPr="637DE64A">
              <w:rPr>
                <w:i/>
                <w:iCs/>
                <w:lang w:val="uk-UA"/>
              </w:rPr>
              <w:t>. Не враховуйте дітей Ваших родичів/друзів/знайомих, які виїхали разом з Вами та своїми батьками/опікунами</w:t>
            </w:r>
            <w:r w:rsidR="6522B859" w:rsidRPr="637DE64A">
              <w:rPr>
                <w:i/>
                <w:iCs/>
                <w:lang w:val="uk-UA"/>
              </w:rPr>
              <w:t>. Також не враховуйте Ваших онуків, якщо вони виїхали з принаймні одним із своїх батьків</w:t>
            </w:r>
            <w:r w:rsidRPr="637DE64A">
              <w:rPr>
                <w:i/>
                <w:iCs/>
                <w:lang w:val="uk-UA"/>
              </w:rPr>
              <w:t xml:space="preserve"> </w:t>
            </w:r>
          </w:p>
        </w:tc>
        <w:tc>
          <w:tcPr>
            <w:tcW w:w="709" w:type="dxa"/>
          </w:tcPr>
          <w:p w14:paraId="61DF3F8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lastRenderedPageBreak/>
              <w:t>ОВ</w:t>
            </w:r>
          </w:p>
        </w:tc>
      </w:tr>
      <w:tr w:rsidR="00CD770A" w:rsidRPr="00BE1D4A" w14:paraId="3A730506" w14:textId="77777777" w:rsidTr="637DE64A">
        <w:tc>
          <w:tcPr>
            <w:tcW w:w="8642" w:type="dxa"/>
          </w:tcPr>
          <w:p w14:paraId="093013B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1 дитина   </w:t>
            </w:r>
          </w:p>
        </w:tc>
        <w:tc>
          <w:tcPr>
            <w:tcW w:w="709" w:type="dxa"/>
          </w:tcPr>
          <w:p w14:paraId="14707CD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639912A8" w14:textId="77777777" w:rsidTr="637DE64A">
        <w:tc>
          <w:tcPr>
            <w:tcW w:w="8642" w:type="dxa"/>
          </w:tcPr>
          <w:p w14:paraId="69948FB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2 дитини </w:t>
            </w:r>
          </w:p>
        </w:tc>
        <w:tc>
          <w:tcPr>
            <w:tcW w:w="709" w:type="dxa"/>
          </w:tcPr>
          <w:p w14:paraId="035B60B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3E01713A" w14:textId="77777777" w:rsidTr="637DE64A">
        <w:tc>
          <w:tcPr>
            <w:tcW w:w="8642" w:type="dxa"/>
          </w:tcPr>
          <w:p w14:paraId="026DA54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3 дитини </w:t>
            </w:r>
          </w:p>
        </w:tc>
        <w:tc>
          <w:tcPr>
            <w:tcW w:w="709" w:type="dxa"/>
          </w:tcPr>
          <w:p w14:paraId="4369698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54D8EA70" w14:textId="77777777" w:rsidTr="637DE64A">
        <w:tc>
          <w:tcPr>
            <w:tcW w:w="8642" w:type="dxa"/>
          </w:tcPr>
          <w:p w14:paraId="5861961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4 дитини </w:t>
            </w:r>
          </w:p>
        </w:tc>
        <w:tc>
          <w:tcPr>
            <w:tcW w:w="709" w:type="dxa"/>
          </w:tcPr>
          <w:p w14:paraId="32C89A6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00CD770A" w:rsidRPr="00BE1D4A" w14:paraId="7B0C6DF4" w14:textId="77777777" w:rsidTr="637DE64A">
        <w:tc>
          <w:tcPr>
            <w:tcW w:w="8642" w:type="dxa"/>
          </w:tcPr>
          <w:p w14:paraId="20A6B64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5 дітей </w:t>
            </w:r>
          </w:p>
        </w:tc>
        <w:tc>
          <w:tcPr>
            <w:tcW w:w="709" w:type="dxa"/>
          </w:tcPr>
          <w:p w14:paraId="36ABE21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5</w:t>
            </w:r>
          </w:p>
        </w:tc>
      </w:tr>
      <w:tr w:rsidR="00CD770A" w:rsidRPr="00BE1D4A" w14:paraId="19E63AAF" w14:textId="77777777" w:rsidTr="637DE64A">
        <w:tc>
          <w:tcPr>
            <w:tcW w:w="8642" w:type="dxa"/>
          </w:tcPr>
          <w:p w14:paraId="26E32A4B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6 дітей </w:t>
            </w:r>
          </w:p>
        </w:tc>
        <w:tc>
          <w:tcPr>
            <w:tcW w:w="709" w:type="dxa"/>
          </w:tcPr>
          <w:p w14:paraId="73DA547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6</w:t>
            </w:r>
          </w:p>
        </w:tc>
      </w:tr>
      <w:tr w:rsidR="00CD770A" w:rsidRPr="00BE1D4A" w14:paraId="323ABAC8" w14:textId="77777777" w:rsidTr="637DE64A">
        <w:tc>
          <w:tcPr>
            <w:tcW w:w="8642" w:type="dxa"/>
          </w:tcPr>
          <w:p w14:paraId="306617E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7 дітей </w:t>
            </w:r>
          </w:p>
        </w:tc>
        <w:tc>
          <w:tcPr>
            <w:tcW w:w="709" w:type="dxa"/>
          </w:tcPr>
          <w:p w14:paraId="57B0BC7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7</w:t>
            </w:r>
          </w:p>
        </w:tc>
      </w:tr>
      <w:tr w:rsidR="00CD770A" w:rsidRPr="00BE1D4A" w14:paraId="1F8B64FB" w14:textId="77777777" w:rsidTr="637DE64A">
        <w:tc>
          <w:tcPr>
            <w:tcW w:w="8642" w:type="dxa"/>
          </w:tcPr>
          <w:p w14:paraId="121C622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8 дітей </w:t>
            </w:r>
          </w:p>
        </w:tc>
        <w:tc>
          <w:tcPr>
            <w:tcW w:w="709" w:type="dxa"/>
          </w:tcPr>
          <w:p w14:paraId="65EF11D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8</w:t>
            </w:r>
          </w:p>
        </w:tc>
      </w:tr>
      <w:tr w:rsidR="00CD770A" w:rsidRPr="00BE1D4A" w14:paraId="4462287B" w14:textId="77777777" w:rsidTr="637DE64A">
        <w:tc>
          <w:tcPr>
            <w:tcW w:w="8642" w:type="dxa"/>
          </w:tcPr>
          <w:p w14:paraId="41ADB3C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9 дітей </w:t>
            </w:r>
          </w:p>
        </w:tc>
        <w:tc>
          <w:tcPr>
            <w:tcW w:w="709" w:type="dxa"/>
          </w:tcPr>
          <w:p w14:paraId="3FD75EF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</w:p>
        </w:tc>
      </w:tr>
      <w:tr w:rsidR="00CD770A" w:rsidRPr="00BE1D4A" w14:paraId="24984C91" w14:textId="77777777" w:rsidTr="637DE64A">
        <w:tc>
          <w:tcPr>
            <w:tcW w:w="8642" w:type="dxa"/>
          </w:tcPr>
          <w:p w14:paraId="04B7C3D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10 дітей </w:t>
            </w:r>
          </w:p>
        </w:tc>
        <w:tc>
          <w:tcPr>
            <w:tcW w:w="709" w:type="dxa"/>
          </w:tcPr>
          <w:p w14:paraId="18E1AC3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10</w:t>
            </w:r>
          </w:p>
        </w:tc>
      </w:tr>
      <w:tr w:rsidR="00CD770A" w:rsidRPr="00BE1D4A" w14:paraId="2E3C3DE0" w14:textId="77777777" w:rsidTr="637DE64A">
        <w:tc>
          <w:tcPr>
            <w:tcW w:w="8642" w:type="dxa"/>
          </w:tcPr>
          <w:p w14:paraId="01BE0BF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Більше 10 дітей </w:t>
            </w:r>
            <w:r w:rsidRPr="00BE1D4A">
              <w:rPr>
                <w:i/>
                <w:iCs/>
                <w:lang w:val="uk-UA"/>
              </w:rPr>
              <w:t xml:space="preserve">(Вкажіть цифру) </w:t>
            </w:r>
            <w:r w:rsidRPr="00BE1D4A">
              <w:rPr>
                <w:b/>
                <w:bCs/>
                <w:color w:val="00B0F0"/>
                <w:lang w:val="uk-UA"/>
              </w:rPr>
              <w:t>(ВВ)</w:t>
            </w:r>
          </w:p>
        </w:tc>
        <w:tc>
          <w:tcPr>
            <w:tcW w:w="709" w:type="dxa"/>
          </w:tcPr>
          <w:p w14:paraId="72DD48B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11</w:t>
            </w:r>
          </w:p>
        </w:tc>
      </w:tr>
    </w:tbl>
    <w:p w14:paraId="581E823B" w14:textId="77777777" w:rsidR="00CD770A" w:rsidRPr="00BE1D4A" w:rsidRDefault="00CD770A" w:rsidP="00CD770A">
      <w:pPr>
        <w:rPr>
          <w:b/>
          <w:bCs/>
          <w:color w:val="00B0F0"/>
          <w:lang w:val="uk-UA"/>
        </w:rPr>
      </w:pPr>
    </w:p>
    <w:p w14:paraId="2576F2B1" w14:textId="7EDBD060" w:rsidR="00CD770A" w:rsidRPr="00BE1D4A" w:rsidRDefault="00CD770A" w:rsidP="00CD770A">
      <w:pPr>
        <w:rPr>
          <w:b/>
          <w:bCs/>
          <w:color w:val="00B0F0"/>
          <w:lang w:val="uk-UA"/>
        </w:rPr>
      </w:pPr>
      <w:r w:rsidRPr="6FD2E594">
        <w:rPr>
          <w:b/>
          <w:bCs/>
          <w:color w:val="00B0F0"/>
          <w:lang w:val="uk-UA"/>
        </w:rPr>
        <w:t>Блок (Б2-Б</w:t>
      </w:r>
      <w:r w:rsidR="7BFB3F93" w:rsidRPr="6FD2E594">
        <w:rPr>
          <w:b/>
          <w:bCs/>
          <w:color w:val="00B0F0"/>
          <w:lang w:val="uk-UA"/>
        </w:rPr>
        <w:t>3</w:t>
      </w:r>
      <w:r w:rsidRPr="6FD2E594">
        <w:rPr>
          <w:b/>
          <w:bCs/>
          <w:color w:val="00B0F0"/>
          <w:lang w:val="uk-UA"/>
        </w:rPr>
        <w:t xml:space="preserve">) запитувати стільки раз скільки є дітей в Б1. По кожній дитині окремо задаються питання Б2 Б3 . Наприклад, спочатку цей блок задається по дитині 1, потім по дитині 2, дитині 3 і т.д. </w:t>
      </w:r>
    </w:p>
    <w:p w14:paraId="5F49414C" w14:textId="77777777" w:rsidR="00CD770A" w:rsidRPr="00BE1D4A" w:rsidRDefault="00CD770A" w:rsidP="00CD770A">
      <w:pPr>
        <w:rPr>
          <w:b/>
          <w:bCs/>
          <w:color w:val="00B0F0"/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1"/>
        <w:gridCol w:w="5750"/>
        <w:gridCol w:w="2900"/>
      </w:tblGrid>
      <w:tr w:rsidR="00CD770A" w:rsidRPr="00BE1D4A" w14:paraId="1002F11E" w14:textId="77777777" w:rsidTr="637DE64A">
        <w:trPr>
          <w:trHeight w:val="300"/>
        </w:trPr>
        <w:tc>
          <w:tcPr>
            <w:tcW w:w="701" w:type="dxa"/>
          </w:tcPr>
          <w:p w14:paraId="185AE803" w14:textId="77777777" w:rsidR="00CD770A" w:rsidRPr="00BE1D4A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  <w:tc>
          <w:tcPr>
            <w:tcW w:w="5750" w:type="dxa"/>
          </w:tcPr>
          <w:p w14:paraId="7283880A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>Б2.  Вкажіть, вік дітей, які виїхали з Вами</w:t>
            </w:r>
          </w:p>
          <w:p w14:paraId="3B06D661" w14:textId="7A1486FE" w:rsidR="00CD770A" w:rsidRPr="00BE1D4A" w:rsidRDefault="6A81FD93" w:rsidP="005A14D8">
            <w:pPr>
              <w:rPr>
                <w:b/>
                <w:bCs/>
                <w:lang w:val="uk-UA"/>
              </w:rPr>
            </w:pPr>
            <w:r w:rsidRPr="637DE64A">
              <w:rPr>
                <w:i/>
                <w:iCs/>
                <w:lang w:val="uk-UA"/>
              </w:rPr>
              <w:t xml:space="preserve">Прим.: Будь ласка, </w:t>
            </w:r>
            <w:r w:rsidRPr="00DA5146">
              <w:rPr>
                <w:i/>
                <w:iCs/>
                <w:lang w:val="uk-UA"/>
              </w:rPr>
              <w:t xml:space="preserve">врахуйте </w:t>
            </w:r>
            <w:r w:rsidRPr="00DA5146">
              <w:rPr>
                <w:i/>
                <w:iCs/>
                <w:u w:val="single"/>
                <w:lang w:val="uk-UA"/>
              </w:rPr>
              <w:t>тільки неповнолітніх дітей. Будь ласка, враховуйте</w:t>
            </w:r>
            <w:r w:rsidRPr="637DE64A">
              <w:rPr>
                <w:i/>
                <w:iCs/>
                <w:u w:val="single"/>
                <w:lang w:val="uk-UA"/>
              </w:rPr>
              <w:t xml:space="preserve"> лише Ваших рідних дітей, або дітей які перебувають під Вашою опікою </w:t>
            </w:r>
            <w:r w:rsidRPr="637DE64A">
              <w:rPr>
                <w:i/>
                <w:iCs/>
                <w:lang w:val="uk-UA"/>
              </w:rPr>
              <w:t>. Не враховуйте дітей Ваших родичів/друзів/знайомих, які виїхали разом з Вами та своїми батьками/опікунами. Також не враховуйте Ваших онуків, якщо вони виїхали з принаймні одним із своїх батьків</w:t>
            </w:r>
          </w:p>
        </w:tc>
        <w:tc>
          <w:tcPr>
            <w:tcW w:w="2900" w:type="dxa"/>
          </w:tcPr>
          <w:p w14:paraId="105B0CB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Вік дитини </w:t>
            </w:r>
          </w:p>
        </w:tc>
      </w:tr>
      <w:tr w:rsidR="00CD770A" w:rsidRPr="00BE1D4A" w14:paraId="10F52DF9" w14:textId="77777777" w:rsidTr="637DE64A">
        <w:trPr>
          <w:trHeight w:val="300"/>
        </w:trPr>
        <w:tc>
          <w:tcPr>
            <w:tcW w:w="701" w:type="dxa"/>
          </w:tcPr>
          <w:p w14:paraId="5BE8C75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  <w:tc>
          <w:tcPr>
            <w:tcW w:w="5750" w:type="dxa"/>
          </w:tcPr>
          <w:p w14:paraId="0C3349D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1</w:t>
            </w:r>
          </w:p>
        </w:tc>
        <w:tc>
          <w:tcPr>
            <w:tcW w:w="2900" w:type="dxa"/>
          </w:tcPr>
          <w:p w14:paraId="26A487A9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5B941A21" w14:textId="77777777" w:rsidTr="637DE64A">
        <w:trPr>
          <w:trHeight w:val="300"/>
        </w:trPr>
        <w:tc>
          <w:tcPr>
            <w:tcW w:w="701" w:type="dxa"/>
          </w:tcPr>
          <w:p w14:paraId="28F1593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  <w:tc>
          <w:tcPr>
            <w:tcW w:w="5750" w:type="dxa"/>
          </w:tcPr>
          <w:p w14:paraId="4DF754F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дитина 2  </w:t>
            </w:r>
          </w:p>
        </w:tc>
        <w:tc>
          <w:tcPr>
            <w:tcW w:w="2900" w:type="dxa"/>
          </w:tcPr>
          <w:p w14:paraId="248348FF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46DAC7DB" w14:textId="77777777" w:rsidTr="637DE64A">
        <w:trPr>
          <w:trHeight w:val="300"/>
        </w:trPr>
        <w:tc>
          <w:tcPr>
            <w:tcW w:w="701" w:type="dxa"/>
          </w:tcPr>
          <w:p w14:paraId="5BBB465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  <w:tc>
          <w:tcPr>
            <w:tcW w:w="5750" w:type="dxa"/>
          </w:tcPr>
          <w:p w14:paraId="3A8770F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3</w:t>
            </w:r>
          </w:p>
        </w:tc>
        <w:tc>
          <w:tcPr>
            <w:tcW w:w="2900" w:type="dxa"/>
          </w:tcPr>
          <w:p w14:paraId="7904C3DC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 </w:t>
            </w:r>
          </w:p>
        </w:tc>
      </w:tr>
      <w:tr w:rsidR="00CD770A" w:rsidRPr="00BE1D4A" w14:paraId="79F44D6F" w14:textId="77777777" w:rsidTr="637DE64A">
        <w:trPr>
          <w:trHeight w:val="300"/>
        </w:trPr>
        <w:tc>
          <w:tcPr>
            <w:tcW w:w="701" w:type="dxa"/>
          </w:tcPr>
          <w:p w14:paraId="5231FCF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  <w:tc>
          <w:tcPr>
            <w:tcW w:w="5750" w:type="dxa"/>
          </w:tcPr>
          <w:p w14:paraId="62C36D5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дитина 4 </w:t>
            </w:r>
          </w:p>
        </w:tc>
        <w:tc>
          <w:tcPr>
            <w:tcW w:w="2900" w:type="dxa"/>
          </w:tcPr>
          <w:p w14:paraId="7E46B756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47BCB8E6" w14:textId="77777777" w:rsidTr="637DE64A">
        <w:trPr>
          <w:trHeight w:val="300"/>
        </w:trPr>
        <w:tc>
          <w:tcPr>
            <w:tcW w:w="701" w:type="dxa"/>
          </w:tcPr>
          <w:p w14:paraId="2C4B8A7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5</w:t>
            </w:r>
          </w:p>
        </w:tc>
        <w:tc>
          <w:tcPr>
            <w:tcW w:w="5750" w:type="dxa"/>
          </w:tcPr>
          <w:p w14:paraId="690AF94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5</w:t>
            </w:r>
          </w:p>
        </w:tc>
        <w:tc>
          <w:tcPr>
            <w:tcW w:w="2900" w:type="dxa"/>
          </w:tcPr>
          <w:p w14:paraId="6509E5AB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 </w:t>
            </w:r>
          </w:p>
        </w:tc>
      </w:tr>
      <w:tr w:rsidR="00CD770A" w:rsidRPr="00BE1D4A" w14:paraId="54C15651" w14:textId="77777777" w:rsidTr="637DE64A">
        <w:trPr>
          <w:trHeight w:val="300"/>
        </w:trPr>
        <w:tc>
          <w:tcPr>
            <w:tcW w:w="701" w:type="dxa"/>
          </w:tcPr>
          <w:p w14:paraId="2E0E18F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6</w:t>
            </w:r>
          </w:p>
        </w:tc>
        <w:tc>
          <w:tcPr>
            <w:tcW w:w="5750" w:type="dxa"/>
          </w:tcPr>
          <w:p w14:paraId="6DE155A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6</w:t>
            </w:r>
          </w:p>
        </w:tc>
        <w:tc>
          <w:tcPr>
            <w:tcW w:w="2900" w:type="dxa"/>
          </w:tcPr>
          <w:p w14:paraId="78A1081E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3984CE79" w14:textId="77777777" w:rsidTr="637DE64A">
        <w:trPr>
          <w:trHeight w:val="300"/>
        </w:trPr>
        <w:tc>
          <w:tcPr>
            <w:tcW w:w="701" w:type="dxa"/>
          </w:tcPr>
          <w:p w14:paraId="18193F2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7</w:t>
            </w:r>
          </w:p>
        </w:tc>
        <w:tc>
          <w:tcPr>
            <w:tcW w:w="5750" w:type="dxa"/>
          </w:tcPr>
          <w:p w14:paraId="1B98EAA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7</w:t>
            </w:r>
          </w:p>
        </w:tc>
        <w:tc>
          <w:tcPr>
            <w:tcW w:w="2900" w:type="dxa"/>
          </w:tcPr>
          <w:p w14:paraId="546ECB94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 </w:t>
            </w:r>
          </w:p>
        </w:tc>
      </w:tr>
      <w:tr w:rsidR="00CD770A" w:rsidRPr="00BE1D4A" w14:paraId="627B260F" w14:textId="77777777" w:rsidTr="637DE64A">
        <w:trPr>
          <w:trHeight w:val="300"/>
        </w:trPr>
        <w:tc>
          <w:tcPr>
            <w:tcW w:w="701" w:type="dxa"/>
          </w:tcPr>
          <w:p w14:paraId="36F1CC6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8</w:t>
            </w:r>
          </w:p>
        </w:tc>
        <w:tc>
          <w:tcPr>
            <w:tcW w:w="5750" w:type="dxa"/>
          </w:tcPr>
          <w:p w14:paraId="753B5A1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8</w:t>
            </w:r>
          </w:p>
        </w:tc>
        <w:tc>
          <w:tcPr>
            <w:tcW w:w="2900" w:type="dxa"/>
          </w:tcPr>
          <w:p w14:paraId="00FC19EC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5FD1D551" w14:textId="77777777" w:rsidTr="637DE64A">
        <w:trPr>
          <w:trHeight w:val="300"/>
        </w:trPr>
        <w:tc>
          <w:tcPr>
            <w:tcW w:w="701" w:type="dxa"/>
          </w:tcPr>
          <w:p w14:paraId="296FF78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</w:p>
        </w:tc>
        <w:tc>
          <w:tcPr>
            <w:tcW w:w="5750" w:type="dxa"/>
          </w:tcPr>
          <w:p w14:paraId="4778A2F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9</w:t>
            </w:r>
          </w:p>
        </w:tc>
        <w:tc>
          <w:tcPr>
            <w:tcW w:w="2900" w:type="dxa"/>
          </w:tcPr>
          <w:p w14:paraId="7A105676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  <w:tr w:rsidR="00CD770A" w:rsidRPr="00BE1D4A" w14:paraId="7DC708D3" w14:textId="77777777" w:rsidTr="637DE64A">
        <w:trPr>
          <w:trHeight w:val="300"/>
        </w:trPr>
        <w:tc>
          <w:tcPr>
            <w:tcW w:w="701" w:type="dxa"/>
          </w:tcPr>
          <w:p w14:paraId="0FF1665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10</w:t>
            </w:r>
          </w:p>
        </w:tc>
        <w:tc>
          <w:tcPr>
            <w:tcW w:w="5750" w:type="dxa"/>
          </w:tcPr>
          <w:p w14:paraId="3AF09A6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10</w:t>
            </w:r>
          </w:p>
        </w:tc>
        <w:tc>
          <w:tcPr>
            <w:tcW w:w="2900" w:type="dxa"/>
          </w:tcPr>
          <w:p w14:paraId="3B607075" w14:textId="77777777" w:rsidR="00CD770A" w:rsidRPr="00CC31A2" w:rsidRDefault="00CD770A" w:rsidP="005A14D8">
            <w:pPr>
              <w:rPr>
                <w:color w:val="00B0F0"/>
              </w:rPr>
            </w:pPr>
            <w:r w:rsidRPr="00BE1D4A">
              <w:rPr>
                <w:color w:val="00B0F0"/>
                <w:lang w:val="uk-UA"/>
              </w:rPr>
              <w:t xml:space="preserve">Числ. в-дь </w:t>
            </w:r>
          </w:p>
        </w:tc>
      </w:tr>
    </w:tbl>
    <w:p w14:paraId="57AA7C10" w14:textId="77777777" w:rsidR="00CD770A" w:rsidRDefault="00CD770A" w:rsidP="00CD770A">
      <w:pPr>
        <w:rPr>
          <w:b/>
          <w:bCs/>
          <w:color w:val="00B0F0"/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1"/>
        <w:gridCol w:w="5750"/>
        <w:gridCol w:w="2900"/>
      </w:tblGrid>
      <w:tr w:rsidR="00CD770A" w:rsidRPr="00BE1D4A" w14:paraId="523BB676" w14:textId="77777777" w:rsidTr="34FF7C85">
        <w:trPr>
          <w:trHeight w:val="300"/>
        </w:trPr>
        <w:tc>
          <w:tcPr>
            <w:tcW w:w="701" w:type="dxa"/>
          </w:tcPr>
          <w:p w14:paraId="426663EE" w14:textId="77777777" w:rsidR="00CD770A" w:rsidRPr="00BE1D4A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  <w:tc>
          <w:tcPr>
            <w:tcW w:w="5750" w:type="dxa"/>
          </w:tcPr>
          <w:p w14:paraId="6D146D70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>Б</w:t>
            </w:r>
            <w:r>
              <w:rPr>
                <w:b/>
                <w:bCs/>
                <w:lang w:val="uk-UA"/>
              </w:rPr>
              <w:t>3</w:t>
            </w:r>
            <w:r w:rsidRPr="00BE1D4A">
              <w:rPr>
                <w:b/>
                <w:bCs/>
                <w:lang w:val="uk-UA"/>
              </w:rPr>
              <w:t xml:space="preserve">.  Вкажіть, </w:t>
            </w:r>
            <w:r>
              <w:rPr>
                <w:b/>
                <w:bCs/>
                <w:lang w:val="uk-UA"/>
              </w:rPr>
              <w:t>стать</w:t>
            </w:r>
            <w:r w:rsidRPr="00BE1D4A">
              <w:rPr>
                <w:b/>
                <w:bCs/>
                <w:lang w:val="uk-UA"/>
              </w:rPr>
              <w:t xml:space="preserve"> дітей, які виїхали з Вами</w:t>
            </w:r>
          </w:p>
          <w:p w14:paraId="43B74292" w14:textId="318CD70F" w:rsidR="00CD770A" w:rsidRPr="00BE1D4A" w:rsidRDefault="6A81FD93" w:rsidP="005A14D8">
            <w:pPr>
              <w:rPr>
                <w:b/>
                <w:bCs/>
                <w:lang w:val="uk-UA"/>
              </w:rPr>
            </w:pPr>
            <w:r w:rsidRPr="637DE64A">
              <w:rPr>
                <w:i/>
                <w:iCs/>
                <w:lang w:val="uk-UA"/>
              </w:rPr>
              <w:t>Прим.: Будь ласка</w:t>
            </w:r>
            <w:r w:rsidRPr="00DA5146">
              <w:rPr>
                <w:i/>
                <w:iCs/>
                <w:lang w:val="uk-UA"/>
              </w:rPr>
              <w:t xml:space="preserve">, врахуйте </w:t>
            </w:r>
            <w:r w:rsidRPr="00DA5146">
              <w:rPr>
                <w:i/>
                <w:iCs/>
                <w:u w:val="single"/>
                <w:lang w:val="uk-UA"/>
              </w:rPr>
              <w:t>тільки неповнолітніх дітей. Будь ласка, враховуйте лише Ваших рідних дітей, або дітей які перебувають</w:t>
            </w:r>
            <w:r w:rsidRPr="637DE64A">
              <w:rPr>
                <w:i/>
                <w:iCs/>
                <w:u w:val="single"/>
                <w:lang w:val="uk-UA"/>
              </w:rPr>
              <w:t xml:space="preserve"> під Вашою опікою </w:t>
            </w:r>
            <w:r w:rsidRPr="637DE64A">
              <w:rPr>
                <w:i/>
                <w:iCs/>
                <w:lang w:val="uk-UA"/>
              </w:rPr>
              <w:lastRenderedPageBreak/>
              <w:t>. Не враховуйте дітей Ваших родичів/друзів/знайомих, які виїхали разом з Вами та своїми батьками/опікунами. Також не враховуйте Ваших онуків, якщо вони виїхали з принаймні одним із своїх батьків</w:t>
            </w:r>
          </w:p>
        </w:tc>
        <w:tc>
          <w:tcPr>
            <w:tcW w:w="2900" w:type="dxa"/>
          </w:tcPr>
          <w:p w14:paraId="6881AFA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Стать</w:t>
            </w:r>
            <w:r w:rsidRPr="00BE1D4A">
              <w:rPr>
                <w:lang w:val="uk-UA"/>
              </w:rPr>
              <w:t xml:space="preserve"> дитини </w:t>
            </w:r>
          </w:p>
        </w:tc>
      </w:tr>
      <w:tr w:rsidR="00CD770A" w:rsidRPr="00BE1D4A" w14:paraId="243D59EE" w14:textId="77777777" w:rsidTr="34FF7C85">
        <w:trPr>
          <w:trHeight w:val="300"/>
        </w:trPr>
        <w:tc>
          <w:tcPr>
            <w:tcW w:w="701" w:type="dxa"/>
          </w:tcPr>
          <w:p w14:paraId="57D3BA3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  <w:tc>
          <w:tcPr>
            <w:tcW w:w="5750" w:type="dxa"/>
          </w:tcPr>
          <w:p w14:paraId="709A9DC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1</w:t>
            </w:r>
          </w:p>
        </w:tc>
        <w:tc>
          <w:tcPr>
            <w:tcW w:w="2900" w:type="dxa"/>
          </w:tcPr>
          <w:p w14:paraId="76A49D8E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7C177CD4" w14:textId="77777777" w:rsidTr="34FF7C85">
        <w:trPr>
          <w:trHeight w:val="300"/>
        </w:trPr>
        <w:tc>
          <w:tcPr>
            <w:tcW w:w="701" w:type="dxa"/>
          </w:tcPr>
          <w:p w14:paraId="60AFD75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  <w:tc>
          <w:tcPr>
            <w:tcW w:w="5750" w:type="dxa"/>
          </w:tcPr>
          <w:p w14:paraId="54E5740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дитина 2  </w:t>
            </w:r>
          </w:p>
        </w:tc>
        <w:tc>
          <w:tcPr>
            <w:tcW w:w="2900" w:type="dxa"/>
          </w:tcPr>
          <w:p w14:paraId="01A0422E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2CF650C7" w14:textId="77777777" w:rsidTr="34FF7C85">
        <w:trPr>
          <w:trHeight w:val="300"/>
        </w:trPr>
        <w:tc>
          <w:tcPr>
            <w:tcW w:w="701" w:type="dxa"/>
          </w:tcPr>
          <w:p w14:paraId="2C1CD1F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  <w:tc>
          <w:tcPr>
            <w:tcW w:w="5750" w:type="dxa"/>
          </w:tcPr>
          <w:p w14:paraId="68AFED5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3</w:t>
            </w:r>
          </w:p>
        </w:tc>
        <w:tc>
          <w:tcPr>
            <w:tcW w:w="2900" w:type="dxa"/>
          </w:tcPr>
          <w:p w14:paraId="4030D8B4" w14:textId="77777777" w:rsidR="00CD770A" w:rsidRPr="00BE1D4A" w:rsidRDefault="00CD770A" w:rsidP="005A14D8">
            <w:pPr>
              <w:rPr>
                <w:color w:val="00B0F0"/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650AC3AC" w14:textId="77777777" w:rsidTr="34FF7C85">
        <w:trPr>
          <w:trHeight w:val="300"/>
        </w:trPr>
        <w:tc>
          <w:tcPr>
            <w:tcW w:w="701" w:type="dxa"/>
          </w:tcPr>
          <w:p w14:paraId="00859E8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  <w:tc>
          <w:tcPr>
            <w:tcW w:w="5750" w:type="dxa"/>
          </w:tcPr>
          <w:p w14:paraId="211FC91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дитина 4 </w:t>
            </w:r>
          </w:p>
        </w:tc>
        <w:tc>
          <w:tcPr>
            <w:tcW w:w="2900" w:type="dxa"/>
          </w:tcPr>
          <w:p w14:paraId="5B72FAC2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16DE94F7" w14:textId="77777777" w:rsidTr="34FF7C85">
        <w:trPr>
          <w:trHeight w:val="300"/>
        </w:trPr>
        <w:tc>
          <w:tcPr>
            <w:tcW w:w="701" w:type="dxa"/>
          </w:tcPr>
          <w:p w14:paraId="690181E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5</w:t>
            </w:r>
          </w:p>
        </w:tc>
        <w:tc>
          <w:tcPr>
            <w:tcW w:w="5750" w:type="dxa"/>
          </w:tcPr>
          <w:p w14:paraId="79E0CA9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5</w:t>
            </w:r>
          </w:p>
        </w:tc>
        <w:tc>
          <w:tcPr>
            <w:tcW w:w="2900" w:type="dxa"/>
          </w:tcPr>
          <w:p w14:paraId="3FC8D6A0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444860FB" w14:textId="77777777" w:rsidTr="34FF7C85">
        <w:trPr>
          <w:trHeight w:val="300"/>
        </w:trPr>
        <w:tc>
          <w:tcPr>
            <w:tcW w:w="701" w:type="dxa"/>
          </w:tcPr>
          <w:p w14:paraId="74057D3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6</w:t>
            </w:r>
          </w:p>
        </w:tc>
        <w:tc>
          <w:tcPr>
            <w:tcW w:w="5750" w:type="dxa"/>
          </w:tcPr>
          <w:p w14:paraId="11A20E7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6</w:t>
            </w:r>
          </w:p>
        </w:tc>
        <w:tc>
          <w:tcPr>
            <w:tcW w:w="2900" w:type="dxa"/>
          </w:tcPr>
          <w:p w14:paraId="1110959D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59F62395" w14:textId="77777777" w:rsidTr="34FF7C85">
        <w:trPr>
          <w:trHeight w:val="300"/>
        </w:trPr>
        <w:tc>
          <w:tcPr>
            <w:tcW w:w="701" w:type="dxa"/>
          </w:tcPr>
          <w:p w14:paraId="27BD58D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7</w:t>
            </w:r>
          </w:p>
        </w:tc>
        <w:tc>
          <w:tcPr>
            <w:tcW w:w="5750" w:type="dxa"/>
          </w:tcPr>
          <w:p w14:paraId="26054FC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7</w:t>
            </w:r>
          </w:p>
        </w:tc>
        <w:tc>
          <w:tcPr>
            <w:tcW w:w="2900" w:type="dxa"/>
          </w:tcPr>
          <w:p w14:paraId="34D13BF6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0CCB610E" w14:textId="77777777" w:rsidTr="34FF7C85">
        <w:trPr>
          <w:trHeight w:val="300"/>
        </w:trPr>
        <w:tc>
          <w:tcPr>
            <w:tcW w:w="701" w:type="dxa"/>
          </w:tcPr>
          <w:p w14:paraId="52BFF57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8</w:t>
            </w:r>
          </w:p>
        </w:tc>
        <w:tc>
          <w:tcPr>
            <w:tcW w:w="5750" w:type="dxa"/>
          </w:tcPr>
          <w:p w14:paraId="2938335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8</w:t>
            </w:r>
          </w:p>
        </w:tc>
        <w:tc>
          <w:tcPr>
            <w:tcW w:w="2900" w:type="dxa"/>
          </w:tcPr>
          <w:p w14:paraId="6C156B89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10D4D894" w14:textId="77777777" w:rsidTr="34FF7C85">
        <w:trPr>
          <w:trHeight w:val="300"/>
        </w:trPr>
        <w:tc>
          <w:tcPr>
            <w:tcW w:w="701" w:type="dxa"/>
          </w:tcPr>
          <w:p w14:paraId="71571A5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</w:p>
        </w:tc>
        <w:tc>
          <w:tcPr>
            <w:tcW w:w="5750" w:type="dxa"/>
          </w:tcPr>
          <w:p w14:paraId="359A8E0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9</w:t>
            </w:r>
          </w:p>
        </w:tc>
        <w:tc>
          <w:tcPr>
            <w:tcW w:w="2900" w:type="dxa"/>
          </w:tcPr>
          <w:p w14:paraId="05470699" w14:textId="77777777" w:rsidR="00CD770A" w:rsidRPr="003475AC" w:rsidRDefault="00CD770A" w:rsidP="005A14D8">
            <w:pPr>
              <w:rPr>
                <w:lang w:val="uk-UA"/>
              </w:rPr>
            </w:pPr>
            <w:r w:rsidRPr="003475AC">
              <w:rPr>
                <w:lang w:val="uk-UA"/>
              </w:rPr>
              <w:t>1= Жіноча, 2 = Чоловіча</w:t>
            </w:r>
          </w:p>
        </w:tc>
      </w:tr>
      <w:tr w:rsidR="00CD770A" w:rsidRPr="00BE1D4A" w14:paraId="188B3ACF" w14:textId="77777777" w:rsidTr="34FF7C85">
        <w:trPr>
          <w:trHeight w:val="300"/>
        </w:trPr>
        <w:tc>
          <w:tcPr>
            <w:tcW w:w="701" w:type="dxa"/>
          </w:tcPr>
          <w:p w14:paraId="508553B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10</w:t>
            </w:r>
          </w:p>
        </w:tc>
        <w:tc>
          <w:tcPr>
            <w:tcW w:w="5750" w:type="dxa"/>
          </w:tcPr>
          <w:p w14:paraId="25E8BAC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дитина 10</w:t>
            </w:r>
          </w:p>
        </w:tc>
        <w:tc>
          <w:tcPr>
            <w:tcW w:w="2900" w:type="dxa"/>
          </w:tcPr>
          <w:p w14:paraId="6C51C8A4" w14:textId="77777777" w:rsidR="00CD770A" w:rsidRPr="003475AC" w:rsidRDefault="00CD770A" w:rsidP="005A14D8">
            <w:r w:rsidRPr="003475AC">
              <w:rPr>
                <w:lang w:val="uk-UA"/>
              </w:rPr>
              <w:t>1= Жіноча, 2 = Чоловіча</w:t>
            </w:r>
          </w:p>
        </w:tc>
      </w:tr>
    </w:tbl>
    <w:p w14:paraId="0C958763" w14:textId="77777777" w:rsidR="00CD770A" w:rsidRPr="00BE1D4A" w:rsidRDefault="00CD770A" w:rsidP="00CD770A">
      <w:pPr>
        <w:rPr>
          <w:b/>
          <w:bCs/>
          <w:color w:val="00B0F0"/>
          <w:lang w:val="uk-UA"/>
        </w:rPr>
      </w:pPr>
    </w:p>
    <w:tbl>
      <w:tblPr>
        <w:tblStyle w:val="TableGrid"/>
        <w:tblW w:w="9875" w:type="dxa"/>
        <w:tblLayout w:type="fixed"/>
        <w:tblLook w:val="04A0" w:firstRow="1" w:lastRow="0" w:firstColumn="1" w:lastColumn="0" w:noHBand="0" w:noVBand="1"/>
      </w:tblPr>
      <w:tblGrid>
        <w:gridCol w:w="603"/>
        <w:gridCol w:w="1538"/>
        <w:gridCol w:w="1120"/>
        <w:gridCol w:w="1514"/>
        <w:gridCol w:w="1053"/>
        <w:gridCol w:w="851"/>
        <w:gridCol w:w="711"/>
        <w:gridCol w:w="1159"/>
        <w:gridCol w:w="1326"/>
      </w:tblGrid>
      <w:tr w:rsidR="00CD770A" w:rsidRPr="00BE1D4A" w14:paraId="47F5985D" w14:textId="77777777" w:rsidTr="00CD5142">
        <w:trPr>
          <w:trHeight w:val="300"/>
        </w:trPr>
        <w:tc>
          <w:tcPr>
            <w:tcW w:w="603" w:type="dxa"/>
          </w:tcPr>
          <w:p w14:paraId="5F77A6A6" w14:textId="77777777" w:rsidR="00CD770A" w:rsidRPr="003475AC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3475AC">
              <w:rPr>
                <w:b/>
                <w:bCs/>
                <w:color w:val="00B0F0"/>
                <w:lang w:val="uk-UA"/>
              </w:rPr>
              <w:t>МВ</w:t>
            </w:r>
          </w:p>
        </w:tc>
        <w:tc>
          <w:tcPr>
            <w:tcW w:w="1538" w:type="dxa"/>
          </w:tcPr>
          <w:p w14:paraId="0C41054D" w14:textId="77777777" w:rsidR="00CD770A" w:rsidRPr="00DD7708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Б5</w:t>
            </w:r>
            <w:r w:rsidRPr="00BE1D4A">
              <w:rPr>
                <w:b/>
                <w:bCs/>
                <w:lang w:val="uk-UA"/>
              </w:rPr>
              <w:t xml:space="preserve">. </w:t>
            </w:r>
            <w:r>
              <w:rPr>
                <w:b/>
                <w:bCs/>
                <w:lang w:val="uk-UA"/>
              </w:rPr>
              <w:t xml:space="preserve">Яку освіту зараз здобувають Ваші діти? </w:t>
            </w:r>
            <w:r w:rsidRPr="00DD7708">
              <w:rPr>
                <w:i/>
                <w:iCs/>
                <w:lang w:val="uk-UA"/>
              </w:rPr>
              <w:t>Якщо дитина/діти навчаються в декількох закладах, будь ласка, оберіть усі варіанти, які підходять для цієї дитини</w:t>
            </w:r>
          </w:p>
        </w:tc>
        <w:tc>
          <w:tcPr>
            <w:tcW w:w="1120" w:type="dxa"/>
          </w:tcPr>
          <w:p w14:paraId="35750A07" w14:textId="77777777" w:rsidR="00CD770A" w:rsidRPr="00BE1D4A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3475AC">
              <w:rPr>
                <w:b/>
                <w:bCs/>
                <w:lang w:val="uk-UA"/>
              </w:rPr>
              <w:t xml:space="preserve">Освіта в школі </w:t>
            </w:r>
            <w:r>
              <w:rPr>
                <w:b/>
                <w:bCs/>
                <w:lang w:val="uk-UA"/>
              </w:rPr>
              <w:t xml:space="preserve">, коледжі чи технікумі </w:t>
            </w:r>
            <w:r w:rsidRPr="003475AC">
              <w:rPr>
                <w:b/>
                <w:bCs/>
                <w:lang w:val="uk-UA"/>
              </w:rPr>
              <w:t xml:space="preserve">в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>]</w:t>
            </w:r>
          </w:p>
        </w:tc>
        <w:tc>
          <w:tcPr>
            <w:tcW w:w="1514" w:type="dxa"/>
          </w:tcPr>
          <w:p w14:paraId="660E8B1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Дистанційна освіта в школі, коледжі чи технікумі в Україні</w:t>
            </w:r>
          </w:p>
        </w:tc>
        <w:tc>
          <w:tcPr>
            <w:tcW w:w="1053" w:type="dxa"/>
          </w:tcPr>
          <w:p w14:paraId="56FA649E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Дитсадок в країні перебування</w:t>
            </w:r>
          </w:p>
        </w:tc>
        <w:tc>
          <w:tcPr>
            <w:tcW w:w="851" w:type="dxa"/>
          </w:tcPr>
          <w:p w14:paraId="5EF2DFE2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Університет в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>]</w:t>
            </w:r>
          </w:p>
        </w:tc>
        <w:tc>
          <w:tcPr>
            <w:tcW w:w="711" w:type="dxa"/>
          </w:tcPr>
          <w:p w14:paraId="2683BCD1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Університет в Україні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1A36C0D7" w14:textId="550DFE14" w:rsidR="19813394" w:rsidRDefault="19813394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 xml:space="preserve">Інше навчання </w:t>
            </w:r>
          </w:p>
        </w:tc>
        <w:tc>
          <w:tcPr>
            <w:tcW w:w="1326" w:type="dxa"/>
          </w:tcPr>
          <w:p w14:paraId="26EF5DFE" w14:textId="77777777" w:rsidR="00CD770A" w:rsidRDefault="00CD770A" w:rsidP="005A14D8">
            <w:pPr>
              <w:rPr>
                <w:lang w:val="uk-UA"/>
              </w:rPr>
            </w:pPr>
            <w:r w:rsidRPr="2F68CD4B">
              <w:rPr>
                <w:lang w:val="uk-UA"/>
              </w:rPr>
              <w:t>Не навчається</w:t>
            </w:r>
          </w:p>
        </w:tc>
      </w:tr>
      <w:tr w:rsidR="00CD770A" w:rsidRPr="00BE1D4A" w14:paraId="2EEADC1E" w14:textId="77777777" w:rsidTr="00CD5142">
        <w:trPr>
          <w:trHeight w:val="300"/>
        </w:trPr>
        <w:tc>
          <w:tcPr>
            <w:tcW w:w="603" w:type="dxa"/>
          </w:tcPr>
          <w:p w14:paraId="33E2FF61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538" w:type="dxa"/>
          </w:tcPr>
          <w:p w14:paraId="266BECAE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1</w:t>
            </w:r>
          </w:p>
        </w:tc>
        <w:tc>
          <w:tcPr>
            <w:tcW w:w="1120" w:type="dxa"/>
          </w:tcPr>
          <w:p w14:paraId="15638AC8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26CFDDA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0F76C54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5A7A1EEF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1A01AC3D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25CBEA5E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4D396BD6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464AAEBC" w14:textId="77777777" w:rsidTr="00CD5142">
        <w:trPr>
          <w:trHeight w:val="300"/>
        </w:trPr>
        <w:tc>
          <w:tcPr>
            <w:tcW w:w="603" w:type="dxa"/>
          </w:tcPr>
          <w:p w14:paraId="030B298B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1538" w:type="dxa"/>
          </w:tcPr>
          <w:p w14:paraId="5E45674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2</w:t>
            </w:r>
          </w:p>
        </w:tc>
        <w:tc>
          <w:tcPr>
            <w:tcW w:w="1120" w:type="dxa"/>
          </w:tcPr>
          <w:p w14:paraId="2797E7F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09AA98B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70B08D59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402B8160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600F0508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48725DF0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3B40F6D9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3B54043C" w14:textId="77777777" w:rsidTr="00CD5142">
        <w:trPr>
          <w:trHeight w:val="300"/>
        </w:trPr>
        <w:tc>
          <w:tcPr>
            <w:tcW w:w="603" w:type="dxa"/>
          </w:tcPr>
          <w:p w14:paraId="3A1E3C36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1538" w:type="dxa"/>
          </w:tcPr>
          <w:p w14:paraId="34F8BC4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3</w:t>
            </w:r>
          </w:p>
        </w:tc>
        <w:tc>
          <w:tcPr>
            <w:tcW w:w="1120" w:type="dxa"/>
          </w:tcPr>
          <w:p w14:paraId="455B053F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4FE5107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21B653A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6AB39850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06E717D2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452CE720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6A89963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45A93C7E" w14:textId="77777777" w:rsidTr="00CD5142">
        <w:trPr>
          <w:trHeight w:val="300"/>
        </w:trPr>
        <w:tc>
          <w:tcPr>
            <w:tcW w:w="603" w:type="dxa"/>
          </w:tcPr>
          <w:p w14:paraId="2133463E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4</w:t>
            </w:r>
          </w:p>
        </w:tc>
        <w:tc>
          <w:tcPr>
            <w:tcW w:w="1538" w:type="dxa"/>
          </w:tcPr>
          <w:p w14:paraId="471A873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4</w:t>
            </w:r>
          </w:p>
        </w:tc>
        <w:tc>
          <w:tcPr>
            <w:tcW w:w="1120" w:type="dxa"/>
          </w:tcPr>
          <w:p w14:paraId="5FC17EBA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1D277F3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0F47113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346BDDA5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2922D00B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39CE79D3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37940C50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6208AB53" w14:textId="77777777" w:rsidTr="00CD5142">
        <w:trPr>
          <w:trHeight w:val="300"/>
        </w:trPr>
        <w:tc>
          <w:tcPr>
            <w:tcW w:w="603" w:type="dxa"/>
          </w:tcPr>
          <w:p w14:paraId="0882890A" w14:textId="77777777" w:rsidR="00CD770A" w:rsidRPr="00A1484A" w:rsidRDefault="00CD770A" w:rsidP="005A14D8">
            <w:r>
              <w:rPr>
                <w:lang w:val="uk-UA"/>
              </w:rPr>
              <w:t>5</w:t>
            </w:r>
          </w:p>
        </w:tc>
        <w:tc>
          <w:tcPr>
            <w:tcW w:w="1538" w:type="dxa"/>
          </w:tcPr>
          <w:p w14:paraId="12D0014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5</w:t>
            </w:r>
            <w:r w:rsidRPr="00BE1D4A">
              <w:rPr>
                <w:lang w:val="uk-UA"/>
              </w:rPr>
              <w:t xml:space="preserve"> </w:t>
            </w:r>
          </w:p>
        </w:tc>
        <w:tc>
          <w:tcPr>
            <w:tcW w:w="1120" w:type="dxa"/>
          </w:tcPr>
          <w:p w14:paraId="50CCCC1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5BBD7D8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0F852CE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0317C494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41DD198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7E753E94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5A2895D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35FB7169" w14:textId="77777777" w:rsidTr="00CD5142">
        <w:trPr>
          <w:trHeight w:val="300"/>
        </w:trPr>
        <w:tc>
          <w:tcPr>
            <w:tcW w:w="603" w:type="dxa"/>
          </w:tcPr>
          <w:p w14:paraId="01A169AB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1538" w:type="dxa"/>
          </w:tcPr>
          <w:p w14:paraId="285F88C8" w14:textId="77777777" w:rsidR="00CD770A" w:rsidRPr="00A148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6</w:t>
            </w:r>
          </w:p>
        </w:tc>
        <w:tc>
          <w:tcPr>
            <w:tcW w:w="1120" w:type="dxa"/>
          </w:tcPr>
          <w:p w14:paraId="740F3B5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076395E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127A06A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6E5DD855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21412067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0B1A05F3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5A84DC11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6DB51A90" w14:textId="77777777" w:rsidTr="00CD5142">
        <w:trPr>
          <w:trHeight w:val="300"/>
        </w:trPr>
        <w:tc>
          <w:tcPr>
            <w:tcW w:w="603" w:type="dxa"/>
          </w:tcPr>
          <w:p w14:paraId="0A3A9EF1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1538" w:type="dxa"/>
          </w:tcPr>
          <w:p w14:paraId="05F03635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7</w:t>
            </w:r>
          </w:p>
        </w:tc>
        <w:tc>
          <w:tcPr>
            <w:tcW w:w="1120" w:type="dxa"/>
          </w:tcPr>
          <w:p w14:paraId="6B5C3AA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4C425F9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295954A8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63118B18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3311FE4C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43529C8A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545576A2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479743CD" w14:textId="77777777" w:rsidTr="00CD5142">
        <w:trPr>
          <w:trHeight w:val="300"/>
        </w:trPr>
        <w:tc>
          <w:tcPr>
            <w:tcW w:w="603" w:type="dxa"/>
          </w:tcPr>
          <w:p w14:paraId="57C8EDDD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1538" w:type="dxa"/>
          </w:tcPr>
          <w:p w14:paraId="525A1252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8</w:t>
            </w:r>
          </w:p>
        </w:tc>
        <w:tc>
          <w:tcPr>
            <w:tcW w:w="1120" w:type="dxa"/>
          </w:tcPr>
          <w:p w14:paraId="647DC83A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48773D4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21759479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36CD9FBA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09757E2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37B4A9C5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7B74B6D7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70216806" w14:textId="77777777" w:rsidTr="00CD5142">
        <w:trPr>
          <w:trHeight w:val="300"/>
        </w:trPr>
        <w:tc>
          <w:tcPr>
            <w:tcW w:w="603" w:type="dxa"/>
          </w:tcPr>
          <w:p w14:paraId="1110E651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1538" w:type="dxa"/>
          </w:tcPr>
          <w:p w14:paraId="506078E8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9</w:t>
            </w:r>
          </w:p>
        </w:tc>
        <w:tc>
          <w:tcPr>
            <w:tcW w:w="1120" w:type="dxa"/>
          </w:tcPr>
          <w:p w14:paraId="200B411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6ACBC20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25E0524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29C03FE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4F5FAAC0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2EDDAAB6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242665F0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  <w:tr w:rsidR="00CD770A" w:rsidRPr="00BE1D4A" w14:paraId="2E5D7E0D" w14:textId="77777777" w:rsidTr="00CD5142">
        <w:trPr>
          <w:trHeight w:val="300"/>
        </w:trPr>
        <w:tc>
          <w:tcPr>
            <w:tcW w:w="603" w:type="dxa"/>
          </w:tcPr>
          <w:p w14:paraId="4CA0A517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1538" w:type="dxa"/>
          </w:tcPr>
          <w:p w14:paraId="49EA4762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Дитина 10</w:t>
            </w:r>
          </w:p>
        </w:tc>
        <w:tc>
          <w:tcPr>
            <w:tcW w:w="1120" w:type="dxa"/>
          </w:tcPr>
          <w:p w14:paraId="3BC1674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514" w:type="dxa"/>
          </w:tcPr>
          <w:p w14:paraId="05A2C44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053" w:type="dxa"/>
          </w:tcPr>
          <w:p w14:paraId="5050192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851" w:type="dxa"/>
          </w:tcPr>
          <w:p w14:paraId="2BE1CCB4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711" w:type="dxa"/>
          </w:tcPr>
          <w:p w14:paraId="1076DF9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  <w:tc>
          <w:tcPr>
            <w:tcW w:w="1159" w:type="dxa"/>
            <w:shd w:val="clear" w:color="auto" w:fill="E2EFD9" w:themeFill="accent6" w:themeFillTint="33"/>
          </w:tcPr>
          <w:p w14:paraId="785FF092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 = Так, 2 = Ні</w:t>
            </w:r>
          </w:p>
        </w:tc>
        <w:tc>
          <w:tcPr>
            <w:tcW w:w="1326" w:type="dxa"/>
          </w:tcPr>
          <w:p w14:paraId="3B6BB723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 = Так, 2 = Ні</w:t>
            </w:r>
          </w:p>
        </w:tc>
      </w:tr>
    </w:tbl>
    <w:p w14:paraId="23E80E1A" w14:textId="77777777" w:rsidR="00CD770A" w:rsidRDefault="00CD770A" w:rsidP="00CD770A">
      <w:pPr>
        <w:rPr>
          <w:lang w:val="uk-UA"/>
        </w:rPr>
      </w:pPr>
    </w:p>
    <w:p w14:paraId="21E78F25" w14:textId="3EDD5CBC" w:rsidR="00CD770A" w:rsidRPr="00BE1D4A" w:rsidRDefault="00CD770A" w:rsidP="00CD770A">
      <w:pPr>
        <w:rPr>
          <w:lang w:val="uk-UA"/>
        </w:rPr>
      </w:pPr>
    </w:p>
    <w:p w14:paraId="4B6B519D" w14:textId="77777777" w:rsidR="00CD770A" w:rsidRPr="00BE1D4A" w:rsidRDefault="50D8B487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 w:rsidRPr="25B890FF">
        <w:rPr>
          <w:rFonts w:ascii="Arial" w:hAnsi="Arial" w:cs="Arial"/>
          <w:b/>
          <w:bCs/>
          <w:color w:val="FFFFFF" w:themeColor="background1"/>
          <w:lang w:val="uk-UA"/>
        </w:rPr>
        <w:t>В. ІНТЕГРАЦІЯ В [_filling_from_S</w:t>
      </w:r>
      <w:r w:rsidRPr="25B890FF">
        <w:rPr>
          <w:rFonts w:ascii="Arial" w:hAnsi="Arial" w:cs="Arial"/>
          <w:b/>
          <w:bCs/>
          <w:color w:val="FFFFFF" w:themeColor="background1"/>
        </w:rPr>
        <w:t>5</w:t>
      </w:r>
      <w:r w:rsidRPr="25B890FF">
        <w:rPr>
          <w:rFonts w:ascii="Arial" w:hAnsi="Arial" w:cs="Arial"/>
          <w:b/>
          <w:bCs/>
          <w:color w:val="FFFFFF" w:themeColor="background1"/>
          <w:lang w:val="uk-UA"/>
        </w:rPr>
        <w:t xml:space="preserve"> ]  </w:t>
      </w:r>
    </w:p>
    <w:p w14:paraId="55B68626" w14:textId="641609BC" w:rsidR="00CD770A" w:rsidDel="003E478C" w:rsidRDefault="00CD770A" w:rsidP="00CD770A">
      <w:pPr>
        <w:rPr>
          <w:sz w:val="20"/>
          <w:szCs w:val="20"/>
          <w:lang w:val="uk-UA"/>
        </w:rPr>
      </w:pPr>
    </w:p>
    <w:p w14:paraId="4A8A600F" w14:textId="7DE70E74" w:rsidR="6FD2E594" w:rsidRDefault="6FD2E594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5"/>
        <w:gridCol w:w="1125"/>
      </w:tblGrid>
      <w:tr w:rsidR="3C54EA84" w14:paraId="5D8A997C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24652E89" w14:textId="50C6D6F6" w:rsidR="3C54EA84" w:rsidRPr="00142CF7" w:rsidRDefault="0E4E0B4E" w:rsidP="637DE64A">
            <w:pPr>
              <w:rPr>
                <w:color w:val="000000" w:themeColor="text1"/>
                <w:lang w:val="ru-RU"/>
              </w:rPr>
            </w:pPr>
            <w:r w:rsidRPr="70000499">
              <w:rPr>
                <w:b/>
                <w:bCs/>
                <w:color w:val="000000" w:themeColor="text1"/>
                <w:lang w:val="ru-RU"/>
              </w:rPr>
              <w:t xml:space="preserve">В3. Яким є Ваш рівень знання мови </w:t>
            </w:r>
            <w:r w:rsidRPr="70000499">
              <w:rPr>
                <w:b/>
                <w:bCs/>
                <w:color w:val="00B0F0"/>
                <w:lang w:val="ru-RU"/>
              </w:rPr>
              <w:t>[_</w:t>
            </w:r>
            <w:r w:rsidRPr="70000499">
              <w:rPr>
                <w:b/>
                <w:bCs/>
                <w:color w:val="00B0F0"/>
              </w:rPr>
              <w:t>filling</w:t>
            </w:r>
            <w:r w:rsidRPr="70000499">
              <w:rPr>
                <w:b/>
                <w:bCs/>
                <w:color w:val="00B0F0"/>
                <w:lang w:val="ru-RU"/>
              </w:rPr>
              <w:t>_</w:t>
            </w:r>
            <w:r w:rsidRPr="70000499">
              <w:rPr>
                <w:b/>
                <w:bCs/>
                <w:color w:val="00B0F0"/>
              </w:rPr>
              <w:t>from</w:t>
            </w:r>
            <w:r w:rsidRPr="70000499">
              <w:rPr>
                <w:b/>
                <w:bCs/>
                <w:color w:val="00B0F0"/>
                <w:lang w:val="ru-RU"/>
              </w:rPr>
              <w:t>_</w:t>
            </w:r>
            <w:r w:rsidRPr="70000499">
              <w:rPr>
                <w:b/>
                <w:bCs/>
                <w:color w:val="00B0F0"/>
              </w:rPr>
              <w:t>S</w:t>
            </w:r>
            <w:r w:rsidRPr="70000499">
              <w:rPr>
                <w:b/>
                <w:bCs/>
                <w:color w:val="00B0F0"/>
                <w:lang w:val="ru-RU"/>
              </w:rPr>
              <w:t>5 ]</w:t>
            </w:r>
            <w:r w:rsidRPr="70000499">
              <w:rPr>
                <w:b/>
                <w:bCs/>
                <w:color w:val="000000" w:themeColor="text1"/>
                <w:lang w:val="ru-RU"/>
              </w:rPr>
              <w:t xml:space="preserve">?  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1A82AF5F" w14:textId="399EAECD" w:rsidR="3C54EA84" w:rsidRDefault="3C54EA84" w:rsidP="3C54EA84">
            <w:pPr>
              <w:rPr>
                <w:color w:val="00B0F0"/>
              </w:rPr>
            </w:pPr>
            <w:r w:rsidRPr="3C54EA84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3C54EA84" w14:paraId="7F63ECCE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20BD0F14" w14:textId="6FF90C67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Зовсім не знаю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10F3BACC" w14:textId="1E729A37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1</w:t>
            </w:r>
          </w:p>
        </w:tc>
      </w:tr>
      <w:tr w:rsidR="3C54EA84" w14:paraId="04D6A84D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3AF8602E" w14:textId="3BFAA45E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Знаю лише на мінімальному рівні (наприклад, запитати в магазині, відповісти на прості питання) (рівень А1)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19B2D55B" w14:textId="151B96AF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2</w:t>
            </w:r>
          </w:p>
        </w:tc>
      </w:tr>
      <w:tr w:rsidR="3C54EA84" w14:paraId="5580795C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131341F" w14:textId="628A6077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 xml:space="preserve"> Знаю на побутовому рівні, можу підтримувати розмову на прості теми (рівень А2)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4B4072B6" w14:textId="036D9D5E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3</w:t>
            </w:r>
          </w:p>
        </w:tc>
      </w:tr>
      <w:tr w:rsidR="3C54EA84" w14:paraId="19117191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2C43032" w14:textId="287E7E77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 xml:space="preserve"> Знаю на достатньому рівні, щоб підтримувати розмову на більшість побутових тем та вирішувати більшість проблем у країні перебування (рівень В1)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086340A9" w14:textId="1CEA711E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4</w:t>
            </w:r>
          </w:p>
        </w:tc>
      </w:tr>
      <w:tr w:rsidR="3C54EA84" w14:paraId="4FFC8807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5EA9716F" w14:textId="220ECA54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Знаю на достатньому рівні,</w:t>
            </w:r>
            <w:r w:rsidRPr="3C54EA84">
              <w:rPr>
                <w:color w:val="000000" w:themeColor="text1"/>
                <w:lang w:val="ru-RU"/>
              </w:rPr>
              <w:t xml:space="preserve"> </w:t>
            </w:r>
            <w:r w:rsidRPr="3C54EA84">
              <w:rPr>
                <w:color w:val="000000" w:themeColor="text1"/>
                <w:lang w:val="uk-UA"/>
              </w:rPr>
              <w:t>щоб розуміти основні ідеї текстів та дискусій, в тому числі за фахом, спілкуватись на широке коло тем (рівень В2)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3AE2F0DF" w14:textId="36D54CB4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5</w:t>
            </w:r>
          </w:p>
        </w:tc>
      </w:tr>
      <w:tr w:rsidR="3C54EA84" w14:paraId="1A54319A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3842FDC0" w14:textId="59440A20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 xml:space="preserve"> Знаю на достатньому рівні, щоб розуміти широкий спектр текстів, спілкуватись швидко, спонтанно, без ускладнень і помилок (рівень С1)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3E3C465A" w14:textId="57D12BF3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6</w:t>
            </w:r>
          </w:p>
        </w:tc>
      </w:tr>
      <w:tr w:rsidR="3C54EA84" w14:paraId="336FC3CE" w14:textId="77777777" w:rsidTr="70000499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5F9BB55A" w14:textId="1979C326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lastRenderedPageBreak/>
              <w:t>Знаю на вільному рівні, можу розуміти усе, що читаю та чую, вільно спілкуватися та писати (рівень С2)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2E16A945" w14:textId="6080554F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7</w:t>
            </w:r>
          </w:p>
        </w:tc>
      </w:tr>
    </w:tbl>
    <w:p w14:paraId="5C277D8A" w14:textId="77777777" w:rsidR="00CD770A" w:rsidRDefault="00CD770A" w:rsidP="00CD770A">
      <w:pPr>
        <w:rPr>
          <w:sz w:val="20"/>
          <w:szCs w:val="20"/>
          <w:lang w:val="uk-UA"/>
        </w:rPr>
      </w:pPr>
    </w:p>
    <w:p w14:paraId="290C0C3D" w14:textId="29D239B3" w:rsidR="00CD770A" w:rsidDel="003E478C" w:rsidRDefault="00CD770A" w:rsidP="6FD2E594">
      <w:pPr>
        <w:rPr>
          <w:sz w:val="20"/>
          <w:szCs w:val="20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383AAB40" w14:textId="77777777" w:rsidTr="6B0239D8">
        <w:tc>
          <w:tcPr>
            <w:tcW w:w="8217" w:type="dxa"/>
          </w:tcPr>
          <w:p w14:paraId="4E3E5700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6FD2E594">
              <w:rPr>
                <w:b/>
                <w:bCs/>
                <w:lang w:val="uk-UA"/>
              </w:rPr>
              <w:t xml:space="preserve">В5. Як загалом оцінюєте ставлення місцевих жителів до Вас ? </w:t>
            </w:r>
          </w:p>
        </w:tc>
        <w:tc>
          <w:tcPr>
            <w:tcW w:w="1133" w:type="dxa"/>
          </w:tcPr>
          <w:p w14:paraId="489C88D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7332D2BF" w14:textId="77777777" w:rsidTr="6B0239D8">
        <w:tc>
          <w:tcPr>
            <w:tcW w:w="8217" w:type="dxa"/>
          </w:tcPr>
          <w:p w14:paraId="3DC8757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Позитивно  </w:t>
            </w:r>
          </w:p>
        </w:tc>
        <w:tc>
          <w:tcPr>
            <w:tcW w:w="1133" w:type="dxa"/>
          </w:tcPr>
          <w:p w14:paraId="4E5021F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3AB05675" w14:textId="77777777" w:rsidTr="6B0239D8">
        <w:tc>
          <w:tcPr>
            <w:tcW w:w="8217" w:type="dxa"/>
          </w:tcPr>
          <w:p w14:paraId="7FCBCC1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Скоріше позитивно </w:t>
            </w:r>
          </w:p>
        </w:tc>
        <w:tc>
          <w:tcPr>
            <w:tcW w:w="1133" w:type="dxa"/>
          </w:tcPr>
          <w:p w14:paraId="48608A8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24DA483C" w14:textId="77777777" w:rsidTr="6B0239D8">
        <w:tc>
          <w:tcPr>
            <w:tcW w:w="8217" w:type="dxa"/>
          </w:tcPr>
          <w:p w14:paraId="19F19D6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Ні позитивно ні негативно </w:t>
            </w:r>
          </w:p>
        </w:tc>
        <w:tc>
          <w:tcPr>
            <w:tcW w:w="1133" w:type="dxa"/>
          </w:tcPr>
          <w:p w14:paraId="653106A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2009D520" w14:textId="77777777" w:rsidTr="6B0239D8">
        <w:tc>
          <w:tcPr>
            <w:tcW w:w="8217" w:type="dxa"/>
          </w:tcPr>
          <w:p w14:paraId="6511E56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Скоріше негативно  </w:t>
            </w:r>
          </w:p>
        </w:tc>
        <w:tc>
          <w:tcPr>
            <w:tcW w:w="1133" w:type="dxa"/>
          </w:tcPr>
          <w:p w14:paraId="7A9ACF2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00CD770A" w:rsidRPr="00BE1D4A" w14:paraId="3D02438B" w14:textId="77777777" w:rsidTr="6B0239D8">
        <w:tc>
          <w:tcPr>
            <w:tcW w:w="8217" w:type="dxa"/>
          </w:tcPr>
          <w:p w14:paraId="3441EAE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Негативно   </w:t>
            </w:r>
          </w:p>
        </w:tc>
        <w:tc>
          <w:tcPr>
            <w:tcW w:w="1133" w:type="dxa"/>
          </w:tcPr>
          <w:p w14:paraId="5FDD047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5</w:t>
            </w:r>
          </w:p>
        </w:tc>
      </w:tr>
    </w:tbl>
    <w:p w14:paraId="77E81968" w14:textId="77777777" w:rsidR="00CD770A" w:rsidRDefault="00CD770A" w:rsidP="00CD770A">
      <w:pPr>
        <w:rPr>
          <w:sz w:val="20"/>
          <w:szCs w:val="20"/>
          <w:lang w:val="uk-UA"/>
        </w:rPr>
      </w:pPr>
    </w:p>
    <w:p w14:paraId="1E2392A2" w14:textId="77777777" w:rsidR="00CD770A" w:rsidRDefault="00CD770A" w:rsidP="00CD770A">
      <w:pPr>
        <w:rPr>
          <w:sz w:val="20"/>
          <w:szCs w:val="20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34D37468" w14:textId="77777777" w:rsidTr="7C68DDE7">
        <w:tc>
          <w:tcPr>
            <w:tcW w:w="8217" w:type="dxa"/>
          </w:tcPr>
          <w:p w14:paraId="55BD2166" w14:textId="00CBBCF2" w:rsidR="00CD770A" w:rsidRPr="00BE1D4A" w:rsidRDefault="3597D7AB" w:rsidP="005A14D8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>В7. Чи є у Вас друзі/хороші знайомі серед місцевих жителів (неукраїнців)</w:t>
            </w:r>
            <w:r w:rsidR="74794C4C" w:rsidRPr="7C68DDE7">
              <w:rPr>
                <w:b/>
                <w:bCs/>
                <w:lang w:val="uk-UA"/>
              </w:rPr>
              <w:t>?</w:t>
            </w:r>
            <w:r w:rsidRPr="7C68DDE7">
              <w:rPr>
                <w:b/>
                <w:bCs/>
                <w:lang w:val="uk-UA"/>
              </w:rPr>
              <w:t xml:space="preserve"> </w:t>
            </w:r>
          </w:p>
        </w:tc>
        <w:tc>
          <w:tcPr>
            <w:tcW w:w="1133" w:type="dxa"/>
          </w:tcPr>
          <w:p w14:paraId="53B72A02" w14:textId="77777777" w:rsidR="00CD770A" w:rsidRPr="00BE1D4A" w:rsidRDefault="00CD770A" w:rsidP="005A14D8">
            <w:pPr>
              <w:rPr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00CD770A" w:rsidRPr="00BE1D4A" w14:paraId="0C9C0E79" w14:textId="77777777" w:rsidTr="7C68DDE7">
        <w:tc>
          <w:tcPr>
            <w:tcW w:w="8217" w:type="dxa"/>
          </w:tcPr>
          <w:p w14:paraId="2F257FEA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Так, ті, яких я знала до того, як приїхала сюди</w:t>
            </w:r>
          </w:p>
        </w:tc>
        <w:tc>
          <w:tcPr>
            <w:tcW w:w="1133" w:type="dxa"/>
          </w:tcPr>
          <w:p w14:paraId="4CA90E7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6F91A6CF" w14:textId="77777777" w:rsidTr="7C68DDE7">
        <w:tc>
          <w:tcPr>
            <w:tcW w:w="8217" w:type="dxa"/>
          </w:tcPr>
          <w:p w14:paraId="59E3F06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Так, ті, з якими я познайомився(-лась) тут</w:t>
            </w:r>
          </w:p>
        </w:tc>
        <w:tc>
          <w:tcPr>
            <w:tcW w:w="1133" w:type="dxa"/>
          </w:tcPr>
          <w:p w14:paraId="18898A7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55176E55" w14:textId="77777777" w:rsidTr="7C68DDE7">
        <w:tc>
          <w:tcPr>
            <w:tcW w:w="8217" w:type="dxa"/>
          </w:tcPr>
          <w:p w14:paraId="41B93A2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Ні </w:t>
            </w:r>
            <w:r w:rsidRPr="00EE5017">
              <w:rPr>
                <w:color w:val="00B0F0"/>
                <w:lang w:val="uk-UA"/>
              </w:rPr>
              <w:t>ОВ</w:t>
            </w:r>
          </w:p>
        </w:tc>
        <w:tc>
          <w:tcPr>
            <w:tcW w:w="1133" w:type="dxa"/>
          </w:tcPr>
          <w:p w14:paraId="79F8B3D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</w:tbl>
    <w:p w14:paraId="7EF09435" w14:textId="77777777" w:rsidR="00CD770A" w:rsidRDefault="00CD770A" w:rsidP="00CD770A">
      <w:pPr>
        <w:rPr>
          <w:sz w:val="20"/>
          <w:szCs w:val="20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2A40170C" w14:paraId="474DFA6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8426FED" w14:textId="0AF16D97" w:rsidR="2A40170C" w:rsidRDefault="40452F73" w:rsidP="2A40170C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>В7.</w:t>
            </w:r>
            <w:r w:rsidR="605601FF" w:rsidRPr="7C68DDE7">
              <w:rPr>
                <w:b/>
                <w:bCs/>
                <w:lang w:val="uk-UA"/>
              </w:rPr>
              <w:t>1</w:t>
            </w:r>
            <w:r w:rsidRPr="7C68DDE7">
              <w:rPr>
                <w:b/>
                <w:bCs/>
                <w:lang w:val="uk-UA"/>
              </w:rPr>
              <w:t xml:space="preserve"> </w:t>
            </w:r>
            <w:r w:rsidR="3872D470" w:rsidRPr="7C68DDE7">
              <w:rPr>
                <w:b/>
                <w:bCs/>
                <w:lang w:val="uk-UA"/>
              </w:rPr>
              <w:t>А ч</w:t>
            </w:r>
            <w:r w:rsidRPr="7C68DDE7">
              <w:rPr>
                <w:b/>
                <w:bCs/>
                <w:lang w:val="uk-UA"/>
              </w:rPr>
              <w:t>и є у Вас друзі/хороші знайомі серед</w:t>
            </w:r>
            <w:r w:rsidR="45B5FA81" w:rsidRPr="7C68DDE7">
              <w:rPr>
                <w:b/>
                <w:bCs/>
                <w:lang w:val="uk-UA"/>
              </w:rPr>
              <w:t xml:space="preserve"> мігрантів</w:t>
            </w:r>
            <w:r w:rsidR="404F4B0E" w:rsidRPr="7C68DDE7">
              <w:rPr>
                <w:b/>
                <w:bCs/>
                <w:lang w:val="uk-UA"/>
              </w:rPr>
              <w:t xml:space="preserve"> там, де ви зараз живете?</w:t>
            </w:r>
            <w:r w:rsidRPr="7C68DDE7">
              <w:rPr>
                <w:b/>
                <w:bCs/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F5A480D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2A40170C" w14:paraId="0DA1EE6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0410990" w14:textId="04C5DD49" w:rsidR="2A40170C" w:rsidRDefault="1DD38B0F" w:rsidP="2A40170C">
            <w:pPr>
              <w:rPr>
                <w:lang w:val="uk-UA"/>
              </w:rPr>
            </w:pPr>
            <w:r w:rsidRPr="731C933C">
              <w:rPr>
                <w:lang w:val="uk-UA"/>
              </w:rPr>
              <w:t xml:space="preserve">Так, </w:t>
            </w:r>
            <w:r w:rsidR="73393E28" w:rsidRPr="731C933C">
              <w:rPr>
                <w:lang w:val="uk-UA"/>
              </w:rPr>
              <w:t>серед українців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CC7BFC5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1</w:t>
            </w:r>
          </w:p>
        </w:tc>
      </w:tr>
      <w:tr w:rsidR="2A40170C" w14:paraId="49B9A6B2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B74638E" w14:textId="315CDE8C" w:rsidR="2A40170C" w:rsidRDefault="1DD38B0F" w:rsidP="2A40170C">
            <w:pPr>
              <w:rPr>
                <w:lang w:val="uk-UA"/>
              </w:rPr>
            </w:pPr>
            <w:r w:rsidRPr="731C933C">
              <w:rPr>
                <w:lang w:val="uk-UA"/>
              </w:rPr>
              <w:t xml:space="preserve">Так, </w:t>
            </w:r>
            <w:r w:rsidR="0F6D27DA" w:rsidRPr="731C933C">
              <w:rPr>
                <w:lang w:val="uk-UA"/>
              </w:rPr>
              <w:t>серед інших мігрантів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95549C9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2</w:t>
            </w:r>
          </w:p>
        </w:tc>
      </w:tr>
      <w:tr w:rsidR="2A40170C" w14:paraId="0017C29A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D0EC16B" w14:textId="77777777" w:rsidR="2A40170C" w:rsidRDefault="7883DAB4" w:rsidP="2A40170C">
            <w:pPr>
              <w:rPr>
                <w:lang w:val="uk-UA"/>
              </w:rPr>
            </w:pPr>
            <w:r w:rsidRPr="70000499">
              <w:rPr>
                <w:lang w:val="uk-UA"/>
              </w:rPr>
              <w:t xml:space="preserve">Ні </w:t>
            </w:r>
            <w:r w:rsidRPr="70000499">
              <w:rPr>
                <w:color w:val="00B0F0"/>
                <w:lang w:val="uk-UA"/>
              </w:rPr>
              <w:t>ОВ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EE1FEFE" w14:textId="77777777" w:rsidR="2A40170C" w:rsidRDefault="7883DAB4" w:rsidP="2A40170C">
            <w:pPr>
              <w:rPr>
                <w:lang w:val="uk-UA"/>
              </w:rPr>
            </w:pPr>
            <w:r w:rsidRPr="70000499">
              <w:rPr>
                <w:lang w:val="uk-UA"/>
              </w:rPr>
              <w:t>3</w:t>
            </w:r>
          </w:p>
        </w:tc>
      </w:tr>
    </w:tbl>
    <w:p w14:paraId="586758E6" w14:textId="6C3FDE28" w:rsidR="00FB2381" w:rsidRPr="00DB417C" w:rsidRDefault="00FB2381" w:rsidP="25B890FF">
      <w:pPr>
        <w:rPr>
          <w:sz w:val="20"/>
          <w:szCs w:val="20"/>
          <w:lang w:val="uk-UA"/>
        </w:rPr>
      </w:pPr>
    </w:p>
    <w:p w14:paraId="6DF23C1A" w14:textId="77777777" w:rsidR="00CD770A" w:rsidRPr="00BE1D4A" w:rsidRDefault="50D8B487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 w:rsidRPr="25B890FF">
        <w:rPr>
          <w:rFonts w:ascii="Arial" w:hAnsi="Arial" w:cs="Arial"/>
          <w:b/>
          <w:bCs/>
          <w:color w:val="FFFFFF" w:themeColor="background1"/>
          <w:lang w:val="uk-UA"/>
        </w:rPr>
        <w:t>Г. ДОПОМОГА В [_filling_from_S</w:t>
      </w:r>
      <w:r w:rsidRPr="25B890FF">
        <w:rPr>
          <w:rFonts w:ascii="Arial" w:hAnsi="Arial" w:cs="Arial"/>
          <w:b/>
          <w:bCs/>
          <w:color w:val="FFFFFF" w:themeColor="background1"/>
        </w:rPr>
        <w:t>5</w:t>
      </w:r>
      <w:r w:rsidRPr="25B890FF">
        <w:rPr>
          <w:rFonts w:ascii="Arial" w:hAnsi="Arial" w:cs="Arial"/>
          <w:b/>
          <w:bCs/>
          <w:color w:val="FFFFFF" w:themeColor="background1"/>
          <w:lang w:val="uk-UA"/>
        </w:rPr>
        <w:t xml:space="preserve"> ]  </w:t>
      </w:r>
    </w:p>
    <w:p w14:paraId="5EB00B77" w14:textId="313EE00F" w:rsidR="00CD770A" w:rsidRDefault="00CD770A" w:rsidP="2F4FCA77">
      <w:pPr>
        <w:rPr>
          <w:sz w:val="18"/>
          <w:szCs w:val="18"/>
          <w:lang w:val="uk-UA"/>
        </w:rPr>
      </w:pPr>
    </w:p>
    <w:p w14:paraId="22B4C094" w14:textId="77777777" w:rsidR="00CD770A" w:rsidRPr="00DB417C" w:rsidRDefault="00CD770A" w:rsidP="00CD770A">
      <w:pPr>
        <w:rPr>
          <w:sz w:val="18"/>
          <w:szCs w:val="18"/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12"/>
        <w:gridCol w:w="2239"/>
      </w:tblGrid>
      <w:tr w:rsidR="00CD770A" w:rsidRPr="00BE1D4A" w14:paraId="00EB6490" w14:textId="77777777" w:rsidTr="25B890FF">
        <w:trPr>
          <w:trHeight w:val="300"/>
        </w:trPr>
        <w:tc>
          <w:tcPr>
            <w:tcW w:w="7112" w:type="dxa"/>
          </w:tcPr>
          <w:p w14:paraId="0B4CC5BC" w14:textId="1489DD48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Г1</w:t>
            </w:r>
            <w:r w:rsidRPr="00BE1D4A">
              <w:rPr>
                <w:b/>
                <w:bCs/>
                <w:lang w:val="uk-UA"/>
              </w:rPr>
              <w:t>. Вкажіть</w:t>
            </w:r>
            <w:r>
              <w:rPr>
                <w:b/>
                <w:bCs/>
                <w:lang w:val="uk-UA"/>
              </w:rPr>
              <w:t xml:space="preserve">, чи </w:t>
            </w:r>
            <w:r w:rsidR="0020304D">
              <w:rPr>
                <w:b/>
                <w:bCs/>
                <w:lang w:val="uk-UA"/>
              </w:rPr>
              <w:t>отримуєте</w:t>
            </w:r>
            <w:r>
              <w:rPr>
                <w:b/>
                <w:bCs/>
                <w:lang w:val="uk-UA"/>
              </w:rPr>
              <w:t xml:space="preserve"> Ви наступну допомогу в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 ]</w:t>
            </w:r>
            <w:r w:rsidR="0020304D">
              <w:rPr>
                <w:b/>
                <w:bCs/>
                <w:color w:val="00B0F0"/>
                <w:lang w:val="uk-UA"/>
              </w:rPr>
              <w:t xml:space="preserve"> зараз</w:t>
            </w:r>
            <w:r w:rsidRPr="00BE1D4A">
              <w:rPr>
                <w:b/>
                <w:bCs/>
                <w:lang w:val="uk-UA"/>
              </w:rPr>
              <w:t>?</w:t>
            </w:r>
          </w:p>
          <w:p w14:paraId="1B4A7A37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2239" w:type="dxa"/>
          </w:tcPr>
          <w:p w14:paraId="133F5D4F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ОВ</w:t>
            </w:r>
          </w:p>
        </w:tc>
      </w:tr>
      <w:tr w:rsidR="00CD770A" w:rsidRPr="00BE1D4A" w14:paraId="5B00BDFC" w14:textId="77777777" w:rsidTr="25B890FF">
        <w:trPr>
          <w:trHeight w:val="300"/>
        </w:trPr>
        <w:tc>
          <w:tcPr>
            <w:tcW w:w="7112" w:type="dxa"/>
          </w:tcPr>
          <w:p w14:paraId="617D9904" w14:textId="5DEAA253" w:rsidR="00CD770A" w:rsidRPr="00BE1D4A" w:rsidRDefault="0855C14A" w:rsidP="005A14D8">
            <w:pPr>
              <w:rPr>
                <w:lang w:val="uk-UA"/>
              </w:rPr>
            </w:pPr>
            <w:r w:rsidRPr="70000499">
              <w:rPr>
                <w:lang w:val="uk-UA"/>
              </w:rPr>
              <w:t xml:space="preserve">Г1.1 </w:t>
            </w:r>
            <w:r w:rsidRPr="00DA5146">
              <w:rPr>
                <w:lang w:val="uk-UA"/>
              </w:rPr>
              <w:t>Забезпечення</w:t>
            </w:r>
            <w:r w:rsidR="1045B81D" w:rsidRPr="00DA5146">
              <w:rPr>
                <w:lang w:val="uk-UA"/>
              </w:rPr>
              <w:t xml:space="preserve"> безкоштовним</w:t>
            </w:r>
            <w:r w:rsidRPr="00DA5146">
              <w:rPr>
                <w:lang w:val="uk-UA"/>
              </w:rPr>
              <w:t xml:space="preserve"> житлом</w:t>
            </w:r>
          </w:p>
        </w:tc>
        <w:tc>
          <w:tcPr>
            <w:tcW w:w="2239" w:type="dxa"/>
          </w:tcPr>
          <w:p w14:paraId="2A640AD8" w14:textId="77777777" w:rsidR="00CD770A" w:rsidRPr="00AA0712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731C933C" w14:paraId="5F03F65D" w14:textId="77777777" w:rsidTr="25B890FF">
        <w:trPr>
          <w:trHeight w:val="300"/>
        </w:trPr>
        <w:tc>
          <w:tcPr>
            <w:tcW w:w="7112" w:type="dxa"/>
            <w:shd w:val="clear" w:color="auto" w:fill="E2EFD9" w:themeFill="accent6" w:themeFillTint="33"/>
          </w:tcPr>
          <w:p w14:paraId="437BA8E4" w14:textId="32FCD8AB" w:rsidR="27FDD004" w:rsidRDefault="27FDD004" w:rsidP="731C933C">
            <w:pPr>
              <w:rPr>
                <w:lang w:val="uk-UA"/>
              </w:rPr>
            </w:pPr>
            <w:r w:rsidRPr="731C933C">
              <w:rPr>
                <w:lang w:val="uk-UA"/>
              </w:rPr>
              <w:t>Г1.12 Часткова оплата житла та/ або комунальних послуг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1EA5F131" w14:textId="407C53C6" w:rsidR="7131AB24" w:rsidRDefault="7131AB24" w:rsidP="731C933C">
            <w:pPr>
              <w:rPr>
                <w:lang w:val="uk-UA"/>
              </w:rPr>
            </w:pPr>
            <w:r w:rsidRPr="731C933C">
              <w:rPr>
                <w:lang w:val="uk-UA"/>
              </w:rPr>
              <w:t>1</w:t>
            </w:r>
            <w:r>
              <w:t xml:space="preserve"> = </w:t>
            </w:r>
            <w:r w:rsidRPr="731C933C">
              <w:rPr>
                <w:lang w:val="uk-UA"/>
              </w:rPr>
              <w:t>Так, 2 = Ні</w:t>
            </w:r>
          </w:p>
        </w:tc>
      </w:tr>
      <w:tr w:rsidR="00CD770A" w:rsidRPr="00BE1D4A" w14:paraId="0C2DCA80" w14:textId="77777777" w:rsidTr="25B890FF">
        <w:trPr>
          <w:trHeight w:val="300"/>
        </w:trPr>
        <w:tc>
          <w:tcPr>
            <w:tcW w:w="7112" w:type="dxa"/>
          </w:tcPr>
          <w:p w14:paraId="46854B4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Г1.2 </w:t>
            </w:r>
            <w:r w:rsidRPr="00BE1D4A">
              <w:rPr>
                <w:lang w:val="uk-UA"/>
              </w:rPr>
              <w:t>Гуманітарна допомога (продукти харчування, одяг,  засоби гігієни, купони/сертифікати</w:t>
            </w:r>
            <w:r>
              <w:rPr>
                <w:lang w:val="uk-UA"/>
              </w:rPr>
              <w:t xml:space="preserve">, </w:t>
            </w:r>
            <w:r w:rsidRPr="00BE1D4A">
              <w:rPr>
                <w:lang w:val="uk-UA"/>
              </w:rPr>
              <w:t>надання необхідних побутових приладів, меблів, тощо)</w:t>
            </w:r>
          </w:p>
        </w:tc>
        <w:tc>
          <w:tcPr>
            <w:tcW w:w="2239" w:type="dxa"/>
          </w:tcPr>
          <w:p w14:paraId="02A4ED3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6621EBDC" w14:textId="77777777" w:rsidTr="25B890FF">
        <w:trPr>
          <w:trHeight w:val="300"/>
        </w:trPr>
        <w:tc>
          <w:tcPr>
            <w:tcW w:w="7112" w:type="dxa"/>
          </w:tcPr>
          <w:p w14:paraId="53BE50B7" w14:textId="77777777" w:rsidR="00CD770A" w:rsidRPr="00BE1D4A" w:rsidRDefault="00CD770A" w:rsidP="005A14D8">
            <w:pPr>
              <w:rPr>
                <w:lang w:val="uk-UA"/>
              </w:rPr>
            </w:pPr>
            <w:r w:rsidRPr="66C4BB94">
              <w:rPr>
                <w:lang w:val="uk-UA"/>
              </w:rPr>
              <w:t>Г1.3 Соціальні виплати, зокрема, на дітей</w:t>
            </w:r>
          </w:p>
        </w:tc>
        <w:tc>
          <w:tcPr>
            <w:tcW w:w="2239" w:type="dxa"/>
          </w:tcPr>
          <w:p w14:paraId="472B608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011276D5" w14:textId="77777777" w:rsidTr="25B890FF">
        <w:trPr>
          <w:trHeight w:val="300"/>
        </w:trPr>
        <w:tc>
          <w:tcPr>
            <w:tcW w:w="7112" w:type="dxa"/>
          </w:tcPr>
          <w:p w14:paraId="3E623D3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Г1.4 </w:t>
            </w:r>
            <w:r w:rsidRPr="00BE1D4A">
              <w:rPr>
                <w:lang w:val="uk-UA"/>
              </w:rPr>
              <w:t xml:space="preserve">Психологічна підтримка </w:t>
            </w:r>
          </w:p>
        </w:tc>
        <w:tc>
          <w:tcPr>
            <w:tcW w:w="2239" w:type="dxa"/>
          </w:tcPr>
          <w:p w14:paraId="59D2A50B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53EBBB77" w14:textId="77777777" w:rsidTr="25B890FF">
        <w:trPr>
          <w:trHeight w:val="300"/>
        </w:trPr>
        <w:tc>
          <w:tcPr>
            <w:tcW w:w="7112" w:type="dxa"/>
          </w:tcPr>
          <w:p w14:paraId="3C65891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Г1.5 </w:t>
            </w:r>
            <w:r w:rsidRPr="00BE1D4A">
              <w:rPr>
                <w:lang w:val="uk-UA"/>
              </w:rPr>
              <w:t xml:space="preserve">Допомога в працевлаштуванні у країні перебування  </w:t>
            </w:r>
          </w:p>
        </w:tc>
        <w:tc>
          <w:tcPr>
            <w:tcW w:w="2239" w:type="dxa"/>
          </w:tcPr>
          <w:p w14:paraId="1E483A2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5893E886" w14:textId="77777777" w:rsidTr="25B890FF">
        <w:trPr>
          <w:trHeight w:val="300"/>
        </w:trPr>
        <w:tc>
          <w:tcPr>
            <w:tcW w:w="7112" w:type="dxa"/>
          </w:tcPr>
          <w:p w14:paraId="1583A12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Г1.6 </w:t>
            </w:r>
            <w:r w:rsidRPr="00BE1D4A">
              <w:rPr>
                <w:lang w:val="uk-UA"/>
              </w:rPr>
              <w:t>Допомога з оформленням документів</w:t>
            </w:r>
          </w:p>
        </w:tc>
        <w:tc>
          <w:tcPr>
            <w:tcW w:w="2239" w:type="dxa"/>
          </w:tcPr>
          <w:p w14:paraId="75C9C4E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67740E9D" w14:textId="77777777" w:rsidTr="25B890FF">
        <w:trPr>
          <w:trHeight w:val="300"/>
        </w:trPr>
        <w:tc>
          <w:tcPr>
            <w:tcW w:w="7112" w:type="dxa"/>
          </w:tcPr>
          <w:p w14:paraId="3D4C3A6A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Г1.7 Мовні курси</w:t>
            </w:r>
            <w:r w:rsidRPr="00BE1D4A">
              <w:rPr>
                <w:lang w:val="uk-UA"/>
              </w:rPr>
              <w:t xml:space="preserve"> </w:t>
            </w:r>
          </w:p>
        </w:tc>
        <w:tc>
          <w:tcPr>
            <w:tcW w:w="2239" w:type="dxa"/>
          </w:tcPr>
          <w:p w14:paraId="3069D74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1D1FB145" w14:textId="77777777" w:rsidTr="25B890FF">
        <w:trPr>
          <w:trHeight w:val="300"/>
        </w:trPr>
        <w:tc>
          <w:tcPr>
            <w:tcW w:w="7112" w:type="dxa"/>
          </w:tcPr>
          <w:p w14:paraId="6A617EB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Г1.8 </w:t>
            </w:r>
            <w:r w:rsidRPr="00BE1D4A">
              <w:rPr>
                <w:lang w:val="uk-UA"/>
              </w:rPr>
              <w:t xml:space="preserve">Освіта (для дорослих) </w:t>
            </w:r>
          </w:p>
        </w:tc>
        <w:tc>
          <w:tcPr>
            <w:tcW w:w="2239" w:type="dxa"/>
          </w:tcPr>
          <w:p w14:paraId="3948137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4B14F38E" w14:textId="77777777" w:rsidTr="25B890FF">
        <w:trPr>
          <w:trHeight w:val="300"/>
        </w:trPr>
        <w:tc>
          <w:tcPr>
            <w:tcW w:w="7112" w:type="dxa"/>
          </w:tcPr>
          <w:p w14:paraId="63E0734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Г1.9 </w:t>
            </w:r>
            <w:r w:rsidRPr="00BE1D4A">
              <w:rPr>
                <w:lang w:val="uk-UA"/>
              </w:rPr>
              <w:t>Освіта (для неповнолітніх)</w:t>
            </w:r>
          </w:p>
        </w:tc>
        <w:tc>
          <w:tcPr>
            <w:tcW w:w="2239" w:type="dxa"/>
          </w:tcPr>
          <w:p w14:paraId="34B2D15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00CD770A" w:rsidRPr="00BE1D4A" w14:paraId="039DC826" w14:textId="77777777" w:rsidTr="25B890FF">
        <w:trPr>
          <w:trHeight w:val="300"/>
        </w:trPr>
        <w:tc>
          <w:tcPr>
            <w:tcW w:w="7112" w:type="dxa"/>
          </w:tcPr>
          <w:p w14:paraId="7DD07456" w14:textId="77777777" w:rsidR="00CD770A" w:rsidRPr="004439E9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Г1.10 </w:t>
            </w:r>
            <w:r w:rsidRPr="00BE1D4A">
              <w:rPr>
                <w:lang w:val="uk-UA"/>
              </w:rPr>
              <w:t>Допомога у догляді за дітьми</w:t>
            </w:r>
            <w:r w:rsidRPr="005944B2">
              <w:rPr>
                <w:lang w:val="ru-RU"/>
              </w:rPr>
              <w:t xml:space="preserve"> (</w:t>
            </w:r>
            <w:r>
              <w:rPr>
                <w:lang w:val="uk-UA"/>
              </w:rPr>
              <w:t>безкоштовний дитсадок, няня, інше)</w:t>
            </w:r>
          </w:p>
        </w:tc>
        <w:tc>
          <w:tcPr>
            <w:tcW w:w="2239" w:type="dxa"/>
          </w:tcPr>
          <w:p w14:paraId="410BFAB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  <w:r>
              <w:t xml:space="preserve"> = </w:t>
            </w:r>
            <w:r>
              <w:rPr>
                <w:lang w:val="uk-UA"/>
              </w:rPr>
              <w:t>Так, 2 = Ні</w:t>
            </w:r>
          </w:p>
        </w:tc>
      </w:tr>
      <w:tr w:rsidR="2F68CD4B" w14:paraId="61057455" w14:textId="77777777" w:rsidTr="25B890FF">
        <w:trPr>
          <w:trHeight w:val="300"/>
        </w:trPr>
        <w:tc>
          <w:tcPr>
            <w:tcW w:w="7112" w:type="dxa"/>
            <w:shd w:val="clear" w:color="auto" w:fill="E2EFD9" w:themeFill="accent6" w:themeFillTint="33"/>
          </w:tcPr>
          <w:p w14:paraId="2517129B" w14:textId="1DCD87D5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Г1.1</w:t>
            </w:r>
            <w:r w:rsidR="665BD8F7" w:rsidRPr="2F68CD4B">
              <w:rPr>
                <w:lang w:val="uk-UA"/>
              </w:rPr>
              <w:t>1</w:t>
            </w:r>
            <w:r w:rsidRPr="2F68CD4B">
              <w:rPr>
                <w:lang w:val="uk-UA"/>
              </w:rPr>
              <w:t xml:space="preserve"> </w:t>
            </w:r>
            <w:r w:rsidR="26C6F705" w:rsidRPr="2F68CD4B">
              <w:rPr>
                <w:lang w:val="uk-UA"/>
              </w:rPr>
              <w:t>Медична д</w:t>
            </w:r>
            <w:r w:rsidRPr="2F68CD4B">
              <w:rPr>
                <w:lang w:val="uk-UA"/>
              </w:rPr>
              <w:t>опомога</w:t>
            </w:r>
            <w:r w:rsidRPr="2F68CD4B">
              <w:rPr>
                <w:lang w:val="ru-RU"/>
              </w:rPr>
              <w:t xml:space="preserve"> (</w:t>
            </w:r>
            <w:r w:rsidRPr="2F68CD4B">
              <w:rPr>
                <w:lang w:val="uk-UA"/>
              </w:rPr>
              <w:t>безкоштовн</w:t>
            </w:r>
            <w:r w:rsidR="5A03E65F" w:rsidRPr="2F68CD4B">
              <w:rPr>
                <w:lang w:val="uk-UA"/>
              </w:rPr>
              <w:t>е лікування, медстрахування, медикаменти</w:t>
            </w:r>
            <w:r w:rsidRPr="2F68CD4B">
              <w:rPr>
                <w:lang w:val="uk-UA"/>
              </w:rPr>
              <w:t>)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6EE5E06A" w14:textId="77777777" w:rsidR="2F68CD4B" w:rsidRDefault="2F68CD4B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1</w:t>
            </w:r>
            <w:r>
              <w:t xml:space="preserve"> = </w:t>
            </w:r>
            <w:r w:rsidRPr="2F68CD4B">
              <w:rPr>
                <w:lang w:val="uk-UA"/>
              </w:rPr>
              <w:t>Так, 2 = Ні</w:t>
            </w:r>
          </w:p>
        </w:tc>
      </w:tr>
      <w:tr w:rsidR="00CD770A" w:rsidRPr="00BE1D4A" w14:paraId="05E28C3F" w14:textId="77777777" w:rsidTr="25B890FF">
        <w:trPr>
          <w:trHeight w:val="300"/>
        </w:trPr>
        <w:tc>
          <w:tcPr>
            <w:tcW w:w="7112" w:type="dxa"/>
            <w:shd w:val="clear" w:color="auto" w:fill="E2EFD9" w:themeFill="accent6" w:themeFillTint="33"/>
          </w:tcPr>
          <w:p w14:paraId="57141DD7" w14:textId="066192C8" w:rsidR="00CD770A" w:rsidRPr="00BE1D4A" w:rsidRDefault="00CD770A" w:rsidP="637DE64A">
            <w:pPr>
              <w:rPr>
                <w:b/>
                <w:bCs/>
                <w:color w:val="00B0F0"/>
                <w:lang w:val="uk-UA"/>
              </w:rPr>
            </w:pPr>
            <w:r w:rsidRPr="637DE64A">
              <w:rPr>
                <w:lang w:val="uk-UA"/>
              </w:rPr>
              <w:t xml:space="preserve">Інше  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9C9983F" w14:textId="4FF02572" w:rsidR="00CD770A" w:rsidRPr="00BE1D4A" w:rsidRDefault="3D512FA7" w:rsidP="005A14D8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Запишіть </w:t>
            </w:r>
          </w:p>
        </w:tc>
      </w:tr>
      <w:tr w:rsidR="00CD770A" w:rsidRPr="00BE1D4A" w14:paraId="03E4E2FD" w14:textId="77777777" w:rsidTr="25B890FF">
        <w:trPr>
          <w:trHeight w:val="300"/>
        </w:trPr>
        <w:tc>
          <w:tcPr>
            <w:tcW w:w="7112" w:type="dxa"/>
            <w:shd w:val="clear" w:color="auto" w:fill="E2EFD9" w:themeFill="accent6" w:themeFillTint="33"/>
          </w:tcPr>
          <w:p w14:paraId="5F2AFAD1" w14:textId="3FA75D88" w:rsidR="00CD770A" w:rsidRPr="00BE1D4A" w:rsidRDefault="3D512FA7" w:rsidP="637DE64A">
            <w:pPr>
              <w:rPr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lastRenderedPageBreak/>
              <w:t>ВВ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0EE50B08" w14:textId="4B28005C" w:rsidR="00CD770A" w:rsidRPr="00BE1D4A" w:rsidRDefault="3D512FA7" w:rsidP="005A14D8">
            <w:pPr>
              <w:rPr>
                <w:lang w:val="uk-UA"/>
              </w:rPr>
            </w:pPr>
            <w:r w:rsidRPr="637DE64A">
              <w:rPr>
                <w:lang w:val="uk-UA"/>
              </w:rPr>
              <w:t>97</w:t>
            </w:r>
          </w:p>
        </w:tc>
      </w:tr>
    </w:tbl>
    <w:p w14:paraId="13B65E80" w14:textId="77777777" w:rsidR="00CD770A" w:rsidRDefault="00CD770A" w:rsidP="6B0239D8">
      <w:pPr>
        <w:rPr>
          <w:lang w:val="uk-UA"/>
        </w:rPr>
      </w:pPr>
    </w:p>
    <w:p w14:paraId="212EA1EB" w14:textId="15A03A24" w:rsidR="00BE31A8" w:rsidRDefault="6583E764" w:rsidP="6B0239D8">
      <w:pPr>
        <w:rPr>
          <w:b/>
          <w:bCs/>
          <w:lang w:val="uk-UA"/>
        </w:rPr>
      </w:pPr>
      <w:r w:rsidRPr="6B0239D8">
        <w:rPr>
          <w:b/>
          <w:bCs/>
          <w:lang w:val="uk-UA"/>
        </w:rPr>
        <w:t>Г2</w:t>
      </w:r>
      <w:r w:rsidRPr="00DA5146">
        <w:rPr>
          <w:b/>
          <w:bCs/>
          <w:lang w:val="uk-UA"/>
        </w:rPr>
        <w:t xml:space="preserve">. </w:t>
      </w:r>
      <w:r w:rsidR="00F26BE3" w:rsidRPr="00DA5146">
        <w:rPr>
          <w:b/>
          <w:bCs/>
          <w:lang w:val="uk-UA"/>
        </w:rPr>
        <w:t>За час</w:t>
      </w:r>
      <w:r w:rsidR="00BE31A8" w:rsidRPr="00DA5146">
        <w:rPr>
          <w:b/>
          <w:bCs/>
          <w:lang w:val="uk-UA"/>
        </w:rPr>
        <w:t xml:space="preserve"> Вашого</w:t>
      </w:r>
      <w:r w:rsidR="00F26BE3" w:rsidRPr="00DA5146">
        <w:rPr>
          <w:b/>
          <w:bCs/>
          <w:lang w:val="uk-UA"/>
        </w:rPr>
        <w:t xml:space="preserve"> перебування </w:t>
      </w:r>
      <w:r w:rsidR="00BE31A8" w:rsidRPr="00DA5146">
        <w:rPr>
          <w:b/>
          <w:bCs/>
          <w:lang w:val="uk-UA"/>
        </w:rPr>
        <w:t>в (назва країни), розмір соціальних виплат, які Ви</w:t>
      </w:r>
      <w:r w:rsidR="3EF83D49" w:rsidRPr="00DA5146">
        <w:rPr>
          <w:b/>
          <w:bCs/>
          <w:lang w:val="uk-UA"/>
        </w:rPr>
        <w:t xml:space="preserve"> і ваша сім’я</w:t>
      </w:r>
      <w:r w:rsidR="00BE31A8" w:rsidRPr="00DA5146">
        <w:rPr>
          <w:b/>
          <w:bCs/>
          <w:lang w:val="uk-UA"/>
        </w:rPr>
        <w:t xml:space="preserve"> отримуєте</w:t>
      </w:r>
    </w:p>
    <w:p w14:paraId="779294E4" w14:textId="7607927A" w:rsidR="00BE31A8" w:rsidRDefault="00BE31A8" w:rsidP="6B0239D8">
      <w:pPr>
        <w:rPr>
          <w:lang w:val="uk-UA"/>
        </w:rPr>
      </w:pPr>
      <w:r w:rsidRPr="6B0239D8">
        <w:rPr>
          <w:lang w:val="uk-UA"/>
        </w:rPr>
        <w:t>Збільшився</w:t>
      </w:r>
    </w:p>
    <w:p w14:paraId="49E9DC03" w14:textId="46D16718" w:rsidR="00BE31A8" w:rsidRDefault="00BE31A8" w:rsidP="6B0239D8">
      <w:pPr>
        <w:rPr>
          <w:lang w:val="uk-UA"/>
        </w:rPr>
      </w:pPr>
      <w:r w:rsidRPr="6B0239D8">
        <w:rPr>
          <w:lang w:val="uk-UA"/>
        </w:rPr>
        <w:t>Зменшився</w:t>
      </w:r>
    </w:p>
    <w:p w14:paraId="74E642BC" w14:textId="6D005AE9" w:rsidR="00132D3D" w:rsidRDefault="00132D3D" w:rsidP="6B0239D8">
      <w:pPr>
        <w:rPr>
          <w:lang w:val="uk-UA"/>
        </w:rPr>
      </w:pPr>
      <w:r w:rsidRPr="6B0239D8">
        <w:rPr>
          <w:lang w:val="uk-UA"/>
        </w:rPr>
        <w:t>Не змінився</w:t>
      </w:r>
    </w:p>
    <w:p w14:paraId="6B68C08B" w14:textId="06A16A07" w:rsidR="00BE31A8" w:rsidRDefault="4FED97FB" w:rsidP="6B0239D8">
      <w:pPr>
        <w:rPr>
          <w:lang w:val="uk-UA"/>
        </w:rPr>
      </w:pPr>
      <w:r w:rsidRPr="25B890FF">
        <w:rPr>
          <w:lang w:val="uk-UA"/>
        </w:rPr>
        <w:t xml:space="preserve">Я раніше </w:t>
      </w:r>
      <w:r w:rsidR="7052F6AA" w:rsidRPr="25B890FF">
        <w:rPr>
          <w:lang w:val="uk-UA"/>
        </w:rPr>
        <w:t>отримував</w:t>
      </w:r>
      <w:r w:rsidRPr="25B890FF">
        <w:rPr>
          <w:lang w:val="uk-UA"/>
        </w:rPr>
        <w:t>(-ла) соціальні виплати, але зараз перестав(-ла)</w:t>
      </w:r>
    </w:p>
    <w:p w14:paraId="44AFB524" w14:textId="4EBB38A3" w:rsidR="00E14BE2" w:rsidRDefault="59D4F396" w:rsidP="6B0239D8">
      <w:pPr>
        <w:rPr>
          <w:lang w:val="uk-UA"/>
        </w:rPr>
      </w:pPr>
      <w:r w:rsidRPr="25B890FF">
        <w:rPr>
          <w:lang w:val="uk-UA"/>
        </w:rPr>
        <w:t>Я не отримував(-ла) соціальні виплати на початку мого перебування у поточній країні, але зараз почав(-ла) отримувати</w:t>
      </w:r>
    </w:p>
    <w:p w14:paraId="4D36063A" w14:textId="77777777" w:rsidR="00CD770A" w:rsidRDefault="00CD770A" w:rsidP="00CD770A">
      <w:pPr>
        <w:rPr>
          <w:sz w:val="18"/>
          <w:szCs w:val="18"/>
          <w:lang w:val="uk-UA"/>
        </w:rPr>
      </w:pPr>
    </w:p>
    <w:p w14:paraId="4676E7AD" w14:textId="5C0C9B2C" w:rsidR="00CD770A" w:rsidRPr="000F5548" w:rsidRDefault="00CD770A" w:rsidP="6FD2E594">
      <w:pPr>
        <w:rPr>
          <w:sz w:val="18"/>
          <w:szCs w:val="18"/>
          <w:lang w:val="uk-UA"/>
        </w:rPr>
      </w:pPr>
    </w:p>
    <w:p w14:paraId="2CCFB266" w14:textId="24B74D11" w:rsidR="00CD770A" w:rsidDel="00C108E3" w:rsidRDefault="30F88426" w:rsidP="6FD2E594">
      <w:pPr>
        <w:widowControl w:val="0"/>
        <w:shd w:val="clear" w:color="auto" w:fill="00B0F0"/>
        <w:rPr>
          <w:rFonts w:ascii="Arial" w:hAnsi="Arial" w:cs="Arial"/>
          <w:b/>
          <w:bCs/>
          <w:color w:val="FFFFFF" w:themeColor="background1"/>
          <w:lang w:val="uk-UA"/>
        </w:rPr>
      </w:pPr>
      <w:r w:rsidRPr="25B890FF">
        <w:rPr>
          <w:rFonts w:ascii="Arial" w:hAnsi="Arial" w:cs="Arial"/>
          <w:b/>
          <w:bCs/>
          <w:color w:val="FFFFFF" w:themeColor="background1"/>
          <w:lang w:val="uk-UA"/>
        </w:rPr>
        <w:t>Д Житло</w:t>
      </w:r>
    </w:p>
    <w:p w14:paraId="7A6260B6" w14:textId="2D8BB26A" w:rsidR="6FD2E594" w:rsidRDefault="6FD2E594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5"/>
        <w:gridCol w:w="1125"/>
      </w:tblGrid>
      <w:tr w:rsidR="3C54EA84" w14:paraId="7E23394B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32B780E6" w14:textId="36244313" w:rsidR="3C54EA84" w:rsidRPr="00142CF7" w:rsidRDefault="3C54EA84" w:rsidP="3C54EA84">
            <w:pPr>
              <w:rPr>
                <w:color w:val="00B0F0"/>
                <w:lang w:val="ru-RU"/>
              </w:rPr>
            </w:pPr>
            <w:r w:rsidRPr="3C54EA84">
              <w:rPr>
                <w:b/>
                <w:bCs/>
                <w:color w:val="00B0F0"/>
                <w:lang w:val="uk-UA"/>
              </w:rPr>
              <w:t>Ротація</w:t>
            </w:r>
          </w:p>
          <w:p w14:paraId="77545CF4" w14:textId="26305569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b/>
                <w:bCs/>
                <w:color w:val="000000" w:themeColor="text1"/>
                <w:lang w:val="uk-UA"/>
              </w:rPr>
              <w:t>Д1.В якому житлі Ви зараз проживаєте?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7A322F66" w14:textId="782C7487" w:rsidR="3C54EA84" w:rsidRDefault="3C54EA84" w:rsidP="3C54EA84">
            <w:pPr>
              <w:rPr>
                <w:color w:val="00B0F0"/>
              </w:rPr>
            </w:pPr>
            <w:r w:rsidRPr="3C54EA84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3C54EA84" w14:paraId="7D940ED8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4917725" w14:textId="2A8D5574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Окрема квартира або будинок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2BFAACB6" w14:textId="195595B9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1</w:t>
            </w:r>
          </w:p>
        </w:tc>
      </w:tr>
      <w:tr w:rsidR="3C54EA84" w14:paraId="00388108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91967EE" w14:textId="4656BF17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Кімната в квартирі або будинку з іншими українцями – Вашими родичами або друзями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72450B07" w14:textId="79144BC3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2</w:t>
            </w:r>
          </w:p>
        </w:tc>
      </w:tr>
      <w:tr w:rsidR="3C54EA84" w14:paraId="178D9FD5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B30C578" w14:textId="27774402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Кімната в квартирі або будинку з іншими українцями, яких Ви не знали раніше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344D87DE" w14:textId="00520170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3</w:t>
            </w:r>
          </w:p>
        </w:tc>
      </w:tr>
      <w:tr w:rsidR="3C54EA84" w14:paraId="2CA6BC76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711416E9" w14:textId="2203F05F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Кімната в квартирі з місцевими жителями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446C4D89" w14:textId="45866A59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4</w:t>
            </w:r>
          </w:p>
        </w:tc>
      </w:tr>
      <w:tr w:rsidR="3C54EA84" w14:paraId="2BA9C121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4725631A" w14:textId="49E07BF9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Гуртожиток або центр для біженців з іншими українцями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23F7825E" w14:textId="0E55EFEF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5</w:t>
            </w:r>
          </w:p>
        </w:tc>
      </w:tr>
      <w:tr w:rsidR="3C54EA84" w14:paraId="05302605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1D99BF39" w14:textId="15B7EE6A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ru-RU"/>
              </w:rPr>
              <w:t>Гуртожиток або центр для біженців, в якому проживають не лише українці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61CF748B" w14:textId="70172699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6</w:t>
            </w:r>
          </w:p>
        </w:tc>
      </w:tr>
      <w:tr w:rsidR="3C54EA84" w14:paraId="02B84959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105E6C20" w14:textId="7B4159C4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ru-RU"/>
              </w:rPr>
              <w:t>Готель/санаторій/пансіонат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7F88D6EE" w14:textId="28259581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7</w:t>
            </w:r>
          </w:p>
        </w:tc>
      </w:tr>
      <w:tr w:rsidR="637DE64A" w14:paraId="3D58A19F" w14:textId="77777777" w:rsidTr="2A40170C">
        <w:trPr>
          <w:trHeight w:val="300"/>
        </w:trPr>
        <w:tc>
          <w:tcPr>
            <w:tcW w:w="8205" w:type="dxa"/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18514F6F" w14:textId="25D86EA3" w:rsidR="1831B39F" w:rsidRDefault="1831B39F" w:rsidP="637DE64A">
            <w:pPr>
              <w:rPr>
                <w:color w:val="000000" w:themeColor="text1"/>
                <w:lang w:val="uk-UA"/>
              </w:rPr>
            </w:pPr>
            <w:r w:rsidRPr="637DE64A">
              <w:rPr>
                <w:color w:val="000000" w:themeColor="text1"/>
                <w:lang w:val="uk-UA"/>
              </w:rPr>
              <w:t>Студентський гуртожиток</w:t>
            </w:r>
          </w:p>
        </w:tc>
        <w:tc>
          <w:tcPr>
            <w:tcW w:w="1125" w:type="dxa"/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37903EDB" w14:textId="1CDBDC87" w:rsidR="1831B39F" w:rsidRDefault="1831B39F" w:rsidP="637DE64A">
            <w:pPr>
              <w:rPr>
                <w:color w:val="000000" w:themeColor="text1"/>
                <w:lang w:val="uk-UA"/>
              </w:rPr>
            </w:pPr>
            <w:r w:rsidRPr="637DE64A">
              <w:rPr>
                <w:color w:val="000000" w:themeColor="text1"/>
                <w:lang w:val="uk-UA"/>
              </w:rPr>
              <w:t>8</w:t>
            </w:r>
          </w:p>
        </w:tc>
      </w:tr>
      <w:tr w:rsidR="3C54EA84" w14:paraId="3DAFA274" w14:textId="77777777" w:rsidTr="2A40170C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5AE60DDC" w14:textId="31CCFB57" w:rsidR="3C54EA84" w:rsidRDefault="3C54EA84" w:rsidP="3C54EA84">
            <w:pPr>
              <w:rPr>
                <w:color w:val="00B0F0"/>
              </w:rPr>
            </w:pPr>
            <w:r w:rsidRPr="3C54EA84">
              <w:rPr>
                <w:color w:val="000000" w:themeColor="text1"/>
                <w:lang w:val="uk-UA"/>
              </w:rPr>
              <w:t xml:space="preserve">Інше </w:t>
            </w:r>
            <w:r w:rsidRPr="3C54EA84">
              <w:rPr>
                <w:b/>
                <w:bCs/>
                <w:color w:val="00B0F0"/>
                <w:lang w:val="uk-UA"/>
              </w:rPr>
              <w:t>ВВ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528ECC18" w14:textId="39CFB604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97</w:t>
            </w:r>
          </w:p>
        </w:tc>
      </w:tr>
    </w:tbl>
    <w:p w14:paraId="598A7336" w14:textId="368496DC" w:rsidR="6FD2E594" w:rsidRDefault="6FD2E594"/>
    <w:p w14:paraId="0431B223" w14:textId="65C50741" w:rsidR="731C933C" w:rsidRDefault="731C933C" w:rsidP="731C933C">
      <w:pPr>
        <w:rPr>
          <w:lang w:val="uk-UA"/>
        </w:rPr>
      </w:pPr>
    </w:p>
    <w:p w14:paraId="5CD6B8C9" w14:textId="77777777" w:rsidR="00CD770A" w:rsidRPr="00BE1D4A" w:rsidRDefault="00CD770A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 w:rsidRPr="6B0239D8">
        <w:rPr>
          <w:rFonts w:ascii="Arial" w:hAnsi="Arial" w:cs="Arial"/>
          <w:b/>
          <w:bCs/>
          <w:color w:val="FFFFFF" w:themeColor="background1"/>
          <w:lang w:val="uk-UA"/>
        </w:rPr>
        <w:t xml:space="preserve">Е. РОБОТА  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CD770A" w:rsidRPr="00BE1D4A" w14:paraId="7CAB27B3" w14:textId="77777777" w:rsidTr="7C68DDE7">
        <w:trPr>
          <w:trHeight w:val="1094"/>
        </w:trPr>
        <w:tc>
          <w:tcPr>
            <w:tcW w:w="8217" w:type="dxa"/>
          </w:tcPr>
          <w:p w14:paraId="596169FB" w14:textId="77777777" w:rsidR="00CD770A" w:rsidRPr="00EB0F3D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C37404">
              <w:rPr>
                <w:b/>
                <w:bCs/>
                <w:color w:val="00B0F0"/>
                <w:lang w:val="uk-UA"/>
              </w:rPr>
              <w:t>Ротація</w:t>
            </w:r>
          </w:p>
          <w:p w14:paraId="092BA7CA" w14:textId="402D6C69" w:rsidR="00CD770A" w:rsidRPr="00AE7FAC" w:rsidRDefault="36949CF0" w:rsidP="7C68DDE7">
            <w:pPr>
              <w:rPr>
                <w:b/>
                <w:bCs/>
                <w:i/>
                <w:iCs/>
                <w:u w:val="single"/>
                <w:lang w:val="ru-RU"/>
              </w:rPr>
            </w:pPr>
            <w:r w:rsidRPr="7C68DDE7">
              <w:rPr>
                <w:b/>
                <w:bCs/>
              </w:rPr>
              <w:t>E</w:t>
            </w:r>
            <w:r w:rsidRPr="00AE7FAC">
              <w:rPr>
                <w:b/>
                <w:bCs/>
                <w:lang w:val="ru-RU"/>
              </w:rPr>
              <w:t xml:space="preserve">1. Вкажіть Ваш статус </w:t>
            </w:r>
            <w:r w:rsidRPr="00DA5146">
              <w:rPr>
                <w:b/>
                <w:bCs/>
                <w:lang w:val="ru-RU"/>
              </w:rPr>
              <w:t>зайнятості</w:t>
            </w:r>
            <w:r w:rsidR="5EF9C87A" w:rsidRPr="00DA5146">
              <w:rPr>
                <w:b/>
                <w:bCs/>
                <w:strike/>
                <w:lang w:val="ru-RU"/>
              </w:rPr>
              <w:t xml:space="preserve"> </w:t>
            </w:r>
            <w:r w:rsidR="5EF9C87A" w:rsidRPr="00DA5146">
              <w:rPr>
                <w:b/>
                <w:bCs/>
                <w:lang w:val="ru-RU"/>
              </w:rPr>
              <w:t>до переїзду з України</w:t>
            </w:r>
            <w:r w:rsidRPr="00DA5146">
              <w:rPr>
                <w:b/>
                <w:bCs/>
                <w:lang w:val="ru-RU"/>
              </w:rPr>
              <w:t>?</w:t>
            </w:r>
            <w:r w:rsidRPr="00AE7FAC">
              <w:rPr>
                <w:b/>
                <w:bCs/>
                <w:lang w:val="ru-RU"/>
              </w:rPr>
              <w:t xml:space="preserve">    </w:t>
            </w:r>
          </w:p>
          <w:p w14:paraId="6AD0AF8C" w14:textId="77777777" w:rsidR="00CD770A" w:rsidRPr="003D13A9" w:rsidRDefault="00CD770A" w:rsidP="005A14D8">
            <w:pPr>
              <w:rPr>
                <w:b/>
                <w:bCs/>
                <w:i/>
                <w:u w:val="single"/>
                <w:lang w:val="uk-UA"/>
              </w:rPr>
            </w:pPr>
            <w:r w:rsidRPr="00BE1D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1134" w:type="dxa"/>
          </w:tcPr>
          <w:p w14:paraId="62EB6C6B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color w:val="00B0F0"/>
                <w:lang w:val="uk-UA"/>
              </w:rPr>
              <w:t>М</w:t>
            </w:r>
            <w:r w:rsidRPr="00BE1D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59505D3A" w14:textId="77777777" w:rsidTr="7C68DDE7">
        <w:tc>
          <w:tcPr>
            <w:tcW w:w="8217" w:type="dxa"/>
          </w:tcPr>
          <w:p w14:paraId="4D1EEE4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Працював(-ла) за наймом повний день</w:t>
            </w:r>
          </w:p>
        </w:tc>
        <w:tc>
          <w:tcPr>
            <w:tcW w:w="1134" w:type="dxa"/>
          </w:tcPr>
          <w:p w14:paraId="36A7AAC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D770A" w:rsidRPr="00BE1D4A" w14:paraId="1D06A94B" w14:textId="77777777" w:rsidTr="7C68DDE7">
        <w:tc>
          <w:tcPr>
            <w:tcW w:w="8217" w:type="dxa"/>
          </w:tcPr>
          <w:p w14:paraId="7B15635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Працював(-ла) за наймом неповний день</w:t>
            </w:r>
          </w:p>
        </w:tc>
        <w:tc>
          <w:tcPr>
            <w:tcW w:w="1134" w:type="dxa"/>
          </w:tcPr>
          <w:p w14:paraId="7E9108A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D770A" w:rsidRPr="00BE1D4A" w14:paraId="5BA80054" w14:textId="77777777" w:rsidTr="7C68DDE7">
        <w:tc>
          <w:tcPr>
            <w:tcW w:w="8217" w:type="dxa"/>
            <w:shd w:val="clear" w:color="auto" w:fill="E2EFD9" w:themeFill="accent6" w:themeFillTint="33"/>
          </w:tcPr>
          <w:p w14:paraId="239970FF" w14:textId="035C5E92" w:rsidR="00CD770A" w:rsidRDefault="00CD770A" w:rsidP="005A14D8">
            <w:pPr>
              <w:rPr>
                <w:lang w:val="uk-UA"/>
              </w:rPr>
            </w:pPr>
            <w:r w:rsidRPr="2F68CD4B">
              <w:rPr>
                <w:lang w:val="uk-UA"/>
              </w:rPr>
              <w:t>Мав(-ла) власний бізнес</w:t>
            </w:r>
            <w:r w:rsidR="2428E9E2" w:rsidRPr="2F68CD4B">
              <w:rPr>
                <w:lang w:val="uk-UA"/>
              </w:rPr>
              <w:t xml:space="preserve"> / самозайнятість</w:t>
            </w:r>
          </w:p>
        </w:tc>
        <w:tc>
          <w:tcPr>
            <w:tcW w:w="1134" w:type="dxa"/>
          </w:tcPr>
          <w:p w14:paraId="5090BCCE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CD770A" w:rsidRPr="00BE1D4A" w14:paraId="1B694F39" w14:textId="77777777" w:rsidTr="7C68DDE7">
        <w:tc>
          <w:tcPr>
            <w:tcW w:w="8217" w:type="dxa"/>
          </w:tcPr>
          <w:p w14:paraId="57217A0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Учень, студент </w:t>
            </w:r>
          </w:p>
        </w:tc>
        <w:tc>
          <w:tcPr>
            <w:tcW w:w="1134" w:type="dxa"/>
          </w:tcPr>
          <w:p w14:paraId="3A52F40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0A35842F" w14:textId="77777777" w:rsidTr="7C68DDE7">
        <w:tc>
          <w:tcPr>
            <w:tcW w:w="8217" w:type="dxa"/>
          </w:tcPr>
          <w:p w14:paraId="3210EF89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Вів/вела домашнє господарство, декретна відпустка, або не працював(-ла) та не шукала роботу з інших причин</w:t>
            </w:r>
          </w:p>
        </w:tc>
        <w:tc>
          <w:tcPr>
            <w:tcW w:w="1134" w:type="dxa"/>
          </w:tcPr>
          <w:p w14:paraId="4EC22C9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4C520193" w14:textId="77777777" w:rsidTr="7C68DDE7">
        <w:tc>
          <w:tcPr>
            <w:tcW w:w="8217" w:type="dxa"/>
          </w:tcPr>
          <w:p w14:paraId="421CC50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Пенсіонер </w:t>
            </w:r>
            <w:r>
              <w:rPr>
                <w:lang w:val="uk-UA"/>
              </w:rPr>
              <w:t>(-ка)</w:t>
            </w:r>
          </w:p>
        </w:tc>
        <w:tc>
          <w:tcPr>
            <w:tcW w:w="1134" w:type="dxa"/>
          </w:tcPr>
          <w:p w14:paraId="64C09CF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CD770A" w:rsidRPr="00BE1D4A" w14:paraId="288D5B6F" w14:textId="77777777" w:rsidTr="7C68DDE7">
        <w:tc>
          <w:tcPr>
            <w:tcW w:w="8217" w:type="dxa"/>
          </w:tcPr>
          <w:p w14:paraId="01134271" w14:textId="066909B2" w:rsidR="00CD770A" w:rsidRPr="00BE1D4A" w:rsidRDefault="00CD770A" w:rsidP="005A14D8">
            <w:pPr>
              <w:rPr>
                <w:lang w:val="uk-UA"/>
              </w:rPr>
            </w:pPr>
            <w:r w:rsidRPr="6FD2E594">
              <w:rPr>
                <w:lang w:val="uk-UA"/>
              </w:rPr>
              <w:t>Непрацездатний</w:t>
            </w:r>
            <w:r w:rsidR="62B32D28" w:rsidRPr="6FD2E594">
              <w:rPr>
                <w:lang w:val="uk-UA"/>
              </w:rPr>
              <w:t xml:space="preserve"> (-а)</w:t>
            </w:r>
          </w:p>
        </w:tc>
        <w:tc>
          <w:tcPr>
            <w:tcW w:w="1134" w:type="dxa"/>
          </w:tcPr>
          <w:p w14:paraId="5AE89AF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CD770A" w:rsidRPr="00BE1D4A" w14:paraId="487A086F" w14:textId="77777777" w:rsidTr="7C68DDE7">
        <w:tc>
          <w:tcPr>
            <w:tcW w:w="8217" w:type="dxa"/>
          </w:tcPr>
          <w:p w14:paraId="51F979A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Шукала/шукав роботу</w:t>
            </w:r>
          </w:p>
        </w:tc>
        <w:tc>
          <w:tcPr>
            <w:tcW w:w="1134" w:type="dxa"/>
          </w:tcPr>
          <w:p w14:paraId="6ABBFA3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</w:tr>
      <w:tr w:rsidR="6B0239D8" w14:paraId="136B7A2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FEAD13C" w14:textId="704D6325" w:rsidR="7437C507" w:rsidRDefault="7437C507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Служба в Силах Оборони України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A8B27B1" w14:textId="1F7D324A" w:rsidR="7437C507" w:rsidRDefault="7437C507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9</w:t>
            </w:r>
          </w:p>
        </w:tc>
      </w:tr>
      <w:tr w:rsidR="00CD770A" w:rsidRPr="00BE1D4A" w14:paraId="16A77AC8" w14:textId="77777777" w:rsidTr="7C68DDE7">
        <w:tc>
          <w:tcPr>
            <w:tcW w:w="8217" w:type="dxa"/>
          </w:tcPr>
          <w:p w14:paraId="0CA273FA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Інше </w:t>
            </w:r>
            <w:r w:rsidRPr="005E1E2E">
              <w:rPr>
                <w:color w:val="00B0F0"/>
                <w:lang w:val="uk-UA"/>
              </w:rPr>
              <w:t>ВВ</w:t>
            </w:r>
          </w:p>
        </w:tc>
        <w:tc>
          <w:tcPr>
            <w:tcW w:w="1134" w:type="dxa"/>
          </w:tcPr>
          <w:p w14:paraId="4F47F5A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97</w:t>
            </w:r>
          </w:p>
        </w:tc>
      </w:tr>
    </w:tbl>
    <w:p w14:paraId="321E1B35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61DA9A2E" w14:textId="77777777" w:rsidTr="34FF7C85">
        <w:tc>
          <w:tcPr>
            <w:tcW w:w="8217" w:type="dxa"/>
          </w:tcPr>
          <w:p w14:paraId="48067DD8" w14:textId="77777777" w:rsidR="00CD770A" w:rsidRPr="00DA5146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DA5146">
              <w:rPr>
                <w:b/>
                <w:bCs/>
                <w:color w:val="00B0F0"/>
                <w:lang w:val="uk-UA"/>
              </w:rPr>
              <w:lastRenderedPageBreak/>
              <w:t>Ротація</w:t>
            </w:r>
          </w:p>
          <w:p w14:paraId="3C16AD26" w14:textId="77777777" w:rsidR="00CD770A" w:rsidRPr="00DA5146" w:rsidRDefault="00CD770A" w:rsidP="022E5FE7">
            <w:pPr>
              <w:rPr>
                <w:b/>
                <w:bCs/>
                <w:lang w:val="uk-UA"/>
              </w:rPr>
            </w:pPr>
            <w:r w:rsidRPr="00DA5146">
              <w:rPr>
                <w:b/>
                <w:bCs/>
                <w:lang w:val="uk-UA"/>
              </w:rPr>
              <w:t xml:space="preserve">Е2. Який поточний статус Вашої зайнятості?   </w:t>
            </w:r>
          </w:p>
          <w:p w14:paraId="4CFD50F0" w14:textId="77777777" w:rsidR="00CD770A" w:rsidRPr="00DA5146" w:rsidRDefault="00CD770A" w:rsidP="005A14D8">
            <w:pPr>
              <w:rPr>
                <w:b/>
                <w:bCs/>
                <w:lang w:val="uk-UA"/>
              </w:rPr>
            </w:pPr>
            <w:r w:rsidRPr="00DA5146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1133" w:type="dxa"/>
          </w:tcPr>
          <w:p w14:paraId="2D16E1A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00CD770A" w:rsidRPr="00BE1D4A" w14:paraId="25F2915E" w14:textId="77777777" w:rsidTr="34FF7C85">
        <w:tc>
          <w:tcPr>
            <w:tcW w:w="8217" w:type="dxa"/>
          </w:tcPr>
          <w:p w14:paraId="1A59B57F" w14:textId="6FE91980" w:rsidR="00CD770A" w:rsidRPr="00DA5146" w:rsidRDefault="129FFC6E" w:rsidP="005A14D8">
            <w:pPr>
              <w:rPr>
                <w:lang w:val="uk-UA"/>
              </w:rPr>
            </w:pPr>
            <w:r w:rsidRPr="00DA5146">
              <w:rPr>
                <w:lang w:val="uk-UA"/>
              </w:rPr>
              <w:t>Продовжую дистанційно працювати на роботі, на якій працював/ла</w:t>
            </w:r>
            <w:r w:rsidR="320894FC" w:rsidRPr="00DA5146">
              <w:rPr>
                <w:strike/>
                <w:lang w:val="uk-UA"/>
              </w:rPr>
              <w:t xml:space="preserve"> </w:t>
            </w:r>
            <w:r w:rsidR="320894FC" w:rsidRPr="00DA5146">
              <w:rPr>
                <w:lang w:val="uk-UA"/>
              </w:rPr>
              <w:t>до переїзду з України</w:t>
            </w:r>
            <w:r w:rsidRPr="00DA5146">
              <w:rPr>
                <w:lang w:val="uk-UA"/>
              </w:rPr>
              <w:t xml:space="preserve"> </w:t>
            </w:r>
          </w:p>
        </w:tc>
        <w:tc>
          <w:tcPr>
            <w:tcW w:w="1133" w:type="dxa"/>
          </w:tcPr>
          <w:p w14:paraId="7E949A5B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05859D42" w14:textId="77777777" w:rsidTr="34FF7C85">
        <w:tc>
          <w:tcPr>
            <w:tcW w:w="8217" w:type="dxa"/>
          </w:tcPr>
          <w:p w14:paraId="65BF83C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Знайшов/ла нову роботу в Україні і працюю дистанційно</w:t>
            </w:r>
          </w:p>
        </w:tc>
        <w:tc>
          <w:tcPr>
            <w:tcW w:w="1133" w:type="dxa"/>
          </w:tcPr>
          <w:p w14:paraId="7F30930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200EB08E" w14:textId="77777777" w:rsidTr="34FF7C85">
        <w:tc>
          <w:tcPr>
            <w:tcW w:w="8217" w:type="dxa"/>
          </w:tcPr>
          <w:p w14:paraId="71EEB07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Займаюсь волонтерством</w:t>
            </w:r>
          </w:p>
        </w:tc>
        <w:tc>
          <w:tcPr>
            <w:tcW w:w="1133" w:type="dxa"/>
          </w:tcPr>
          <w:p w14:paraId="6CF5782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0BB6086B" w14:textId="77777777" w:rsidTr="34FF7C85">
        <w:tc>
          <w:tcPr>
            <w:tcW w:w="8217" w:type="dxa"/>
          </w:tcPr>
          <w:p w14:paraId="6E98095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Влаштувався/лась на роботу в цій країні</w:t>
            </w:r>
            <w:r>
              <w:rPr>
                <w:lang w:val="uk-UA"/>
              </w:rPr>
              <w:t xml:space="preserve"> на повний день</w:t>
            </w:r>
            <w:r w:rsidRPr="00BE1D4A">
              <w:rPr>
                <w:lang w:val="uk-UA"/>
              </w:rPr>
              <w:t xml:space="preserve"> </w:t>
            </w:r>
          </w:p>
        </w:tc>
        <w:tc>
          <w:tcPr>
            <w:tcW w:w="1133" w:type="dxa"/>
          </w:tcPr>
          <w:p w14:paraId="59AAE23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00CD770A" w:rsidRPr="00BE1D4A" w14:paraId="6D7A896C" w14:textId="77777777" w:rsidTr="34FF7C85">
        <w:tc>
          <w:tcPr>
            <w:tcW w:w="8217" w:type="dxa"/>
          </w:tcPr>
          <w:p w14:paraId="616DA49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Влаштувався/лась на роботу в цій країні </w:t>
            </w:r>
            <w:r>
              <w:rPr>
                <w:lang w:val="uk-UA"/>
              </w:rPr>
              <w:t>на неповний день</w:t>
            </w:r>
          </w:p>
        </w:tc>
        <w:tc>
          <w:tcPr>
            <w:tcW w:w="1133" w:type="dxa"/>
          </w:tcPr>
          <w:p w14:paraId="464F5B9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5</w:t>
            </w:r>
          </w:p>
        </w:tc>
      </w:tr>
      <w:tr w:rsidR="00CD770A" w:rsidRPr="00BE1D4A" w14:paraId="3B421FFD" w14:textId="77777777" w:rsidTr="34FF7C85">
        <w:tc>
          <w:tcPr>
            <w:tcW w:w="8217" w:type="dxa"/>
          </w:tcPr>
          <w:p w14:paraId="10F6E9F3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Шукаю роботу в цій країні </w:t>
            </w:r>
          </w:p>
        </w:tc>
        <w:tc>
          <w:tcPr>
            <w:tcW w:w="1133" w:type="dxa"/>
          </w:tcPr>
          <w:p w14:paraId="6B79D08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6</w:t>
            </w:r>
          </w:p>
        </w:tc>
      </w:tr>
      <w:tr w:rsidR="00CD770A" w:rsidRPr="00BE1D4A" w14:paraId="4CDF9517" w14:textId="77777777" w:rsidTr="34FF7C85">
        <w:tc>
          <w:tcPr>
            <w:tcW w:w="8217" w:type="dxa"/>
          </w:tcPr>
          <w:p w14:paraId="72D20F70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Навчаюсь дистанційно </w:t>
            </w:r>
            <w:r>
              <w:rPr>
                <w:lang w:val="uk-UA"/>
              </w:rPr>
              <w:t>в українських навчальних закладах</w:t>
            </w:r>
          </w:p>
        </w:tc>
        <w:tc>
          <w:tcPr>
            <w:tcW w:w="1133" w:type="dxa"/>
          </w:tcPr>
          <w:p w14:paraId="7FA7366B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7</w:t>
            </w:r>
          </w:p>
        </w:tc>
      </w:tr>
      <w:tr w:rsidR="00CD770A" w:rsidRPr="00BE1D4A" w14:paraId="00769034" w14:textId="77777777" w:rsidTr="34FF7C85">
        <w:tc>
          <w:tcPr>
            <w:tcW w:w="8217" w:type="dxa"/>
          </w:tcPr>
          <w:p w14:paraId="386774B0" w14:textId="07B904B8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Навчаюсь </w:t>
            </w:r>
            <w:r w:rsidR="009E11D9">
              <w:rPr>
                <w:lang w:val="uk-UA"/>
              </w:rPr>
              <w:t>на</w:t>
            </w:r>
            <w:r w:rsidR="001F403D">
              <w:rPr>
                <w:lang w:val="uk-UA"/>
              </w:rPr>
              <w:t xml:space="preserve"> загальних</w:t>
            </w:r>
            <w:r w:rsidR="009E11D9">
              <w:rPr>
                <w:lang w:val="uk-UA"/>
              </w:rPr>
              <w:t xml:space="preserve"> навчальних програмах </w:t>
            </w:r>
            <w:r w:rsidR="00745DED">
              <w:rPr>
                <w:lang w:val="uk-UA"/>
              </w:rPr>
              <w:t>в навчальни</w:t>
            </w:r>
            <w:r w:rsidR="00F72117">
              <w:rPr>
                <w:lang w:val="uk-UA"/>
              </w:rPr>
              <w:t xml:space="preserve">х закладах </w:t>
            </w:r>
            <w:ins w:id="2" w:author="is2025" w:date="2025-11-26T16:06:00Z">
              <w:r w:rsidR="00F64265">
                <w:rPr>
                  <w:lang w:val="uk-UA"/>
                </w:rPr>
                <w:t xml:space="preserve">в </w:t>
              </w:r>
            </w:ins>
            <w:r w:rsidR="00F72117">
              <w:rPr>
                <w:lang w:val="uk-UA"/>
              </w:rPr>
              <w:t>країні перебування</w:t>
            </w:r>
            <w:r w:rsidR="001F403D">
              <w:rPr>
                <w:lang w:val="uk-UA"/>
              </w:rPr>
              <w:t xml:space="preserve">, які доступні і для місцевих жителів </w:t>
            </w:r>
          </w:p>
        </w:tc>
        <w:tc>
          <w:tcPr>
            <w:tcW w:w="1133" w:type="dxa"/>
          </w:tcPr>
          <w:p w14:paraId="73F45BE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</w:tr>
      <w:tr w:rsidR="00745DED" w:rsidRPr="00860852" w14:paraId="314F81F7" w14:textId="77777777" w:rsidTr="34FF7C85">
        <w:tc>
          <w:tcPr>
            <w:tcW w:w="8217" w:type="dxa"/>
          </w:tcPr>
          <w:p w14:paraId="0C81BC00" w14:textId="028B088C" w:rsidR="00745DED" w:rsidRPr="00B57031" w:rsidRDefault="001F403D" w:rsidP="005A14D8">
            <w:pPr>
              <w:rPr>
                <w:lang w:val="ru-RU"/>
              </w:rPr>
            </w:pPr>
            <w:r>
              <w:rPr>
                <w:lang w:val="uk-UA"/>
              </w:rPr>
              <w:t>Навчаюсь на спеціальних</w:t>
            </w:r>
            <w:r w:rsidR="0085589D">
              <w:rPr>
                <w:lang w:val="uk-UA"/>
              </w:rPr>
              <w:t xml:space="preserve"> курсах для українців в країні перебування (наприклад, мовні курси, інтеграційні курси)</w:t>
            </w:r>
          </w:p>
        </w:tc>
        <w:tc>
          <w:tcPr>
            <w:tcW w:w="1133" w:type="dxa"/>
          </w:tcPr>
          <w:p w14:paraId="68160F22" w14:textId="33C6326D" w:rsidR="00745DED" w:rsidRDefault="00F64265" w:rsidP="005A14D8">
            <w:pPr>
              <w:rPr>
                <w:lang w:val="uk-UA"/>
              </w:rPr>
            </w:pPr>
            <w:ins w:id="3" w:author="is2025" w:date="2025-11-26T16:04:00Z">
              <w:r>
                <w:rPr>
                  <w:lang w:val="uk-UA"/>
                </w:rPr>
                <w:t>9</w:t>
              </w:r>
            </w:ins>
          </w:p>
        </w:tc>
      </w:tr>
      <w:tr w:rsidR="00CD770A" w:rsidRPr="00BE1D4A" w14:paraId="29815C4B" w14:textId="77777777" w:rsidTr="34FF7C85">
        <w:tc>
          <w:tcPr>
            <w:tcW w:w="8217" w:type="dxa"/>
          </w:tcPr>
          <w:p w14:paraId="5F86C1E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Займаюсь бізнесом в Україні</w:t>
            </w:r>
          </w:p>
        </w:tc>
        <w:tc>
          <w:tcPr>
            <w:tcW w:w="1133" w:type="dxa"/>
          </w:tcPr>
          <w:p w14:paraId="4FCA934A" w14:textId="073AD79E" w:rsidR="00CD770A" w:rsidRPr="00BE1D4A" w:rsidRDefault="00F64265" w:rsidP="005A14D8">
            <w:pPr>
              <w:rPr>
                <w:lang w:val="uk-UA"/>
              </w:rPr>
            </w:pPr>
            <w:ins w:id="4" w:author="is2025" w:date="2025-11-26T16:04:00Z">
              <w:r>
                <w:rPr>
                  <w:lang w:val="uk-UA"/>
                </w:rPr>
                <w:t>10</w:t>
              </w:r>
            </w:ins>
          </w:p>
        </w:tc>
      </w:tr>
      <w:tr w:rsidR="00CD770A" w:rsidRPr="00BE1D4A" w14:paraId="74E69694" w14:textId="77777777" w:rsidTr="34FF7C85">
        <w:tc>
          <w:tcPr>
            <w:tcW w:w="8217" w:type="dxa"/>
            <w:shd w:val="clear" w:color="auto" w:fill="E2EFD9" w:themeFill="accent6" w:themeFillTint="33"/>
          </w:tcPr>
          <w:p w14:paraId="62BE7DFD" w14:textId="40906167" w:rsidR="00CD770A" w:rsidRDefault="00CD770A" w:rsidP="005A14D8">
            <w:pPr>
              <w:rPr>
                <w:lang w:val="uk-UA"/>
              </w:rPr>
            </w:pPr>
            <w:r w:rsidRPr="2F68CD4B">
              <w:rPr>
                <w:lang w:val="uk-UA"/>
              </w:rPr>
              <w:t>Займаюсь бізнесом</w:t>
            </w:r>
            <w:r w:rsidR="7949CC10" w:rsidRPr="2F68CD4B">
              <w:rPr>
                <w:lang w:val="uk-UA"/>
              </w:rPr>
              <w:t xml:space="preserve"> / самозайнятість</w:t>
            </w:r>
            <w:r w:rsidRPr="2F68CD4B">
              <w:rPr>
                <w:lang w:val="uk-UA"/>
              </w:rPr>
              <w:t xml:space="preserve"> в країні перебування</w:t>
            </w:r>
          </w:p>
        </w:tc>
        <w:tc>
          <w:tcPr>
            <w:tcW w:w="1133" w:type="dxa"/>
          </w:tcPr>
          <w:p w14:paraId="40F43D75" w14:textId="3FA79FEB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ins w:id="5" w:author="is2025" w:date="2025-11-26T16:04:00Z">
              <w:r w:rsidR="00F64265">
                <w:rPr>
                  <w:lang w:val="uk-UA"/>
                </w:rPr>
                <w:t>1</w:t>
              </w:r>
            </w:ins>
          </w:p>
        </w:tc>
      </w:tr>
      <w:tr w:rsidR="00CD770A" w:rsidRPr="00BE1D4A" w14:paraId="23C9B2BC" w14:textId="77777777" w:rsidTr="34FF7C85">
        <w:tc>
          <w:tcPr>
            <w:tcW w:w="8217" w:type="dxa"/>
          </w:tcPr>
          <w:p w14:paraId="4D2BAD3E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Пенсіонер(-ка)</w:t>
            </w:r>
          </w:p>
        </w:tc>
        <w:tc>
          <w:tcPr>
            <w:tcW w:w="1133" w:type="dxa"/>
          </w:tcPr>
          <w:p w14:paraId="1FA1F892" w14:textId="5B214070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ins w:id="6" w:author="is2025" w:date="2025-11-26T16:04:00Z">
              <w:r w:rsidR="00F64265">
                <w:rPr>
                  <w:lang w:val="uk-UA"/>
                </w:rPr>
                <w:t>2</w:t>
              </w:r>
            </w:ins>
          </w:p>
        </w:tc>
      </w:tr>
      <w:tr w:rsidR="00CD770A" w:rsidRPr="00BE1D4A" w14:paraId="0A6EBB03" w14:textId="77777777" w:rsidTr="34FF7C85">
        <w:tc>
          <w:tcPr>
            <w:tcW w:w="8217" w:type="dxa"/>
          </w:tcPr>
          <w:p w14:paraId="0BDAAAE5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Непрацездатний(-а) (</w:t>
            </w:r>
            <w:r w:rsidRPr="00BE1D4A">
              <w:rPr>
                <w:lang w:val="uk-UA"/>
              </w:rPr>
              <w:t>включаючи людей з обмеженими можливостями)</w:t>
            </w:r>
          </w:p>
        </w:tc>
        <w:tc>
          <w:tcPr>
            <w:tcW w:w="1133" w:type="dxa"/>
          </w:tcPr>
          <w:p w14:paraId="5EDAC970" w14:textId="5937A6B0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ins w:id="7" w:author="is2025" w:date="2025-11-26T16:04:00Z">
              <w:r w:rsidR="00F64265">
                <w:rPr>
                  <w:lang w:val="uk-UA"/>
                </w:rPr>
                <w:t>3</w:t>
              </w:r>
            </w:ins>
          </w:p>
        </w:tc>
      </w:tr>
      <w:tr w:rsidR="00CD770A" w:rsidRPr="00BE1D4A" w14:paraId="3EFE6DF5" w14:textId="77777777" w:rsidTr="34FF7C85">
        <w:tc>
          <w:tcPr>
            <w:tcW w:w="8217" w:type="dxa"/>
          </w:tcPr>
          <w:p w14:paraId="5509161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 xml:space="preserve">Не працюю та не шукаю роботу (вирішую побутові питання, </w:t>
            </w:r>
            <w:r w:rsidRPr="00BE1D4A">
              <w:rPr>
                <w:lang w:val="uk-UA"/>
              </w:rPr>
              <w:t>адаптуюсь до життя в новій країні</w:t>
            </w:r>
            <w:r>
              <w:rPr>
                <w:lang w:val="uk-UA"/>
              </w:rPr>
              <w:t xml:space="preserve">/планую незабаром повертатися до України, доглядаю за дітьми або іншими членами родини або не працюю з інших причин) </w:t>
            </w: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  <w:tc>
          <w:tcPr>
            <w:tcW w:w="1133" w:type="dxa"/>
          </w:tcPr>
          <w:p w14:paraId="58A14C71" w14:textId="461CF701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ins w:id="8" w:author="is2025" w:date="2025-11-26T16:04:00Z">
              <w:r w:rsidR="00F64265">
                <w:rPr>
                  <w:lang w:val="uk-UA"/>
                </w:rPr>
                <w:t>4</w:t>
              </w:r>
            </w:ins>
          </w:p>
        </w:tc>
      </w:tr>
      <w:tr w:rsidR="00CD770A" w:rsidRPr="00BE1D4A" w14:paraId="36F53C97" w14:textId="77777777" w:rsidTr="34FF7C85">
        <w:tc>
          <w:tcPr>
            <w:tcW w:w="8217" w:type="dxa"/>
          </w:tcPr>
          <w:p w14:paraId="41CD20D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Інше </w:t>
            </w:r>
            <w:r w:rsidRPr="00BE1D4A">
              <w:rPr>
                <w:b/>
                <w:bCs/>
                <w:color w:val="00B0F0"/>
                <w:lang w:val="uk-UA"/>
              </w:rPr>
              <w:t>ВВ</w:t>
            </w:r>
          </w:p>
        </w:tc>
        <w:tc>
          <w:tcPr>
            <w:tcW w:w="1133" w:type="dxa"/>
          </w:tcPr>
          <w:p w14:paraId="757224A8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9</w:t>
            </w:r>
            <w:r>
              <w:rPr>
                <w:lang w:val="uk-UA"/>
              </w:rPr>
              <w:t>7</w:t>
            </w:r>
          </w:p>
        </w:tc>
      </w:tr>
    </w:tbl>
    <w:p w14:paraId="5321F73C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1E2FCF8D" w14:textId="77777777" w:rsidTr="7C68DDE7">
        <w:tc>
          <w:tcPr>
            <w:tcW w:w="8217" w:type="dxa"/>
          </w:tcPr>
          <w:p w14:paraId="59168C44" w14:textId="6E11EB79" w:rsidR="00CD770A" w:rsidRPr="00DA5146" w:rsidRDefault="00CD770A" w:rsidP="6B0239D8">
            <w:pPr>
              <w:rPr>
                <w:b/>
                <w:bCs/>
                <w:i/>
                <w:iCs/>
                <w:u w:val="single"/>
                <w:lang w:val="uk-UA"/>
              </w:rPr>
            </w:pPr>
            <w:r w:rsidRPr="00DA5146">
              <w:rPr>
                <w:b/>
                <w:bCs/>
                <w:lang w:val="uk-UA"/>
              </w:rPr>
              <w:t>E8. Чи працюєте Ви за тією ж спеціальністю, що і</w:t>
            </w:r>
            <w:r w:rsidR="61273646" w:rsidRPr="00DA5146">
              <w:rPr>
                <w:b/>
                <w:bCs/>
                <w:lang w:val="uk-UA"/>
              </w:rPr>
              <w:t xml:space="preserve"> до</w:t>
            </w:r>
            <w:r w:rsidR="1F79F4F6" w:rsidRPr="00DA5146">
              <w:rPr>
                <w:b/>
                <w:bCs/>
                <w:lang w:val="uk-UA"/>
              </w:rPr>
              <w:t xml:space="preserve"> переїзду з України</w:t>
            </w:r>
            <w:r w:rsidRPr="00DA5146">
              <w:rPr>
                <w:b/>
                <w:bCs/>
                <w:lang w:val="uk-UA"/>
              </w:rPr>
              <w:t xml:space="preserve">? </w:t>
            </w:r>
          </w:p>
          <w:p w14:paraId="510FF3E1" w14:textId="77777777" w:rsidR="00CD770A" w:rsidRPr="00DA5146" w:rsidRDefault="00CD770A" w:rsidP="6B0239D8">
            <w:pPr>
              <w:rPr>
                <w:b/>
                <w:bCs/>
                <w:lang w:val="uk-UA"/>
              </w:rPr>
            </w:pPr>
            <w:r w:rsidRPr="00DA5146">
              <w:rPr>
                <w:b/>
                <w:bCs/>
                <w:color w:val="00B0F0"/>
                <w:lang w:val="uk-UA"/>
              </w:rPr>
              <w:t xml:space="preserve">Якщо </w:t>
            </w:r>
            <w:r w:rsidRPr="00DA5146">
              <w:rPr>
                <w:b/>
                <w:bCs/>
                <w:color w:val="00B0F0"/>
              </w:rPr>
              <w:t>E</w:t>
            </w:r>
            <w:r w:rsidRPr="00DA5146">
              <w:rPr>
                <w:b/>
                <w:bCs/>
                <w:color w:val="00B0F0"/>
                <w:lang w:val="uk-UA"/>
              </w:rPr>
              <w:t>2</w:t>
            </w:r>
            <w:r w:rsidRPr="00DA5146">
              <w:rPr>
                <w:b/>
                <w:bCs/>
                <w:color w:val="00B0F0"/>
              </w:rPr>
              <w:t xml:space="preserve"> =1,2,</w:t>
            </w:r>
            <w:r w:rsidRPr="00DA5146">
              <w:rPr>
                <w:b/>
                <w:bCs/>
                <w:color w:val="00B0F0"/>
                <w:lang w:val="uk-UA"/>
              </w:rPr>
              <w:t>4,5</w:t>
            </w:r>
          </w:p>
        </w:tc>
        <w:tc>
          <w:tcPr>
            <w:tcW w:w="1133" w:type="dxa"/>
          </w:tcPr>
          <w:p w14:paraId="6C0BDD25" w14:textId="696B77B3" w:rsidR="00CD770A" w:rsidRPr="00BE1D4A" w:rsidRDefault="00CD770A" w:rsidP="6B0239D8">
            <w:pPr>
              <w:rPr>
                <w:b/>
                <w:bCs/>
                <w:color w:val="00B0F0"/>
                <w:lang w:val="uk-UA"/>
              </w:rPr>
            </w:pPr>
            <w:r w:rsidRPr="6B0239D8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593D66ED" w14:textId="77777777" w:rsidTr="7C68DDE7">
        <w:tc>
          <w:tcPr>
            <w:tcW w:w="8217" w:type="dxa"/>
          </w:tcPr>
          <w:p w14:paraId="2B3A187C" w14:textId="77777777" w:rsidR="00CD770A" w:rsidRPr="00DA5146" w:rsidRDefault="00CD770A" w:rsidP="6B0239D8">
            <w:pPr>
              <w:rPr>
                <w:lang w:val="uk-UA"/>
              </w:rPr>
            </w:pPr>
            <w:r w:rsidRPr="00DA5146">
              <w:rPr>
                <w:lang w:val="uk-UA"/>
              </w:rPr>
              <w:t>Так</w:t>
            </w:r>
          </w:p>
        </w:tc>
        <w:tc>
          <w:tcPr>
            <w:tcW w:w="1133" w:type="dxa"/>
          </w:tcPr>
          <w:p w14:paraId="6ECA12BA" w14:textId="77777777" w:rsidR="00CD770A" w:rsidRPr="00BE1D4A" w:rsidRDefault="00CD770A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1</w:t>
            </w:r>
          </w:p>
        </w:tc>
      </w:tr>
      <w:tr w:rsidR="00CD770A" w:rsidRPr="00BE1D4A" w14:paraId="76277EA6" w14:textId="77777777" w:rsidTr="7C68DDE7">
        <w:tc>
          <w:tcPr>
            <w:tcW w:w="8217" w:type="dxa"/>
          </w:tcPr>
          <w:p w14:paraId="23A26798" w14:textId="77777777" w:rsidR="00CD770A" w:rsidRPr="00DA5146" w:rsidRDefault="00CD770A" w:rsidP="6B0239D8">
            <w:pPr>
              <w:rPr>
                <w:lang w:val="uk-UA"/>
              </w:rPr>
            </w:pPr>
            <w:r w:rsidRPr="00DA5146">
              <w:rPr>
                <w:lang w:val="uk-UA"/>
              </w:rPr>
              <w:t>Ні, але за суміжною спеціальністю</w:t>
            </w:r>
          </w:p>
        </w:tc>
        <w:tc>
          <w:tcPr>
            <w:tcW w:w="1133" w:type="dxa"/>
          </w:tcPr>
          <w:p w14:paraId="286CEF5D" w14:textId="77777777" w:rsidR="00CD770A" w:rsidRPr="00BE1D4A" w:rsidRDefault="00CD770A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2</w:t>
            </w:r>
          </w:p>
        </w:tc>
      </w:tr>
      <w:tr w:rsidR="00CD770A" w:rsidRPr="00BE1D4A" w14:paraId="07F8B95D" w14:textId="77777777" w:rsidTr="00DA5146">
        <w:trPr>
          <w:trHeight w:val="106"/>
        </w:trPr>
        <w:tc>
          <w:tcPr>
            <w:tcW w:w="8217" w:type="dxa"/>
          </w:tcPr>
          <w:p w14:paraId="6432AB86" w14:textId="77777777" w:rsidR="00CD770A" w:rsidRPr="00DA5146" w:rsidRDefault="00CD770A" w:rsidP="6B0239D8">
            <w:pPr>
              <w:rPr>
                <w:lang w:val="uk-UA"/>
              </w:rPr>
            </w:pPr>
            <w:r w:rsidRPr="00DA5146">
              <w:rPr>
                <w:lang w:val="uk-UA"/>
              </w:rPr>
              <w:t>Ні, зовсім за іншою спеціальністю</w:t>
            </w:r>
          </w:p>
        </w:tc>
        <w:tc>
          <w:tcPr>
            <w:tcW w:w="1133" w:type="dxa"/>
          </w:tcPr>
          <w:p w14:paraId="06EB3263" w14:textId="77777777" w:rsidR="00CD770A" w:rsidRPr="00BE1D4A" w:rsidRDefault="00CD770A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3</w:t>
            </w:r>
          </w:p>
        </w:tc>
      </w:tr>
      <w:tr w:rsidR="637DE64A" w14:paraId="3444DDD4" w14:textId="77777777" w:rsidTr="00DA5146">
        <w:trPr>
          <w:trHeight w:val="106"/>
        </w:trPr>
        <w:tc>
          <w:tcPr>
            <w:tcW w:w="8217" w:type="dxa"/>
          </w:tcPr>
          <w:p w14:paraId="727715E8" w14:textId="122A2C71" w:rsidR="31A25E21" w:rsidRPr="00DA5146" w:rsidRDefault="3FF0BA69" w:rsidP="637DE64A">
            <w:pPr>
              <w:rPr>
                <w:lang w:val="uk-UA"/>
              </w:rPr>
            </w:pPr>
            <w:r w:rsidRPr="00DA5146">
              <w:rPr>
                <w:lang w:val="uk-UA"/>
              </w:rPr>
              <w:t xml:space="preserve">Не працювали до </w:t>
            </w:r>
            <w:r w:rsidR="45602A48" w:rsidRPr="00DA5146">
              <w:rPr>
                <w:lang w:val="uk-UA"/>
              </w:rPr>
              <w:t>переїзду з України</w:t>
            </w:r>
          </w:p>
        </w:tc>
        <w:tc>
          <w:tcPr>
            <w:tcW w:w="1133" w:type="dxa"/>
          </w:tcPr>
          <w:p w14:paraId="03D14F44" w14:textId="18C97039" w:rsidR="31A25E21" w:rsidRDefault="06D97EE3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4</w:t>
            </w:r>
          </w:p>
        </w:tc>
      </w:tr>
    </w:tbl>
    <w:p w14:paraId="1C06D90C" w14:textId="2A1A1F77" w:rsidR="2F4FCA77" w:rsidRDefault="2F4FCA77" w:rsidP="637DE6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2167959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0688903" w14:textId="49001C87" w:rsidR="637DE64A" w:rsidRDefault="637DE64A" w:rsidP="637DE64A">
            <w:pPr>
              <w:rPr>
                <w:b/>
                <w:bCs/>
                <w:i/>
                <w:iCs/>
                <w:u w:val="single"/>
                <w:lang w:val="uk-UA"/>
              </w:rPr>
            </w:pPr>
            <w:r w:rsidRPr="637DE64A">
              <w:rPr>
                <w:b/>
                <w:bCs/>
                <w:lang w:val="uk-UA"/>
              </w:rPr>
              <w:t>E8.</w:t>
            </w:r>
            <w:r w:rsidR="25C8301A" w:rsidRPr="637DE64A">
              <w:rPr>
                <w:b/>
                <w:bCs/>
                <w:lang w:val="uk-UA"/>
              </w:rPr>
              <w:t>1</w:t>
            </w:r>
            <w:r w:rsidRPr="637DE64A">
              <w:rPr>
                <w:b/>
                <w:bCs/>
                <w:lang w:val="uk-UA"/>
              </w:rPr>
              <w:t xml:space="preserve"> </w:t>
            </w:r>
            <w:r w:rsidR="65E2AFBD" w:rsidRPr="637DE64A">
              <w:rPr>
                <w:b/>
                <w:bCs/>
                <w:lang w:val="uk-UA"/>
              </w:rPr>
              <w:t>Якщо порівнювати вашу нинішню роботу з роботою</w:t>
            </w:r>
            <w:r w:rsidR="5E657E70" w:rsidRPr="637DE64A">
              <w:rPr>
                <w:b/>
                <w:bCs/>
                <w:lang w:val="uk-UA"/>
              </w:rPr>
              <w:t xml:space="preserve"> до переїзду з </w:t>
            </w:r>
            <w:r w:rsidR="65E2AFBD" w:rsidRPr="637DE64A">
              <w:rPr>
                <w:b/>
                <w:bCs/>
                <w:lang w:val="uk-UA"/>
              </w:rPr>
              <w:t>Україн</w:t>
            </w:r>
            <w:r w:rsidR="5C4D2352" w:rsidRPr="637DE64A">
              <w:rPr>
                <w:b/>
                <w:bCs/>
                <w:lang w:val="uk-UA"/>
              </w:rPr>
              <w:t>и</w:t>
            </w:r>
            <w:r w:rsidR="11B62096" w:rsidRPr="637DE64A">
              <w:rPr>
                <w:b/>
                <w:bCs/>
                <w:lang w:val="uk-UA"/>
              </w:rPr>
              <w:t xml:space="preserve">, </w:t>
            </w:r>
            <w:r w:rsidR="5ED218B7" w:rsidRPr="637DE64A">
              <w:rPr>
                <w:b/>
                <w:bCs/>
                <w:lang w:val="uk-UA"/>
              </w:rPr>
              <w:t>то нинішня</w:t>
            </w:r>
            <w:r w:rsidR="11B62096" w:rsidRPr="637DE64A">
              <w:rPr>
                <w:b/>
                <w:bCs/>
                <w:lang w:val="uk-UA"/>
              </w:rPr>
              <w:t xml:space="preserve"> робота...</w:t>
            </w:r>
            <w:r w:rsidRPr="637DE64A">
              <w:rPr>
                <w:b/>
                <w:bCs/>
                <w:lang w:val="uk-UA"/>
              </w:rPr>
              <w:t xml:space="preserve"> </w:t>
            </w:r>
          </w:p>
          <w:p w14:paraId="0922C5A3" w14:textId="77777777" w:rsidR="637DE64A" w:rsidRDefault="637DE64A" w:rsidP="637DE64A">
            <w:pPr>
              <w:rPr>
                <w:b/>
                <w:bCs/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t xml:space="preserve">Якщо </w:t>
            </w:r>
            <w:r w:rsidRPr="637DE64A">
              <w:rPr>
                <w:b/>
                <w:bCs/>
                <w:color w:val="00B0F0"/>
              </w:rPr>
              <w:t>E</w:t>
            </w:r>
            <w:r w:rsidRPr="637DE64A">
              <w:rPr>
                <w:b/>
                <w:bCs/>
                <w:color w:val="00B0F0"/>
                <w:lang w:val="uk-UA"/>
              </w:rPr>
              <w:t>2</w:t>
            </w:r>
            <w:r w:rsidRPr="637DE64A">
              <w:rPr>
                <w:b/>
                <w:bCs/>
                <w:color w:val="00B0F0"/>
              </w:rPr>
              <w:t xml:space="preserve"> =1,2,</w:t>
            </w:r>
            <w:r w:rsidRPr="637DE64A">
              <w:rPr>
                <w:b/>
                <w:bCs/>
                <w:color w:val="00B0F0"/>
                <w:lang w:val="uk-UA"/>
              </w:rPr>
              <w:t>4,5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9EAE88B" w14:textId="3F408F54" w:rsidR="637DE64A" w:rsidRDefault="637DE64A" w:rsidP="2A40170C">
            <w:pPr>
              <w:rPr>
                <w:b/>
                <w:bCs/>
                <w:color w:val="00B0F0"/>
                <w:lang w:val="uk-UA"/>
              </w:rPr>
            </w:pPr>
            <w:r w:rsidRPr="7C68DDE7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637DE64A" w14:paraId="42F283D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0671D32" w14:textId="1A7F626A" w:rsidR="622EDE91" w:rsidRDefault="622EDE91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Простіша / вимагає меншої кваліфікації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43524A8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1</w:t>
            </w:r>
          </w:p>
        </w:tc>
      </w:tr>
      <w:tr w:rsidR="637DE64A" w14:paraId="6225AB32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F5A3E52" w14:textId="27B4C5B1" w:rsidR="1BC1FBE1" w:rsidRPr="00142CF7" w:rsidRDefault="1BC1FBE1" w:rsidP="637DE64A">
            <w:pPr>
              <w:rPr>
                <w:lang w:val="ru-RU"/>
              </w:rPr>
            </w:pPr>
            <w:r w:rsidRPr="637DE64A">
              <w:rPr>
                <w:lang w:val="uk-UA"/>
              </w:rPr>
              <w:t>Приблизно така ж за рівнем складності / кваліфікації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A7F86C4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2</w:t>
            </w:r>
          </w:p>
        </w:tc>
      </w:tr>
      <w:tr w:rsidR="637DE64A" w14:paraId="025719F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C12269B" w14:textId="03F17F50" w:rsidR="0C2957CA" w:rsidRDefault="0C2957CA" w:rsidP="637DE64A">
            <w:r w:rsidRPr="637DE64A">
              <w:rPr>
                <w:lang w:val="uk-UA"/>
              </w:rPr>
              <w:t>Складніша / вимагає більшої кваліфікації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F3DE25C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3</w:t>
            </w:r>
          </w:p>
        </w:tc>
      </w:tr>
      <w:tr w:rsidR="637DE64A" w14:paraId="46C83DCB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A3329EB" w14:textId="058926A0" w:rsidR="3579FC70" w:rsidRDefault="3579FC70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Не працювали до переїзду з України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9D135C4" w14:textId="0DB5AA4A" w:rsidR="3579FC70" w:rsidRDefault="3579FC70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4</w:t>
            </w:r>
          </w:p>
        </w:tc>
      </w:tr>
      <w:tr w:rsidR="2A40170C" w14:paraId="03950CC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32CCE29" w14:textId="1DF3BC04" w:rsidR="6DFA7AF5" w:rsidRDefault="6DFA7AF5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 xml:space="preserve">Інше </w:t>
            </w:r>
            <w:r w:rsidRPr="2A40170C">
              <w:rPr>
                <w:i/>
                <w:iCs/>
                <w:lang w:val="uk-UA"/>
              </w:rPr>
              <w:t>(запишіть)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8B830EB" w14:textId="64D971D4" w:rsidR="2A40170C" w:rsidRDefault="5ED3A162" w:rsidP="2A40170C">
            <w:pPr>
              <w:rPr>
                <w:lang w:val="uk-UA"/>
              </w:rPr>
            </w:pPr>
            <w:r w:rsidRPr="6B0239D8">
              <w:rPr>
                <w:lang w:val="uk-UA"/>
              </w:rPr>
              <w:t>97</w:t>
            </w:r>
          </w:p>
        </w:tc>
      </w:tr>
      <w:tr w:rsidR="2A40170C" w14:paraId="6CC4C06C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6C66840" w14:textId="2E3B749C" w:rsidR="6DFA7AF5" w:rsidRDefault="6DFA7AF5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Важко відповісти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5383BFA" w14:textId="156A74F2" w:rsidR="6DFA7AF5" w:rsidRDefault="6DFA7AF5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98</w:t>
            </w:r>
          </w:p>
        </w:tc>
      </w:tr>
    </w:tbl>
    <w:p w14:paraId="2D962BE8" w14:textId="623B214C" w:rsidR="637DE64A" w:rsidRDefault="637DE64A"/>
    <w:p w14:paraId="6515234C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8190"/>
        <w:gridCol w:w="1170"/>
      </w:tblGrid>
      <w:tr w:rsidR="00CD770A" w:rsidRPr="00BE1D4A" w14:paraId="5E31DA79" w14:textId="77777777" w:rsidTr="7C68DDE7">
        <w:tc>
          <w:tcPr>
            <w:tcW w:w="8190" w:type="dxa"/>
          </w:tcPr>
          <w:p w14:paraId="76F80C6C" w14:textId="77777777" w:rsidR="00CD770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>E</w:t>
            </w:r>
            <w:r>
              <w:rPr>
                <w:b/>
                <w:bCs/>
                <w:lang w:val="uk-UA"/>
              </w:rPr>
              <w:t>11</w:t>
            </w:r>
            <w:r w:rsidRPr="00BE1D4A">
              <w:rPr>
                <w:b/>
                <w:bCs/>
                <w:lang w:val="uk-UA"/>
              </w:rPr>
              <w:t>.</w:t>
            </w:r>
            <w:r>
              <w:rPr>
                <w:b/>
                <w:bCs/>
                <w:lang w:val="uk-UA"/>
              </w:rPr>
              <w:t xml:space="preserve"> Чому Ви зараз не працюєте?</w:t>
            </w:r>
          </w:p>
          <w:p w14:paraId="25018811" w14:textId="77777777" w:rsidR="00CD770A" w:rsidRPr="003B394D" w:rsidRDefault="00CD770A" w:rsidP="005A14D8">
            <w:pPr>
              <w:rPr>
                <w:b/>
                <w:bCs/>
                <w:lang w:val="uk-UA"/>
              </w:rPr>
            </w:pPr>
            <w:r w:rsidRPr="00EB0F3D">
              <w:rPr>
                <w:b/>
                <w:bCs/>
                <w:color w:val="00B0F0"/>
                <w:lang w:val="uk-UA"/>
              </w:rPr>
              <w:t xml:space="preserve">Якщо </w:t>
            </w:r>
            <w:r w:rsidRPr="00EB0F3D">
              <w:rPr>
                <w:b/>
                <w:bCs/>
                <w:color w:val="00B0F0"/>
              </w:rPr>
              <w:t>E</w:t>
            </w:r>
            <w:r w:rsidRPr="00EB0F3D">
              <w:rPr>
                <w:b/>
                <w:bCs/>
                <w:color w:val="00B0F0"/>
                <w:lang w:val="uk-UA"/>
              </w:rPr>
              <w:t>2</w:t>
            </w:r>
            <w:r w:rsidRPr="00EB0F3D">
              <w:rPr>
                <w:b/>
                <w:bCs/>
                <w:color w:val="00B0F0"/>
              </w:rPr>
              <w:t xml:space="preserve"> =</w:t>
            </w:r>
            <w:r>
              <w:rPr>
                <w:b/>
                <w:bCs/>
                <w:color w:val="00B0F0"/>
                <w:lang w:val="uk-UA"/>
              </w:rPr>
              <w:t>6</w:t>
            </w:r>
            <w:r w:rsidRPr="00EB0F3D">
              <w:rPr>
                <w:b/>
                <w:bCs/>
                <w:color w:val="00B0F0"/>
                <w:lang w:val="uk-UA"/>
              </w:rPr>
              <w:t>,1</w:t>
            </w:r>
            <w:r>
              <w:rPr>
                <w:b/>
                <w:bCs/>
                <w:color w:val="00B0F0"/>
                <w:lang w:val="uk-UA"/>
              </w:rPr>
              <w:t>3</w:t>
            </w:r>
          </w:p>
        </w:tc>
        <w:tc>
          <w:tcPr>
            <w:tcW w:w="1170" w:type="dxa"/>
          </w:tcPr>
          <w:p w14:paraId="46CDBF5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b/>
                <w:bCs/>
                <w:color w:val="00B0F0"/>
                <w:lang w:val="uk-UA"/>
              </w:rPr>
              <w:t>М</w:t>
            </w:r>
            <w:r w:rsidRPr="00BE1D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4B9837A4" w14:textId="77777777" w:rsidTr="7C68DDE7">
        <w:tc>
          <w:tcPr>
            <w:tcW w:w="8190" w:type="dxa"/>
          </w:tcPr>
          <w:p w14:paraId="39972F72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Не можу знайти жодну роботу</w:t>
            </w:r>
          </w:p>
        </w:tc>
        <w:tc>
          <w:tcPr>
            <w:tcW w:w="1170" w:type="dxa"/>
          </w:tcPr>
          <w:p w14:paraId="7803F9E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47AB54B2" w14:textId="77777777" w:rsidTr="7C68DDE7">
        <w:tc>
          <w:tcPr>
            <w:tcW w:w="8190" w:type="dxa"/>
          </w:tcPr>
          <w:p w14:paraId="299B651F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Не можу знайти роботу за спеціальністю</w:t>
            </w:r>
          </w:p>
        </w:tc>
        <w:tc>
          <w:tcPr>
            <w:tcW w:w="1170" w:type="dxa"/>
          </w:tcPr>
          <w:p w14:paraId="4983283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3510B42E" w14:textId="77777777" w:rsidTr="7C68DDE7">
        <w:tc>
          <w:tcPr>
            <w:tcW w:w="8190" w:type="dxa"/>
          </w:tcPr>
          <w:p w14:paraId="12DD14C5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lastRenderedPageBreak/>
              <w:t>Не можу знайти роботу із достатнім рівнем зарплати</w:t>
            </w:r>
          </w:p>
        </w:tc>
        <w:tc>
          <w:tcPr>
            <w:tcW w:w="1170" w:type="dxa"/>
          </w:tcPr>
          <w:p w14:paraId="467296D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4B1D389D" w14:textId="77777777" w:rsidTr="7C68DDE7">
        <w:tc>
          <w:tcPr>
            <w:tcW w:w="8190" w:type="dxa"/>
          </w:tcPr>
          <w:p w14:paraId="5CDD23E6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Не можу працювати за станом здоров’я (фізичного чи психологічного), зокрема, не можу через ці причини працювати на наявній в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 ]</w:t>
            </w:r>
            <w:r w:rsidRPr="00C84C71">
              <w:rPr>
                <w:lang w:val="uk-UA"/>
              </w:rPr>
              <w:t xml:space="preserve"> для мене роботі </w:t>
            </w:r>
          </w:p>
        </w:tc>
        <w:tc>
          <w:tcPr>
            <w:tcW w:w="1170" w:type="dxa"/>
          </w:tcPr>
          <w:p w14:paraId="2AB70A9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1B7B31DC" w14:textId="77777777" w:rsidTr="7C68DDE7">
        <w:tc>
          <w:tcPr>
            <w:tcW w:w="8190" w:type="dxa"/>
          </w:tcPr>
          <w:p w14:paraId="3B11B401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Не можу працювати, бо потрібно доглядати за дітьми чи іншими членами родини</w:t>
            </w:r>
          </w:p>
        </w:tc>
        <w:tc>
          <w:tcPr>
            <w:tcW w:w="1170" w:type="dxa"/>
          </w:tcPr>
          <w:p w14:paraId="31336374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36D19F76" w14:textId="77777777" w:rsidTr="7C68DDE7">
        <w:tc>
          <w:tcPr>
            <w:tcW w:w="8190" w:type="dxa"/>
          </w:tcPr>
          <w:p w14:paraId="60347ACB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Вистачає доходу, який заробляють інші члени моєї родини, або фінансової допомоги</w:t>
            </w:r>
          </w:p>
        </w:tc>
        <w:tc>
          <w:tcPr>
            <w:tcW w:w="1170" w:type="dxa"/>
          </w:tcPr>
          <w:p w14:paraId="5857AE96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2F68CD4B" w14:paraId="14F69DF4" w14:textId="77777777" w:rsidTr="7C68DDE7">
        <w:trPr>
          <w:trHeight w:val="300"/>
        </w:trPr>
        <w:tc>
          <w:tcPr>
            <w:tcW w:w="8190" w:type="dxa"/>
            <w:shd w:val="clear" w:color="auto" w:fill="E2EFD9" w:themeFill="accent6" w:themeFillTint="33"/>
          </w:tcPr>
          <w:p w14:paraId="495CDBD9" w14:textId="58636F3C" w:rsidR="0671A607" w:rsidRDefault="53CF8186" w:rsidP="2F68CD4B">
            <w:pPr>
              <w:rPr>
                <w:lang w:val="uk-UA"/>
              </w:rPr>
            </w:pPr>
            <w:r w:rsidRPr="7C68DDE7">
              <w:rPr>
                <w:lang w:val="uk-UA"/>
              </w:rPr>
              <w:t>Не можу знайти роботу, яка відповідає моєму досвіду і кваліфікації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14:paraId="1508784A" w14:textId="23D5FD25" w:rsidR="0671A607" w:rsidRDefault="3625EB51" w:rsidP="2F68CD4B">
            <w:pPr>
              <w:rPr>
                <w:lang w:val="uk-UA"/>
              </w:rPr>
            </w:pPr>
            <w:r w:rsidRPr="7C68DDE7">
              <w:rPr>
                <w:lang w:val="uk-UA"/>
              </w:rPr>
              <w:t>7</w:t>
            </w:r>
          </w:p>
        </w:tc>
      </w:tr>
      <w:tr w:rsidR="25B890FF" w14:paraId="4C88DE2D" w14:textId="77777777" w:rsidTr="7C68DDE7">
        <w:trPr>
          <w:trHeight w:val="300"/>
        </w:trPr>
        <w:tc>
          <w:tcPr>
            <w:tcW w:w="8190" w:type="dxa"/>
            <w:shd w:val="clear" w:color="auto" w:fill="E2EFD9" w:themeFill="accent6" w:themeFillTint="33"/>
          </w:tcPr>
          <w:p w14:paraId="18A8A7C6" w14:textId="2676F980" w:rsidR="3572E8C2" w:rsidRDefault="3572E8C2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 xml:space="preserve">Мене звільнили 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14:paraId="63F7DCC4" w14:textId="5C72BBF4" w:rsidR="3572E8C2" w:rsidRDefault="3572E8C2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8</w:t>
            </w:r>
          </w:p>
        </w:tc>
      </w:tr>
      <w:tr w:rsidR="00CD770A" w:rsidRPr="00BE1D4A" w14:paraId="3E76B071" w14:textId="77777777" w:rsidTr="7C68DDE7">
        <w:tc>
          <w:tcPr>
            <w:tcW w:w="8190" w:type="dxa"/>
          </w:tcPr>
          <w:p w14:paraId="22DF4C15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Інше </w:t>
            </w:r>
            <w:r w:rsidRPr="00B24EB2">
              <w:rPr>
                <w:bCs/>
                <w:color w:val="00B0F0"/>
                <w:lang w:val="uk-UA"/>
              </w:rPr>
              <w:t>ВВ</w:t>
            </w:r>
          </w:p>
        </w:tc>
        <w:tc>
          <w:tcPr>
            <w:tcW w:w="1170" w:type="dxa"/>
          </w:tcPr>
          <w:p w14:paraId="6B768FC7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97</w:t>
            </w:r>
          </w:p>
        </w:tc>
      </w:tr>
    </w:tbl>
    <w:p w14:paraId="298EAFA2" w14:textId="77777777" w:rsidR="00CD770A" w:rsidRDefault="00CD770A" w:rsidP="00CD770A">
      <w:pPr>
        <w:rPr>
          <w:lang w:val="uk-UA"/>
        </w:rPr>
      </w:pPr>
    </w:p>
    <w:p w14:paraId="7670313B" w14:textId="4D3B761B" w:rsidR="00CD770A" w:rsidRDefault="00CD770A" w:rsidP="00CD770A">
      <w:pPr>
        <w:rPr>
          <w:lang w:val="uk-UA"/>
        </w:rPr>
      </w:pPr>
    </w:p>
    <w:p w14:paraId="765E4470" w14:textId="3A0CBF2F" w:rsidR="0060775F" w:rsidRPr="0060775F" w:rsidRDefault="00CD770A" w:rsidP="6FD2E594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 w:rsidRPr="637DE64A">
        <w:rPr>
          <w:rFonts w:ascii="Arial" w:hAnsi="Arial" w:cs="Arial"/>
          <w:b/>
          <w:bCs/>
          <w:color w:val="FFFFFF" w:themeColor="background1"/>
          <w:lang w:val="uk-UA"/>
        </w:rPr>
        <w:t xml:space="preserve">Ж. ПЛАНИ НА МАЙБУТНЄ  </w:t>
      </w:r>
    </w:p>
    <w:p w14:paraId="320F5584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54B879C9" w14:textId="77777777" w:rsidTr="005A14D8">
        <w:tc>
          <w:tcPr>
            <w:tcW w:w="8217" w:type="dxa"/>
          </w:tcPr>
          <w:p w14:paraId="11506845" w14:textId="77777777" w:rsidR="00CD770A" w:rsidRPr="005944B2" w:rsidRDefault="00CD770A" w:rsidP="005A14D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uk-UA"/>
              </w:rPr>
              <w:t>Ж</w:t>
            </w:r>
            <w:r w:rsidRPr="00BE1D4A">
              <w:rPr>
                <w:b/>
                <w:bCs/>
                <w:lang w:val="uk-UA"/>
              </w:rPr>
              <w:t>2.</w:t>
            </w:r>
            <w:r>
              <w:rPr>
                <w:b/>
                <w:bCs/>
                <w:lang w:val="uk-UA"/>
              </w:rPr>
              <w:t xml:space="preserve"> Чи плануєте Ви повернутись в Україну?</w:t>
            </w:r>
          </w:p>
          <w:p w14:paraId="54BCE533" w14:textId="77777777" w:rsidR="00CD770A" w:rsidRPr="00767509" w:rsidRDefault="00CD770A" w:rsidP="005A14D8">
            <w:pPr>
              <w:rPr>
                <w:b/>
                <w:bCs/>
                <w:lang w:val="uk-UA"/>
              </w:rPr>
            </w:pPr>
          </w:p>
        </w:tc>
        <w:tc>
          <w:tcPr>
            <w:tcW w:w="1133" w:type="dxa"/>
          </w:tcPr>
          <w:p w14:paraId="6DB1AFF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b/>
                <w:bCs/>
                <w:color w:val="00B0F0"/>
                <w:lang w:val="uk-UA"/>
              </w:rPr>
              <w:t>О</w:t>
            </w:r>
            <w:r w:rsidRPr="00BE1D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2846DB2D" w14:textId="77777777" w:rsidTr="005A14D8">
        <w:tc>
          <w:tcPr>
            <w:tcW w:w="8217" w:type="dxa"/>
          </w:tcPr>
          <w:p w14:paraId="4424F2F4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Точно планую</w:t>
            </w:r>
          </w:p>
        </w:tc>
        <w:tc>
          <w:tcPr>
            <w:tcW w:w="1133" w:type="dxa"/>
          </w:tcPr>
          <w:p w14:paraId="588959C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54EB7F50" w14:textId="77777777" w:rsidTr="005A14D8">
        <w:tc>
          <w:tcPr>
            <w:tcW w:w="8217" w:type="dxa"/>
          </w:tcPr>
          <w:p w14:paraId="41530EAF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Скоріше планую</w:t>
            </w:r>
          </w:p>
        </w:tc>
        <w:tc>
          <w:tcPr>
            <w:tcW w:w="1133" w:type="dxa"/>
          </w:tcPr>
          <w:p w14:paraId="2A67386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401F0609" w14:textId="77777777" w:rsidTr="005A14D8">
        <w:tc>
          <w:tcPr>
            <w:tcW w:w="8217" w:type="dxa"/>
          </w:tcPr>
          <w:p w14:paraId="69800D3B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Скоріше не планую</w:t>
            </w:r>
          </w:p>
        </w:tc>
        <w:tc>
          <w:tcPr>
            <w:tcW w:w="1133" w:type="dxa"/>
          </w:tcPr>
          <w:p w14:paraId="70888339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6BB3CB9C" w14:textId="77777777" w:rsidTr="005A14D8">
        <w:tc>
          <w:tcPr>
            <w:tcW w:w="8217" w:type="dxa"/>
          </w:tcPr>
          <w:p w14:paraId="01376981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Точно не планую</w:t>
            </w:r>
          </w:p>
        </w:tc>
        <w:tc>
          <w:tcPr>
            <w:tcW w:w="1133" w:type="dxa"/>
          </w:tcPr>
          <w:p w14:paraId="45D7325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5ACEDAAA" w14:textId="77777777" w:rsidTr="005A14D8">
        <w:tc>
          <w:tcPr>
            <w:tcW w:w="8217" w:type="dxa"/>
          </w:tcPr>
          <w:p w14:paraId="6B972352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Важко сказати</w:t>
            </w:r>
          </w:p>
        </w:tc>
        <w:tc>
          <w:tcPr>
            <w:tcW w:w="1133" w:type="dxa"/>
          </w:tcPr>
          <w:p w14:paraId="2032E02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98</w:t>
            </w:r>
          </w:p>
        </w:tc>
      </w:tr>
    </w:tbl>
    <w:p w14:paraId="4CA78E10" w14:textId="77777777" w:rsidR="00CD770A" w:rsidRDefault="00CD770A" w:rsidP="00CD770A">
      <w:pPr>
        <w:rPr>
          <w:lang w:val="uk-UA"/>
        </w:rPr>
      </w:pPr>
    </w:p>
    <w:p w14:paraId="5FD9D898" w14:textId="276C6236" w:rsidR="6B0239D8" w:rsidRDefault="6B0239D8" w:rsidP="6B0239D8">
      <w:pPr>
        <w:rPr>
          <w:lang w:val="uk-UA"/>
        </w:rPr>
      </w:pPr>
    </w:p>
    <w:p w14:paraId="664384C4" w14:textId="25CC2EFE" w:rsidR="6B0239D8" w:rsidRDefault="6B0239D8" w:rsidP="6B0239D8">
      <w:pPr>
        <w:rPr>
          <w:lang w:val="uk-UA"/>
        </w:rPr>
      </w:pPr>
    </w:p>
    <w:p w14:paraId="0DD83378" w14:textId="1F9CE3D5" w:rsidR="00C7264A" w:rsidRPr="00512AD9" w:rsidRDefault="423C5F5B" w:rsidP="7B81375D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uk-UA"/>
        </w:rPr>
      </w:pPr>
      <w:bookmarkStart w:id="9" w:name="_Ref132150052"/>
      <w:r w:rsidRPr="7B81375D">
        <w:rPr>
          <w:b/>
          <w:bCs/>
          <w:lang w:val="uk-UA"/>
        </w:rPr>
        <w:t>(Якщо скоріше чи точно планує</w:t>
      </w:r>
      <w:r w:rsidRPr="7B81375D">
        <w:rPr>
          <w:b/>
          <w:bCs/>
          <w:lang w:val="ru-RU"/>
        </w:rPr>
        <w:t xml:space="preserve">: </w:t>
      </w:r>
      <w:r w:rsidR="472E3CD0" w:rsidRPr="7B81375D">
        <w:rPr>
          <w:b/>
          <w:bCs/>
          <w:lang w:val="ru-RU"/>
        </w:rPr>
        <w:t>Ж2=</w:t>
      </w:r>
      <w:r w:rsidRPr="7B81375D">
        <w:rPr>
          <w:b/>
          <w:bCs/>
          <w:lang w:val="ru-RU"/>
        </w:rPr>
        <w:t xml:space="preserve">=1 </w:t>
      </w:r>
      <w:r w:rsidRPr="7B81375D">
        <w:rPr>
          <w:b/>
          <w:bCs/>
          <w:lang w:val="uk-UA"/>
        </w:rPr>
        <w:t>або</w:t>
      </w:r>
      <w:r w:rsidRPr="7B81375D">
        <w:rPr>
          <w:b/>
          <w:bCs/>
          <w:lang w:val="ru-RU"/>
        </w:rPr>
        <w:t xml:space="preserve"> 2</w:t>
      </w:r>
      <w:r w:rsidRPr="7B81375D">
        <w:rPr>
          <w:b/>
          <w:bCs/>
          <w:lang w:val="uk-UA"/>
        </w:rPr>
        <w:t>) Коли Ви плануєте повернутись?</w:t>
      </w:r>
      <w:bookmarkEnd w:id="9"/>
    </w:p>
    <w:p w14:paraId="3A3B2E94" w14:textId="77777777" w:rsidR="00C7264A" w:rsidRDefault="55AF68F7" w:rsidP="7B81375D">
      <w:pPr>
        <w:rPr>
          <w:lang w:val="uk-UA"/>
        </w:rPr>
      </w:pPr>
      <w:r w:rsidRPr="7B81375D">
        <w:rPr>
          <w:lang w:val="uk-UA"/>
        </w:rPr>
        <w:t>Лише після остаточного закінчення війни з підписанням документу, який дозволить відновити цивільні польоти над Україною</w:t>
      </w:r>
    </w:p>
    <w:p w14:paraId="0B76AF26" w14:textId="77777777" w:rsidR="00C7264A" w:rsidRDefault="423C5F5B" w:rsidP="7B81375D">
      <w:pPr>
        <w:rPr>
          <w:lang w:val="uk-UA"/>
        </w:rPr>
      </w:pPr>
      <w:r w:rsidRPr="7B81375D">
        <w:rPr>
          <w:lang w:val="uk-UA"/>
        </w:rPr>
        <w:t>Готовий(-а) повернутись навіть до закінчення війни</w:t>
      </w:r>
    </w:p>
    <w:p w14:paraId="58140550" w14:textId="77777777" w:rsidR="00C7264A" w:rsidRDefault="00C7264A" w:rsidP="7B81375D">
      <w:pPr>
        <w:rPr>
          <w:lang w:val="uk-UA"/>
        </w:rPr>
      </w:pPr>
    </w:p>
    <w:p w14:paraId="7F5B9E92" w14:textId="67744A35" w:rsidR="00C7264A" w:rsidRPr="00512AD9" w:rsidRDefault="423C5F5B" w:rsidP="70000499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uk-UA"/>
        </w:rPr>
      </w:pPr>
      <w:r w:rsidRPr="7C68DDE7">
        <w:rPr>
          <w:b/>
          <w:bCs/>
          <w:lang w:val="uk-UA"/>
        </w:rPr>
        <w:t xml:space="preserve">Скажіть, чи змінилися Ваші наміри щодо повернення до України порівняно із Вашими намірами рік назад? </w:t>
      </w:r>
      <w:r w:rsidRPr="7C68DDE7">
        <w:rPr>
          <w:b/>
          <w:bCs/>
          <w:i/>
          <w:iCs/>
          <w:lang w:val="uk-UA"/>
        </w:rPr>
        <w:t>(один варіант відповіді)</w:t>
      </w:r>
    </w:p>
    <w:p w14:paraId="78DF31F5" w14:textId="77777777" w:rsidR="00C7264A" w:rsidRDefault="423C5F5B" w:rsidP="70000499">
      <w:pPr>
        <w:rPr>
          <w:lang w:val="uk-UA"/>
        </w:rPr>
      </w:pPr>
      <w:r w:rsidRPr="7B81375D">
        <w:rPr>
          <w:lang w:val="uk-UA"/>
        </w:rPr>
        <w:t>Ні, не змінилися</w:t>
      </w:r>
    </w:p>
    <w:p w14:paraId="258C8C00" w14:textId="77777777" w:rsidR="00C7264A" w:rsidRDefault="423C5F5B" w:rsidP="70000499">
      <w:pPr>
        <w:rPr>
          <w:lang w:val="uk-UA"/>
        </w:rPr>
      </w:pPr>
      <w:r w:rsidRPr="7B81375D">
        <w:rPr>
          <w:lang w:val="uk-UA"/>
        </w:rPr>
        <w:t>Більше схиляюся до думки не повертатися до України взагалі, хоча тоді думав/ла про повернення</w:t>
      </w:r>
    </w:p>
    <w:p w14:paraId="1BE3A98E" w14:textId="77777777" w:rsidR="00C7264A" w:rsidRDefault="423C5F5B" w:rsidP="70000499">
      <w:pPr>
        <w:rPr>
          <w:lang w:val="uk-UA"/>
        </w:rPr>
      </w:pPr>
      <w:r w:rsidRPr="7B81375D">
        <w:rPr>
          <w:lang w:val="uk-UA"/>
        </w:rPr>
        <w:t>Більше схиляюся до думки повернутися до України пізніше, ніж планував/ла тоді</w:t>
      </w:r>
    </w:p>
    <w:p w14:paraId="07EC5FFE" w14:textId="77777777" w:rsidR="00C7264A" w:rsidRDefault="423C5F5B" w:rsidP="70000499">
      <w:pPr>
        <w:rPr>
          <w:lang w:val="uk-UA"/>
        </w:rPr>
      </w:pPr>
      <w:r w:rsidRPr="7B81375D">
        <w:rPr>
          <w:lang w:val="uk-UA"/>
        </w:rPr>
        <w:t>Більше схиляюся до думки повернутися до України раніше, ніж планував/ла тоді</w:t>
      </w:r>
    </w:p>
    <w:p w14:paraId="122B379E" w14:textId="77777777" w:rsidR="00C7264A" w:rsidRPr="005F1933" w:rsidRDefault="423C5F5B" w:rsidP="70000499">
      <w:pPr>
        <w:rPr>
          <w:lang w:val="uk-UA"/>
        </w:rPr>
      </w:pPr>
      <w:r w:rsidRPr="25B890FF">
        <w:rPr>
          <w:lang w:val="uk-UA"/>
        </w:rPr>
        <w:t>Більше схиляюся до плану повернутися до України, хоча тоді думав/ла не повертатися</w:t>
      </w:r>
    </w:p>
    <w:p w14:paraId="7C87E016" w14:textId="77777777" w:rsidR="008A1F68" w:rsidRDefault="008A1F68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2353C14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DA22760" w14:textId="77777777" w:rsidR="637DE64A" w:rsidRDefault="637DE64A" w:rsidP="637DE64A">
            <w:pPr>
              <w:rPr>
                <w:b/>
                <w:bCs/>
                <w:color w:val="00B0F0"/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t>Ротація</w:t>
            </w:r>
          </w:p>
          <w:p w14:paraId="11E5C59B" w14:textId="1FA57D7E" w:rsidR="637DE64A" w:rsidRDefault="637DE64A" w:rsidP="637DE64A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>Ж4.</w:t>
            </w:r>
            <w:r w:rsidR="6B42F29D" w:rsidRPr="7C68DDE7">
              <w:rPr>
                <w:b/>
                <w:bCs/>
                <w:lang w:val="uk-UA"/>
              </w:rPr>
              <w:t>0</w:t>
            </w:r>
            <w:r w:rsidRPr="7C68DDE7">
              <w:rPr>
                <w:b/>
                <w:bCs/>
                <w:lang w:val="uk-UA"/>
              </w:rPr>
              <w:t xml:space="preserve"> Які </w:t>
            </w:r>
            <w:r w:rsidR="4AC2C411" w:rsidRPr="7C68DDE7">
              <w:rPr>
                <w:b/>
                <w:bCs/>
                <w:lang w:val="uk-UA"/>
              </w:rPr>
              <w:t>бар’єри утримують</w:t>
            </w:r>
            <w:r w:rsidRPr="7C68DDE7">
              <w:rPr>
                <w:b/>
                <w:bCs/>
                <w:lang w:val="uk-UA"/>
              </w:rPr>
              <w:t xml:space="preserve"> Вас</w:t>
            </w:r>
            <w:r w:rsidR="1C2A6E2F" w:rsidRPr="7C68DDE7">
              <w:rPr>
                <w:b/>
                <w:bCs/>
                <w:lang w:val="uk-UA"/>
              </w:rPr>
              <w:t xml:space="preserve"> зараз</w:t>
            </w:r>
            <w:r w:rsidRPr="7C68DDE7">
              <w:rPr>
                <w:b/>
                <w:bCs/>
                <w:lang w:val="uk-UA"/>
              </w:rPr>
              <w:t xml:space="preserve"> </w:t>
            </w:r>
            <w:r w:rsidR="16B7A218" w:rsidRPr="7C68DDE7">
              <w:rPr>
                <w:b/>
                <w:bCs/>
                <w:lang w:val="uk-UA"/>
              </w:rPr>
              <w:t xml:space="preserve">від </w:t>
            </w:r>
            <w:r w:rsidRPr="7C68DDE7">
              <w:rPr>
                <w:b/>
                <w:bCs/>
                <w:lang w:val="uk-UA"/>
              </w:rPr>
              <w:t>поверн</w:t>
            </w:r>
            <w:r w:rsidR="64B7EE8D" w:rsidRPr="7C68DDE7">
              <w:rPr>
                <w:b/>
                <w:bCs/>
                <w:lang w:val="uk-UA"/>
              </w:rPr>
              <w:t>ення</w:t>
            </w:r>
            <w:r w:rsidRPr="7C68DDE7">
              <w:rPr>
                <w:b/>
                <w:bCs/>
                <w:lang w:val="uk-UA"/>
              </w:rPr>
              <w:t xml:space="preserve"> в Україну?</w:t>
            </w:r>
          </w:p>
          <w:p w14:paraId="77591954" w14:textId="77777777" w:rsidR="637DE64A" w:rsidRPr="00142CF7" w:rsidRDefault="637DE64A" w:rsidP="637DE64A">
            <w:pPr>
              <w:rPr>
                <w:b/>
                <w:bCs/>
                <w:lang w:val="uk-UA"/>
              </w:rPr>
            </w:pPr>
            <w:r w:rsidRPr="637DE6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4F69DBE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637DE64A" w14:paraId="4CF25389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9AFF956" w14:textId="11A18125" w:rsidR="2D0A535D" w:rsidRDefault="2D0A535D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Війна</w:t>
            </w:r>
            <w:r w:rsidR="717D13E9" w:rsidRPr="637DE64A">
              <w:rPr>
                <w:lang w:val="uk-UA"/>
              </w:rPr>
              <w:t xml:space="preserve">, </w:t>
            </w:r>
            <w:r w:rsidR="4EE6C276" w:rsidRPr="637DE64A">
              <w:rPr>
                <w:lang w:val="uk-UA"/>
              </w:rPr>
              <w:t>страх</w:t>
            </w:r>
            <w:r w:rsidR="717D13E9" w:rsidRPr="637DE64A">
              <w:rPr>
                <w:lang w:val="uk-UA"/>
              </w:rPr>
              <w:t xml:space="preserve"> за безпеку себе і своїх рідних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BFF2EE7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1</w:t>
            </w:r>
          </w:p>
        </w:tc>
      </w:tr>
      <w:tr w:rsidR="637DE64A" w14:paraId="4252270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AEEC3D9" w14:textId="19E05A8B" w:rsidR="7008FA92" w:rsidRDefault="7008FA92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Окупація мого регіону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31AD24F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2</w:t>
            </w:r>
          </w:p>
        </w:tc>
      </w:tr>
      <w:tr w:rsidR="637DE64A" w14:paraId="0A951D0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81ACB2B" w14:textId="5C4A17EB" w:rsidR="260FEE6C" w:rsidRDefault="260FEE6C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Мій дім / регіон знаходиться в зоні бойових дій чи близько до неї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0E50E4A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3</w:t>
            </w:r>
          </w:p>
        </w:tc>
      </w:tr>
      <w:tr w:rsidR="637DE64A" w14:paraId="321A2E34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B2CD2D0" w14:textId="7843C8D4" w:rsidR="0A25FB35" w:rsidRDefault="098B3FE7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lastRenderedPageBreak/>
              <w:t>П</w:t>
            </w:r>
            <w:r w:rsidR="1B38A45A" w:rsidRPr="7B81375D">
              <w:rPr>
                <w:lang w:val="uk-UA"/>
              </w:rPr>
              <w:t>роблем</w:t>
            </w:r>
            <w:r w:rsidR="7EE37D44" w:rsidRPr="7B81375D">
              <w:rPr>
                <w:lang w:val="uk-UA"/>
              </w:rPr>
              <w:t>и</w:t>
            </w:r>
            <w:r w:rsidR="1B38A45A" w:rsidRPr="7B81375D">
              <w:rPr>
                <w:lang w:val="uk-UA"/>
              </w:rPr>
              <w:t xml:space="preserve"> з відключенням світла, води, опалення та іншою інфраструктурою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B010A1F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4</w:t>
            </w:r>
          </w:p>
        </w:tc>
      </w:tr>
      <w:tr w:rsidR="637DE64A" w14:paraId="34B27567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9A2EDD2" w14:textId="170DF3A1" w:rsidR="0CC937D5" w:rsidRDefault="0CC937D5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Вже адаптувалися до життя за кордоном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25DB262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5</w:t>
            </w:r>
          </w:p>
        </w:tc>
      </w:tr>
      <w:tr w:rsidR="637DE64A" w14:paraId="4E21551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EF6A73" w14:textId="7ADADAEC" w:rsidR="637DE64A" w:rsidRPr="00142CF7" w:rsidRDefault="18FBF5FD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Тут в мене краща робота, ніж в Україні</w:t>
            </w:r>
            <w:r w:rsidR="046AE5A9" w:rsidRPr="7B81375D">
              <w:rPr>
                <w:lang w:val="uk-UA"/>
              </w:rPr>
              <w:t xml:space="preserve"> / заробляю більше, ніж в Україні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9FF40A3" w14:textId="386968F2" w:rsidR="637DE64A" w:rsidRDefault="7FA848D5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6</w:t>
            </w:r>
          </w:p>
        </w:tc>
      </w:tr>
      <w:tr w:rsidR="637DE64A" w14:paraId="7B87B45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A446BE6" w14:textId="79B214BB" w:rsidR="637DE64A" w:rsidRDefault="18FBF5FD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Тут краща якість життя</w:t>
            </w:r>
            <w:r w:rsidR="072CD7D4" w:rsidRPr="7B81375D">
              <w:rPr>
                <w:lang w:val="uk-UA"/>
              </w:rPr>
              <w:t xml:space="preserve">, </w:t>
            </w:r>
            <w:r w:rsidR="0AC42E1C" w:rsidRPr="7B81375D">
              <w:rPr>
                <w:lang w:val="uk-UA"/>
              </w:rPr>
              <w:t>медицини, кращі/зручніші міста тощо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2CE216F" w14:textId="3E22C2F0" w:rsidR="637DE64A" w:rsidRDefault="14C669E8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7</w:t>
            </w:r>
          </w:p>
        </w:tc>
      </w:tr>
      <w:tr w:rsidR="7B81375D" w14:paraId="68022419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CAC2327" w14:textId="124B9E64" w:rsidR="751C9880" w:rsidRDefault="751C9880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Тут краща соціальна підтримка</w:t>
            </w:r>
            <w:r w:rsidR="39CC7DC8" w:rsidRPr="7B81375D">
              <w:rPr>
                <w:lang w:val="uk-UA"/>
              </w:rPr>
              <w:t xml:space="preserve"> та</w:t>
            </w:r>
            <w:r w:rsidRPr="7B81375D">
              <w:rPr>
                <w:lang w:val="uk-UA"/>
              </w:rPr>
              <w:t xml:space="preserve"> </w:t>
            </w:r>
            <w:r w:rsidR="2BD6A69A" w:rsidRPr="7B81375D">
              <w:rPr>
                <w:lang w:val="uk-UA"/>
              </w:rPr>
              <w:t>більші</w:t>
            </w:r>
            <w:r w:rsidR="24B54338" w:rsidRPr="7B81375D">
              <w:rPr>
                <w:lang w:val="uk-UA"/>
              </w:rPr>
              <w:t xml:space="preserve"> соціальні</w:t>
            </w:r>
            <w:r w:rsidR="2BD6A69A" w:rsidRPr="7B81375D">
              <w:rPr>
                <w:lang w:val="uk-UA"/>
              </w:rPr>
              <w:t xml:space="preserve"> </w:t>
            </w:r>
            <w:r w:rsidRPr="7B81375D">
              <w:rPr>
                <w:lang w:val="uk-UA"/>
              </w:rPr>
              <w:t>виплати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D235A5D" w14:textId="00B69AA4" w:rsidR="751C9880" w:rsidRDefault="751C9880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8</w:t>
            </w:r>
          </w:p>
        </w:tc>
      </w:tr>
      <w:tr w:rsidR="637DE64A" w14:paraId="1C000A7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4CA2FAB" w14:textId="19A43BA1" w:rsidR="637DE64A" w:rsidRDefault="18FBF5FD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Тут краща освіта</w:t>
            </w:r>
            <w:r w:rsidR="71AA7F37" w:rsidRPr="7B81375D">
              <w:rPr>
                <w:lang w:val="uk-UA"/>
              </w:rPr>
              <w:t xml:space="preserve"> та перспективи</w:t>
            </w:r>
            <w:r w:rsidRPr="7B81375D">
              <w:rPr>
                <w:lang w:val="uk-UA"/>
              </w:rPr>
              <w:t xml:space="preserve"> для моїх дітей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A46D745" w14:textId="63F639C7" w:rsidR="637DE64A" w:rsidRDefault="17DF2AD9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9</w:t>
            </w:r>
          </w:p>
        </w:tc>
      </w:tr>
      <w:tr w:rsidR="637DE64A" w14:paraId="52DC385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36BBA19" w14:textId="0600C103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Тут живе моя сім’я / родичі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49B2CD8" w14:textId="341F655E" w:rsidR="637DE64A" w:rsidRDefault="6341C2E1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10</w:t>
            </w:r>
          </w:p>
        </w:tc>
      </w:tr>
      <w:tr w:rsidR="637DE64A" w14:paraId="0B764D5B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B93C87E" w14:textId="0D0D0BC7" w:rsidR="637DE64A" w:rsidRPr="00142CF7" w:rsidRDefault="0989E569" w:rsidP="637DE64A">
            <w:pPr>
              <w:rPr>
                <w:lang w:val="uk-UA"/>
              </w:rPr>
            </w:pPr>
            <w:r w:rsidRPr="25B890FF">
              <w:rPr>
                <w:lang w:val="ru-RU"/>
              </w:rPr>
              <w:t>Не бачу майбутнього для себе / своїх дітей в Україні</w:t>
            </w:r>
            <w:r w:rsidR="3DAF2995" w:rsidRPr="25B890FF">
              <w:rPr>
                <w:lang w:val="ru-RU"/>
              </w:rPr>
              <w:t xml:space="preserve"> / н</w:t>
            </w:r>
            <w:r w:rsidR="3DAF2995" w:rsidRPr="25B890FF">
              <w:rPr>
                <w:lang w:val="uk-UA"/>
              </w:rPr>
              <w:t>е вірю в майбутнє України як держави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DA1A0A7" w14:textId="1B70051D" w:rsidR="637DE64A" w:rsidRDefault="0D4DF947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500BB499" w:rsidRPr="7B81375D">
              <w:rPr>
                <w:lang w:val="uk-UA"/>
              </w:rPr>
              <w:t>1</w:t>
            </w:r>
          </w:p>
        </w:tc>
      </w:tr>
      <w:tr w:rsidR="637DE64A" w14:paraId="61B8F0F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6B9AD9A" w14:textId="6E97D588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Інше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C44E5B6" w14:textId="4DAEE5A8" w:rsidR="637DE64A" w:rsidRDefault="433D8DF6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97</w:t>
            </w:r>
          </w:p>
        </w:tc>
      </w:tr>
      <w:tr w:rsidR="637DE64A" w14:paraId="4106078C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95C830A" w14:textId="079C6440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Мій дім пошкоджений чи зруйнований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C656247" w14:textId="33CAA095" w:rsidR="637DE64A" w:rsidRDefault="0B1F20A1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566BFBEE" w:rsidRPr="7B81375D">
              <w:rPr>
                <w:lang w:val="uk-UA"/>
              </w:rPr>
              <w:t>2</w:t>
            </w:r>
          </w:p>
        </w:tc>
      </w:tr>
      <w:tr w:rsidR="637DE64A" w14:paraId="343458E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A7FC138" w14:textId="66D96D44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Боюся, що не знайду хорошу роботу в Україні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105CA8E" w14:textId="18EFB03D" w:rsidR="637DE64A" w:rsidRDefault="0B1F20A1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65781921" w:rsidRPr="7B81375D">
              <w:rPr>
                <w:lang w:val="uk-UA"/>
              </w:rPr>
              <w:t>3</w:t>
            </w:r>
          </w:p>
        </w:tc>
      </w:tr>
      <w:tr w:rsidR="637DE64A" w14:paraId="0D679A6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C2C8234" w14:textId="649378CD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Боюся засудження з боку тих, хто не виїжджав під час війни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9587D86" w14:textId="6CFCEB01" w:rsidR="637DE64A" w:rsidRDefault="2C1AA857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764CB87F" w:rsidRPr="7B81375D">
              <w:rPr>
                <w:lang w:val="uk-UA"/>
              </w:rPr>
              <w:t>4</w:t>
            </w:r>
          </w:p>
        </w:tc>
      </w:tr>
      <w:tr w:rsidR="637DE64A" w14:paraId="0B46555D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37E6282" w14:textId="37F6DDDB" w:rsidR="637DE64A" w:rsidRDefault="6A42D97F" w:rsidP="7B81375D">
            <w:pPr>
              <w:rPr>
                <w:rFonts w:asciiTheme="minorHAnsi" w:eastAsiaTheme="minorEastAsia" w:hAnsiTheme="minorHAnsi" w:cstheme="minorBidi"/>
                <w:lang w:val="uk-UA"/>
              </w:rPr>
            </w:pPr>
            <w:r w:rsidRPr="7B81375D">
              <w:rPr>
                <w:rFonts w:asciiTheme="minorHAnsi" w:eastAsiaTheme="minorEastAsia" w:hAnsiTheme="minorHAnsi" w:cstheme="minorBidi"/>
                <w:lang w:val="uk-UA"/>
              </w:rPr>
              <w:t xml:space="preserve">Я </w:t>
            </w:r>
            <w:r w:rsidR="38DE6183" w:rsidRPr="7B81375D">
              <w:rPr>
                <w:rFonts w:asciiTheme="minorHAnsi" w:eastAsiaTheme="minorEastAsia" w:hAnsiTheme="minorHAnsi" w:cstheme="minorBidi"/>
                <w:lang w:val="uk-UA"/>
              </w:rPr>
              <w:t>/ мої діти</w:t>
            </w:r>
            <w:r w:rsidRPr="7B81375D">
              <w:rPr>
                <w:rFonts w:asciiTheme="minorHAnsi" w:eastAsiaTheme="minorEastAsia" w:hAnsiTheme="minorHAnsi" w:cstheme="minorBidi"/>
                <w:lang w:val="uk-UA"/>
              </w:rPr>
              <w:t xml:space="preserve"> п</w:t>
            </w:r>
            <w:r w:rsidR="0B1F20A1" w:rsidRPr="7B81375D">
              <w:rPr>
                <w:rFonts w:asciiTheme="minorHAnsi" w:eastAsiaTheme="minorEastAsia" w:hAnsiTheme="minorHAnsi" w:cstheme="minorBidi"/>
                <w:lang w:val="uk-UA"/>
              </w:rPr>
              <w:t>огано розмовля</w:t>
            </w:r>
            <w:r w:rsidR="15A0F9D8" w:rsidRPr="7B81375D">
              <w:rPr>
                <w:rFonts w:asciiTheme="minorHAnsi" w:eastAsiaTheme="minorEastAsia" w:hAnsiTheme="minorHAnsi" w:cstheme="minorBidi"/>
                <w:lang w:val="uk-UA"/>
              </w:rPr>
              <w:t>ємо</w:t>
            </w:r>
            <w:r w:rsidR="0B1F20A1" w:rsidRPr="7B81375D">
              <w:rPr>
                <w:rFonts w:asciiTheme="minorHAnsi" w:eastAsiaTheme="minorEastAsia" w:hAnsiTheme="minorHAnsi" w:cstheme="minorBidi"/>
                <w:lang w:val="uk-UA"/>
              </w:rPr>
              <w:t xml:space="preserve"> українською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F06F4B2" w14:textId="6D7090CC" w:rsidR="637DE64A" w:rsidRDefault="6FB359A9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391E870C" w:rsidRPr="7B81375D">
              <w:rPr>
                <w:lang w:val="uk-UA"/>
              </w:rPr>
              <w:t>5</w:t>
            </w:r>
          </w:p>
        </w:tc>
      </w:tr>
      <w:tr w:rsidR="637DE64A" w14:paraId="6ABE5D30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207B01D" w14:textId="5360B0FA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Не маю інформації щодо можливостей повернення, пільг, житла, роботи, соціального захисту тощо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C2D0F40" w14:textId="02682BA7" w:rsidR="637DE64A" w:rsidRDefault="3AC3F60A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53B608F2" w:rsidRPr="7B81375D">
              <w:rPr>
                <w:lang w:val="uk-UA"/>
              </w:rPr>
              <w:t>6</w:t>
            </w:r>
          </w:p>
        </w:tc>
      </w:tr>
      <w:tr w:rsidR="637DE64A" w14:paraId="33E1636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F2710AA" w14:textId="32AEEEC3" w:rsidR="63AC9B3C" w:rsidRDefault="63AC9B3C" w:rsidP="637DE64A">
            <w:pPr>
              <w:rPr>
                <w:lang w:val="uk-UA"/>
              </w:rPr>
            </w:pPr>
            <w:r w:rsidRPr="7C68DDE7">
              <w:rPr>
                <w:lang w:val="uk-UA"/>
              </w:rPr>
              <w:t xml:space="preserve">Мобілізація </w:t>
            </w:r>
            <w:r w:rsidR="1C113138" w:rsidRPr="7C68DDE7">
              <w:rPr>
                <w:lang w:val="uk-UA"/>
              </w:rPr>
              <w:t>чоловіків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15D5AB4" w14:textId="6BFEA49B" w:rsidR="637DE64A" w:rsidRDefault="618EBDE7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r w:rsidR="1C0C55DE" w:rsidRPr="7B81375D">
              <w:rPr>
                <w:lang w:val="uk-UA"/>
              </w:rPr>
              <w:t>7</w:t>
            </w:r>
          </w:p>
        </w:tc>
      </w:tr>
    </w:tbl>
    <w:p w14:paraId="2CB7FACA" w14:textId="2AB6150D" w:rsidR="637DE64A" w:rsidRDefault="637DE64A" w:rsidP="637DE64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71BCB4E5" w14:textId="77777777" w:rsidTr="7C68DDE7">
        <w:trPr>
          <w:trHeight w:val="300"/>
        </w:trPr>
        <w:tc>
          <w:tcPr>
            <w:tcW w:w="8217" w:type="dxa"/>
          </w:tcPr>
          <w:p w14:paraId="60102D7E" w14:textId="77777777" w:rsidR="00CD770A" w:rsidRPr="00C26BB9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C26BB9">
              <w:rPr>
                <w:b/>
                <w:bCs/>
                <w:color w:val="00B0F0"/>
                <w:lang w:val="uk-UA"/>
              </w:rPr>
              <w:t>Ротація</w:t>
            </w:r>
          </w:p>
          <w:p w14:paraId="67AE35F4" w14:textId="77777777" w:rsidR="00CD770A" w:rsidRPr="005944B2" w:rsidRDefault="00CD770A" w:rsidP="005A14D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uk-UA"/>
              </w:rPr>
              <w:t>Ж4</w:t>
            </w:r>
            <w:r w:rsidRPr="00BE1D4A">
              <w:rPr>
                <w:b/>
                <w:bCs/>
                <w:lang w:val="uk-UA"/>
              </w:rPr>
              <w:t>.</w:t>
            </w:r>
            <w:r>
              <w:rPr>
                <w:b/>
                <w:bCs/>
                <w:lang w:val="uk-UA"/>
              </w:rPr>
              <w:t xml:space="preserve"> Які з цих факторів можуть стимулювати Вас повернутись в Україну?</w:t>
            </w:r>
          </w:p>
          <w:p w14:paraId="2158C329" w14:textId="77777777" w:rsidR="00CD770A" w:rsidRPr="005944B2" w:rsidRDefault="00CD770A" w:rsidP="005A14D8">
            <w:pPr>
              <w:rPr>
                <w:b/>
                <w:bCs/>
                <w:lang w:val="ru-RU"/>
              </w:rPr>
            </w:pPr>
            <w:r w:rsidRPr="00BE1D4A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1133" w:type="dxa"/>
          </w:tcPr>
          <w:p w14:paraId="6543B67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b/>
                <w:bCs/>
                <w:color w:val="00B0F0"/>
                <w:lang w:val="uk-UA"/>
              </w:rPr>
              <w:t>М</w:t>
            </w:r>
            <w:r w:rsidRPr="00BE1D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0135A064" w14:textId="77777777" w:rsidTr="7C68DDE7">
        <w:trPr>
          <w:trHeight w:val="300"/>
        </w:trPr>
        <w:tc>
          <w:tcPr>
            <w:tcW w:w="8217" w:type="dxa"/>
          </w:tcPr>
          <w:p w14:paraId="6F74AD13" w14:textId="77777777" w:rsidR="00CD770A" w:rsidRPr="0072749B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Припинення бойових дій в моєму регіоні</w:t>
            </w:r>
          </w:p>
        </w:tc>
        <w:tc>
          <w:tcPr>
            <w:tcW w:w="1133" w:type="dxa"/>
          </w:tcPr>
          <w:p w14:paraId="6A20A3B7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50396898" w14:textId="77777777" w:rsidTr="7C68DDE7">
        <w:trPr>
          <w:trHeight w:val="300"/>
        </w:trPr>
        <w:tc>
          <w:tcPr>
            <w:tcW w:w="8217" w:type="dxa"/>
          </w:tcPr>
          <w:p w14:paraId="0156C7F1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Деокупація мого населеного пункту</w:t>
            </w:r>
          </w:p>
        </w:tc>
        <w:tc>
          <w:tcPr>
            <w:tcW w:w="1133" w:type="dxa"/>
          </w:tcPr>
          <w:p w14:paraId="7941111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56A2E711" w14:textId="77777777" w:rsidTr="7C68DDE7">
        <w:trPr>
          <w:trHeight w:val="300"/>
        </w:trPr>
        <w:tc>
          <w:tcPr>
            <w:tcW w:w="8217" w:type="dxa"/>
          </w:tcPr>
          <w:p w14:paraId="456E7A97" w14:textId="77777777" w:rsidR="00CD770A" w:rsidRPr="00BE1D4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Відсутність бойових дій та повітряних ударів Росії в тому населеному пункті, куди Ви плануєте повертатися</w:t>
            </w:r>
          </w:p>
        </w:tc>
        <w:tc>
          <w:tcPr>
            <w:tcW w:w="1133" w:type="dxa"/>
          </w:tcPr>
          <w:p w14:paraId="3A61D7D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1E656400" w14:textId="77777777" w:rsidTr="7C68DDE7">
        <w:trPr>
          <w:trHeight w:val="300"/>
        </w:trPr>
        <w:tc>
          <w:tcPr>
            <w:tcW w:w="8217" w:type="dxa"/>
          </w:tcPr>
          <w:p w14:paraId="42875057" w14:textId="75D9932E" w:rsidR="00CD770A" w:rsidRDefault="00CD770A" w:rsidP="6FD2E594">
            <w:pPr>
              <w:rPr>
                <w:lang w:val="uk-UA"/>
              </w:rPr>
            </w:pPr>
            <w:r w:rsidRPr="637DE64A">
              <w:rPr>
                <w:lang w:val="uk-UA"/>
              </w:rPr>
              <w:t xml:space="preserve">Остаточне закінчення війни з підписанням документу, який дозволить відновити </w:t>
            </w:r>
            <w:r w:rsidR="27D0D7EB" w:rsidRPr="637DE64A">
              <w:rPr>
                <w:lang w:val="uk-UA"/>
              </w:rPr>
              <w:t xml:space="preserve">польоти цивільної авіації </w:t>
            </w:r>
            <w:r w:rsidRPr="637DE64A">
              <w:rPr>
                <w:lang w:val="uk-UA"/>
              </w:rPr>
              <w:t>над Україною</w:t>
            </w:r>
          </w:p>
        </w:tc>
        <w:tc>
          <w:tcPr>
            <w:tcW w:w="1133" w:type="dxa"/>
          </w:tcPr>
          <w:p w14:paraId="5C21F94A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5D408B8C" w14:textId="77777777" w:rsidTr="7C68DDE7">
        <w:trPr>
          <w:trHeight w:val="300"/>
        </w:trPr>
        <w:tc>
          <w:tcPr>
            <w:tcW w:w="8217" w:type="dxa"/>
          </w:tcPr>
          <w:p w14:paraId="32BA1EDB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Відновлення мого житла</w:t>
            </w:r>
          </w:p>
        </w:tc>
        <w:tc>
          <w:tcPr>
            <w:tcW w:w="1133" w:type="dxa"/>
          </w:tcPr>
          <w:p w14:paraId="293E7CA5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3CA003C3" w14:textId="77777777" w:rsidTr="7C68DDE7">
        <w:trPr>
          <w:trHeight w:val="300"/>
        </w:trPr>
        <w:tc>
          <w:tcPr>
            <w:tcW w:w="8217" w:type="dxa"/>
          </w:tcPr>
          <w:p w14:paraId="10367040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Відновлення інфраструктури в моєму регіоні</w:t>
            </w:r>
          </w:p>
        </w:tc>
        <w:tc>
          <w:tcPr>
            <w:tcW w:w="1133" w:type="dxa"/>
          </w:tcPr>
          <w:p w14:paraId="137CFA6E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CD770A" w:rsidRPr="00BE1D4A" w14:paraId="5BFA7912" w14:textId="77777777" w:rsidTr="7C68DDE7">
        <w:trPr>
          <w:trHeight w:val="300"/>
        </w:trPr>
        <w:tc>
          <w:tcPr>
            <w:tcW w:w="8217" w:type="dxa"/>
          </w:tcPr>
          <w:p w14:paraId="61BD1359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Можливість знайти достойно оплачувану роботу в Україні</w:t>
            </w:r>
          </w:p>
        </w:tc>
        <w:tc>
          <w:tcPr>
            <w:tcW w:w="1133" w:type="dxa"/>
          </w:tcPr>
          <w:p w14:paraId="2D9C306C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CD770A" w:rsidRPr="00BE1D4A" w14:paraId="7F5170F8" w14:textId="77777777" w:rsidTr="7C68DDE7">
        <w:trPr>
          <w:trHeight w:val="300"/>
        </w:trPr>
        <w:tc>
          <w:tcPr>
            <w:tcW w:w="8217" w:type="dxa"/>
          </w:tcPr>
          <w:p w14:paraId="33039F93" w14:textId="52C555F1" w:rsidR="00CD770A" w:rsidRDefault="00131CC4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Допомога в поверненні в </w:t>
            </w:r>
            <w:r w:rsidR="002D210C">
              <w:rPr>
                <w:bCs/>
                <w:lang w:val="uk-UA"/>
              </w:rPr>
              <w:t xml:space="preserve">інший регіон України (допомога </w:t>
            </w:r>
            <w:r w:rsidR="009F05C4">
              <w:rPr>
                <w:bCs/>
                <w:lang w:val="uk-UA"/>
              </w:rPr>
              <w:t xml:space="preserve">в пошуку роботи та/або </w:t>
            </w:r>
            <w:r w:rsidR="00973E03">
              <w:rPr>
                <w:bCs/>
                <w:lang w:val="uk-UA"/>
              </w:rPr>
              <w:t xml:space="preserve">надання </w:t>
            </w:r>
            <w:r w:rsidR="00F210E0">
              <w:rPr>
                <w:bCs/>
                <w:lang w:val="uk-UA"/>
              </w:rPr>
              <w:t>житла</w:t>
            </w:r>
            <w:r w:rsidR="00973E03">
              <w:rPr>
                <w:bCs/>
                <w:lang w:val="uk-UA"/>
              </w:rPr>
              <w:t xml:space="preserve"> чи оплата оренди житла)</w:t>
            </w:r>
          </w:p>
        </w:tc>
        <w:tc>
          <w:tcPr>
            <w:tcW w:w="1133" w:type="dxa"/>
          </w:tcPr>
          <w:p w14:paraId="2D0DA3CB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</w:tr>
      <w:tr w:rsidR="00CD770A" w:rsidRPr="00BE1D4A" w14:paraId="348A2B0C" w14:textId="77777777" w:rsidTr="7C68DDE7">
        <w:trPr>
          <w:trHeight w:val="300"/>
        </w:trPr>
        <w:tc>
          <w:tcPr>
            <w:tcW w:w="8217" w:type="dxa"/>
          </w:tcPr>
          <w:p w14:paraId="7267CC35" w14:textId="5C02D9CC" w:rsidR="00CD770A" w:rsidRDefault="00CD770A" w:rsidP="6FD2E594">
            <w:pPr>
              <w:rPr>
                <w:lang w:val="uk-UA"/>
              </w:rPr>
            </w:pPr>
            <w:r w:rsidRPr="6FD2E594">
              <w:rPr>
                <w:lang w:val="uk-UA"/>
              </w:rPr>
              <w:t>Фінансова допомога з боку України (</w:t>
            </w:r>
            <w:r w:rsidR="75BDC992" w:rsidRPr="6FD2E594">
              <w:rPr>
                <w:lang w:val="uk-UA"/>
              </w:rPr>
              <w:t>наприклад, на</w:t>
            </w:r>
            <w:r w:rsidRPr="6FD2E594">
              <w:rPr>
                <w:lang w:val="uk-UA"/>
              </w:rPr>
              <w:t xml:space="preserve"> відновлення житла тощо)</w:t>
            </w:r>
          </w:p>
        </w:tc>
        <w:tc>
          <w:tcPr>
            <w:tcW w:w="1133" w:type="dxa"/>
          </w:tcPr>
          <w:p w14:paraId="1311FFAC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  <w:tr w:rsidR="00CD770A" w:rsidRPr="00BE1D4A" w14:paraId="164CE287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3A242BA" w14:textId="3B1AD19A" w:rsidR="00CD770A" w:rsidRDefault="5D405691" w:rsidP="637DE64A">
            <w:pPr>
              <w:rPr>
                <w:lang w:val="uk-UA"/>
              </w:rPr>
            </w:pPr>
            <w:r w:rsidRPr="7C68DDE7">
              <w:rPr>
                <w:lang w:val="uk-UA"/>
              </w:rPr>
              <w:t xml:space="preserve">Покращення в сфері </w:t>
            </w:r>
            <w:r w:rsidR="58A00946" w:rsidRPr="7C68DDE7">
              <w:rPr>
                <w:lang w:val="uk-UA"/>
              </w:rPr>
              <w:t xml:space="preserve">верховенства </w:t>
            </w:r>
            <w:r w:rsidR="50D8B487" w:rsidRPr="7C68DDE7">
              <w:rPr>
                <w:lang w:val="uk-UA"/>
              </w:rPr>
              <w:t xml:space="preserve">права, боротьбі з корупцією </w:t>
            </w:r>
            <w:r w:rsidR="1A7C4F21" w:rsidRPr="7C68DDE7">
              <w:rPr>
                <w:lang w:val="uk-UA"/>
              </w:rPr>
              <w:t>в Україні</w:t>
            </w:r>
          </w:p>
        </w:tc>
        <w:tc>
          <w:tcPr>
            <w:tcW w:w="1133" w:type="dxa"/>
          </w:tcPr>
          <w:p w14:paraId="72E6AB77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</w:tr>
      <w:tr w:rsidR="7C68DDE7" w14:paraId="412A257A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20DEAD9" w14:textId="02699C09" w:rsidR="3190B54E" w:rsidRDefault="3190B54E" w:rsidP="7C68DDE7">
            <w:pPr>
              <w:rPr>
                <w:lang w:val="uk-UA"/>
              </w:rPr>
            </w:pPr>
            <w:r w:rsidRPr="7C68DDE7">
              <w:rPr>
                <w:color w:val="000000" w:themeColor="text1"/>
                <w:lang w:val="uk-UA"/>
              </w:rPr>
              <w:t>Вищий рівень життя в Україні (наприклад, вищі зарплати і пенсії, кращі освіта і медицина тощо)</w:t>
            </w:r>
          </w:p>
        </w:tc>
        <w:tc>
          <w:tcPr>
            <w:tcW w:w="1133" w:type="dxa"/>
          </w:tcPr>
          <w:p w14:paraId="254E5EE5" w14:textId="272B9F60" w:rsidR="3190B54E" w:rsidRDefault="3190B54E" w:rsidP="7C68DDE7">
            <w:pPr>
              <w:rPr>
                <w:lang w:val="uk-UA"/>
              </w:rPr>
            </w:pPr>
            <w:r w:rsidRPr="7C68DDE7">
              <w:rPr>
                <w:lang w:val="uk-UA"/>
              </w:rPr>
              <w:t>11</w:t>
            </w:r>
          </w:p>
        </w:tc>
      </w:tr>
      <w:tr w:rsidR="00CD770A" w:rsidRPr="00BE1D4A" w14:paraId="7BE2D94E" w14:textId="77777777" w:rsidTr="7C68DDE7">
        <w:trPr>
          <w:trHeight w:val="300"/>
        </w:trPr>
        <w:tc>
          <w:tcPr>
            <w:tcW w:w="8217" w:type="dxa"/>
          </w:tcPr>
          <w:p w14:paraId="1E9B16E8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Ваш роботодавець заборонить працювати дистанційно</w:t>
            </w:r>
          </w:p>
        </w:tc>
        <w:tc>
          <w:tcPr>
            <w:tcW w:w="1133" w:type="dxa"/>
          </w:tcPr>
          <w:p w14:paraId="3ECA8F28" w14:textId="0D014350" w:rsidR="00CD770A" w:rsidRDefault="00CD770A" w:rsidP="005A14D8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0BD0684B" w:rsidRPr="7C68DDE7">
              <w:rPr>
                <w:lang w:val="uk-UA"/>
              </w:rPr>
              <w:t>2</w:t>
            </w:r>
          </w:p>
        </w:tc>
      </w:tr>
      <w:tr w:rsidR="00CD770A" w:rsidRPr="00BE1D4A" w14:paraId="693CB22B" w14:textId="77777777" w:rsidTr="7C68DDE7">
        <w:trPr>
          <w:trHeight w:val="300"/>
        </w:trPr>
        <w:tc>
          <w:tcPr>
            <w:tcW w:w="8217" w:type="dxa"/>
          </w:tcPr>
          <w:p w14:paraId="48B77521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Припинення фінансової допомоги українцям у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 ]</w:t>
            </w:r>
          </w:p>
        </w:tc>
        <w:tc>
          <w:tcPr>
            <w:tcW w:w="1133" w:type="dxa"/>
          </w:tcPr>
          <w:p w14:paraId="41154D21" w14:textId="700D7FE7" w:rsidR="00CD770A" w:rsidRDefault="00CD770A" w:rsidP="005A14D8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16BCEDB9" w:rsidRPr="7C68DDE7">
              <w:rPr>
                <w:lang w:val="uk-UA"/>
              </w:rPr>
              <w:t>3</w:t>
            </w:r>
          </w:p>
        </w:tc>
      </w:tr>
      <w:tr w:rsidR="00CD770A" w:rsidRPr="00BE1D4A" w14:paraId="53A4B140" w14:textId="77777777" w:rsidTr="7C68DDE7">
        <w:trPr>
          <w:trHeight w:val="300"/>
        </w:trPr>
        <w:tc>
          <w:tcPr>
            <w:tcW w:w="8217" w:type="dxa"/>
          </w:tcPr>
          <w:p w14:paraId="588C0AE3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Неможливість отримати безкоштовне житло або орендувати житло зі знижкою у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 ]</w:t>
            </w:r>
          </w:p>
        </w:tc>
        <w:tc>
          <w:tcPr>
            <w:tcW w:w="1133" w:type="dxa"/>
          </w:tcPr>
          <w:p w14:paraId="0F8A9C8E" w14:textId="712C1E55" w:rsidR="00CD770A" w:rsidRDefault="00CD770A" w:rsidP="005A14D8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0F6A5CBE" w:rsidRPr="7C68DDE7">
              <w:rPr>
                <w:lang w:val="uk-UA"/>
              </w:rPr>
              <w:t>4</w:t>
            </w:r>
          </w:p>
        </w:tc>
      </w:tr>
      <w:tr w:rsidR="00CD770A" w:rsidRPr="00BE1D4A" w14:paraId="4DA39A90" w14:textId="77777777" w:rsidTr="7C68DDE7">
        <w:trPr>
          <w:trHeight w:val="300"/>
        </w:trPr>
        <w:tc>
          <w:tcPr>
            <w:tcW w:w="8217" w:type="dxa"/>
          </w:tcPr>
          <w:p w14:paraId="7030D0E5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Закінчення часу тимчасового прихистку в </w:t>
            </w:r>
            <w:r w:rsidRPr="00BE1D4A">
              <w:rPr>
                <w:b/>
                <w:bCs/>
                <w:color w:val="00B0F0"/>
                <w:lang w:val="uk-UA"/>
              </w:rPr>
              <w:t>[_filling_from_S</w:t>
            </w:r>
            <w:r>
              <w:rPr>
                <w:b/>
                <w:bCs/>
                <w:color w:val="00B0F0"/>
                <w:lang w:val="uk-UA"/>
              </w:rPr>
              <w:t>5</w:t>
            </w:r>
            <w:r w:rsidRPr="00BE1D4A">
              <w:rPr>
                <w:b/>
                <w:bCs/>
                <w:color w:val="00B0F0"/>
                <w:lang w:val="uk-UA"/>
              </w:rPr>
              <w:t xml:space="preserve"> ]</w:t>
            </w:r>
          </w:p>
        </w:tc>
        <w:tc>
          <w:tcPr>
            <w:tcW w:w="1133" w:type="dxa"/>
          </w:tcPr>
          <w:p w14:paraId="1BCAC992" w14:textId="24B0B10C" w:rsidR="00CD770A" w:rsidRPr="00BE1D4A" w:rsidRDefault="00CD770A" w:rsidP="005A14D8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30331A96" w:rsidRPr="7C68DDE7">
              <w:rPr>
                <w:lang w:val="uk-UA"/>
              </w:rPr>
              <w:t>5</w:t>
            </w:r>
          </w:p>
        </w:tc>
      </w:tr>
      <w:tr w:rsidR="00CD770A" w:rsidRPr="00BE1D4A" w14:paraId="1046BE05" w14:textId="77777777" w:rsidTr="7C68DDE7">
        <w:trPr>
          <w:trHeight w:val="300"/>
        </w:trPr>
        <w:tc>
          <w:tcPr>
            <w:tcW w:w="8217" w:type="dxa"/>
          </w:tcPr>
          <w:p w14:paraId="186D6CD1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Інше </w:t>
            </w:r>
            <w:r w:rsidRPr="001C379D">
              <w:rPr>
                <w:bCs/>
                <w:color w:val="00B0F0"/>
                <w:lang w:val="uk-UA"/>
              </w:rPr>
              <w:t>ВВ</w:t>
            </w:r>
          </w:p>
        </w:tc>
        <w:tc>
          <w:tcPr>
            <w:tcW w:w="1133" w:type="dxa"/>
          </w:tcPr>
          <w:p w14:paraId="38F453FC" w14:textId="77777777" w:rsidR="00CD770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97</w:t>
            </w:r>
          </w:p>
        </w:tc>
      </w:tr>
      <w:tr w:rsidR="00CD770A" w:rsidRPr="00BE1D4A" w14:paraId="5A3EC84C" w14:textId="77777777" w:rsidTr="7C68DDE7">
        <w:trPr>
          <w:trHeight w:val="300"/>
        </w:trPr>
        <w:tc>
          <w:tcPr>
            <w:tcW w:w="8217" w:type="dxa"/>
          </w:tcPr>
          <w:p w14:paraId="04F486A2" w14:textId="77777777" w:rsidR="00CD770A" w:rsidRDefault="00CD770A" w:rsidP="005A14D8">
            <w:pPr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Жоден із вище перелічених</w:t>
            </w:r>
          </w:p>
        </w:tc>
        <w:tc>
          <w:tcPr>
            <w:tcW w:w="1133" w:type="dxa"/>
          </w:tcPr>
          <w:p w14:paraId="33DDACE6" w14:textId="5909CDDD" w:rsidR="00CD770A" w:rsidRPr="00BE1D4A" w:rsidRDefault="00CD770A" w:rsidP="005A14D8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7D6E010A" w:rsidRPr="7C68DDE7">
              <w:rPr>
                <w:lang w:val="uk-UA"/>
              </w:rPr>
              <w:t>6</w:t>
            </w:r>
          </w:p>
        </w:tc>
      </w:tr>
      <w:tr w:rsidR="2F68CD4B" w14:paraId="1A16B1D1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A605A50" w14:textId="2958E2D8" w:rsidR="6B30971A" w:rsidRDefault="2184F3BB" w:rsidP="2F68CD4B">
            <w:pPr>
              <w:rPr>
                <w:lang w:val="uk-UA"/>
              </w:rPr>
            </w:pPr>
            <w:r w:rsidRPr="25B890FF">
              <w:rPr>
                <w:lang w:val="uk-UA"/>
              </w:rPr>
              <w:lastRenderedPageBreak/>
              <w:t xml:space="preserve">Припинення </w:t>
            </w:r>
            <w:r w:rsidR="10C4D6E3" w:rsidRPr="25B890FF">
              <w:rPr>
                <w:lang w:val="uk-UA"/>
              </w:rPr>
              <w:t>мобілізації чоловіків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D2C5BAC" w14:textId="5D0B7605" w:rsidR="6B30971A" w:rsidRDefault="72E0908D" w:rsidP="2F68CD4B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40C7F3A4" w:rsidRPr="7C68DDE7">
              <w:rPr>
                <w:lang w:val="uk-UA"/>
              </w:rPr>
              <w:t>7</w:t>
            </w:r>
          </w:p>
        </w:tc>
      </w:tr>
      <w:tr w:rsidR="2F68CD4B" w14:paraId="417A095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721F03F" w14:textId="4DEA8B66" w:rsidR="6B30971A" w:rsidRDefault="6B30971A" w:rsidP="2F68CD4B">
            <w:pPr>
              <w:rPr>
                <w:lang w:val="uk-UA"/>
              </w:rPr>
            </w:pPr>
            <w:r w:rsidRPr="2F68CD4B">
              <w:rPr>
                <w:lang w:val="uk-UA"/>
              </w:rPr>
              <w:t>Можливість вільного перетину кордону для чоловіків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34CE825" w14:textId="19A64E8F" w:rsidR="6B30971A" w:rsidRDefault="72E0908D" w:rsidP="2F68CD4B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2F7EDFBC" w:rsidRPr="7C68DDE7">
              <w:rPr>
                <w:lang w:val="uk-UA"/>
              </w:rPr>
              <w:t>8</w:t>
            </w:r>
          </w:p>
        </w:tc>
      </w:tr>
      <w:tr w:rsidR="637DE64A" w14:paraId="1F865A8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F9B43F5" w14:textId="414F8CAE" w:rsidR="1EEE679B" w:rsidRDefault="1EEE679B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Заморозка конфлікту на лінії зіткнення</w:t>
            </w:r>
            <w:r w:rsidR="45A690B4" w:rsidRPr="637DE64A">
              <w:rPr>
                <w:lang w:val="uk-UA"/>
              </w:rPr>
              <w:t xml:space="preserve"> (</w:t>
            </w:r>
            <w:r w:rsidRPr="637DE64A">
              <w:rPr>
                <w:lang w:val="uk-UA"/>
              </w:rPr>
              <w:t>як</w:t>
            </w:r>
            <w:r w:rsidR="4171A936" w:rsidRPr="637DE64A">
              <w:rPr>
                <w:lang w:val="uk-UA"/>
              </w:rPr>
              <w:t xml:space="preserve"> </w:t>
            </w:r>
            <w:r w:rsidRPr="637DE64A">
              <w:rPr>
                <w:lang w:val="uk-UA"/>
              </w:rPr>
              <w:t>до 2022 року</w:t>
            </w:r>
            <w:r w:rsidR="1A1FA3A9" w:rsidRPr="637DE64A">
              <w:rPr>
                <w:lang w:val="uk-UA"/>
              </w:rPr>
              <w:t>)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10E7ACA" w14:textId="2691A7A8" w:rsidR="1EEE679B" w:rsidRDefault="4170CC5A" w:rsidP="637DE64A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r w:rsidR="2C0B6686" w:rsidRPr="7C68DDE7">
              <w:rPr>
                <w:lang w:val="uk-UA"/>
              </w:rPr>
              <w:t>9</w:t>
            </w:r>
          </w:p>
        </w:tc>
      </w:tr>
      <w:tr w:rsidR="637DE64A" w14:paraId="3EB718F0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72F4DB7" w14:textId="55C3325C" w:rsidR="1EEE679B" w:rsidRDefault="53B79C93" w:rsidP="637DE64A">
            <w:pPr>
              <w:rPr>
                <w:b/>
                <w:bCs/>
                <w:color w:val="00B0F0"/>
                <w:lang w:val="uk-UA"/>
              </w:rPr>
            </w:pPr>
            <w:r w:rsidRPr="25B890FF">
              <w:rPr>
                <w:lang w:val="uk-UA"/>
              </w:rPr>
              <w:t>Неможливість отримати</w:t>
            </w:r>
            <w:r w:rsidR="17CEF10F" w:rsidRPr="25B890FF">
              <w:rPr>
                <w:lang w:val="uk-UA"/>
              </w:rPr>
              <w:t xml:space="preserve"> чи </w:t>
            </w:r>
            <w:r w:rsidR="4858A268" w:rsidRPr="25B890FF">
              <w:rPr>
                <w:lang w:val="uk-UA"/>
              </w:rPr>
              <w:t>продовжити</w:t>
            </w:r>
            <w:r w:rsidRPr="25B890FF">
              <w:rPr>
                <w:lang w:val="uk-UA"/>
              </w:rPr>
              <w:t xml:space="preserve"> дозвіл на проживання в </w:t>
            </w:r>
            <w:r w:rsidRPr="25B890FF">
              <w:rPr>
                <w:b/>
                <w:bCs/>
                <w:color w:val="00B0F0"/>
                <w:lang w:val="uk-UA"/>
              </w:rPr>
              <w:t xml:space="preserve">[_filling_from_S5 ] </w:t>
            </w:r>
            <w:r w:rsidR="2CF1C198" w:rsidRPr="25B890FF">
              <w:rPr>
                <w:rFonts w:asciiTheme="minorHAnsi" w:eastAsiaTheme="minorEastAsia" w:hAnsiTheme="minorHAnsi" w:cstheme="minorBidi"/>
                <w:lang w:val="uk-UA"/>
              </w:rPr>
              <w:t>чи інших країнах</w:t>
            </w:r>
            <w:r w:rsidR="0A625C6C" w:rsidRPr="25B890FF">
              <w:rPr>
                <w:rFonts w:asciiTheme="minorHAnsi" w:eastAsiaTheme="minorEastAsia" w:hAnsiTheme="minorHAnsi" w:cstheme="minorBidi"/>
                <w:lang w:val="uk-UA"/>
              </w:rPr>
              <w:t>, де ви хотіли б жити</w:t>
            </w:r>
            <w:r w:rsidR="2CF1C198" w:rsidRPr="25B890FF">
              <w:rPr>
                <w:rFonts w:asciiTheme="minorHAnsi" w:eastAsiaTheme="minorEastAsia" w:hAnsiTheme="minorHAnsi" w:cstheme="minorBidi"/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6DCCDFD" w14:textId="44348B7E" w:rsidR="1801DDBF" w:rsidRDefault="4AF88F97" w:rsidP="637DE64A">
            <w:pPr>
              <w:rPr>
                <w:lang w:val="uk-UA"/>
              </w:rPr>
            </w:pPr>
            <w:r w:rsidRPr="7C68DDE7">
              <w:rPr>
                <w:lang w:val="uk-UA"/>
              </w:rPr>
              <w:t>20</w:t>
            </w:r>
          </w:p>
        </w:tc>
      </w:tr>
      <w:tr w:rsidR="637DE64A" w14:paraId="24F0269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785E9FC" w14:textId="3CA47079" w:rsidR="414BB11A" w:rsidRDefault="56C52292" w:rsidP="637DE64A">
            <w:pPr>
              <w:rPr>
                <w:lang w:val="uk-UA"/>
              </w:rPr>
            </w:pPr>
            <w:r w:rsidRPr="7B81375D">
              <w:rPr>
                <w:lang w:val="uk-UA"/>
              </w:rPr>
              <w:t>Приєднання України до ЄС</w:t>
            </w:r>
            <w:r w:rsidR="43A290C7" w:rsidRPr="7B81375D">
              <w:rPr>
                <w:lang w:val="uk-UA"/>
              </w:rPr>
              <w:t xml:space="preserve"> чи НАТО,</w:t>
            </w:r>
            <w:r w:rsidRPr="7B81375D">
              <w:rPr>
                <w:lang w:val="uk-UA"/>
              </w:rPr>
              <w:t xml:space="preserve"> </w:t>
            </w:r>
            <w:r w:rsidR="0C1A1CB2" w:rsidRPr="7B81375D">
              <w:rPr>
                <w:lang w:val="uk-UA"/>
              </w:rPr>
              <w:t>або</w:t>
            </w:r>
            <w:r w:rsidRPr="7B81375D">
              <w:rPr>
                <w:lang w:val="uk-UA"/>
              </w:rPr>
              <w:t xml:space="preserve"> чіткий рух в цьому напрямку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4A146BC" w14:textId="25FAC3D5" w:rsidR="414BB11A" w:rsidRDefault="5B32E839" w:rsidP="637DE64A">
            <w:pPr>
              <w:rPr>
                <w:lang w:val="uk-UA"/>
              </w:rPr>
            </w:pPr>
            <w:r w:rsidRPr="7C68DDE7">
              <w:rPr>
                <w:lang w:val="uk-UA"/>
              </w:rPr>
              <w:t>2</w:t>
            </w:r>
            <w:r w:rsidR="3521E95C" w:rsidRPr="7C68DDE7">
              <w:rPr>
                <w:lang w:val="uk-UA"/>
              </w:rPr>
              <w:t>1</w:t>
            </w:r>
          </w:p>
        </w:tc>
      </w:tr>
    </w:tbl>
    <w:p w14:paraId="3965349E" w14:textId="77777777" w:rsidR="00CD770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2A40170C" w14:paraId="131B2F69" w14:textId="77777777" w:rsidTr="1CF88454">
        <w:trPr>
          <w:trHeight w:val="300"/>
        </w:trPr>
        <w:tc>
          <w:tcPr>
            <w:tcW w:w="8217" w:type="dxa"/>
          </w:tcPr>
          <w:p w14:paraId="079F84B2" w14:textId="08F87449" w:rsidR="2A40170C" w:rsidRPr="00AE7FAC" w:rsidRDefault="260F9B47" w:rsidP="1CF88454">
            <w:pPr>
              <w:shd w:val="clear" w:color="auto" w:fill="E2EFD9" w:themeFill="accent6" w:themeFillTint="33"/>
              <w:rPr>
                <w:b/>
                <w:bCs/>
              </w:rPr>
            </w:pPr>
            <w:r w:rsidRPr="1CF88454">
              <w:rPr>
                <w:b/>
                <w:bCs/>
              </w:rPr>
              <w:t xml:space="preserve">Ж7.1. </w:t>
            </w:r>
            <w:r w:rsidR="60835F10" w:rsidRPr="1CF88454">
              <w:rPr>
                <w:b/>
                <w:bCs/>
              </w:rPr>
              <w:t>На вашу думку, ч</w:t>
            </w:r>
            <w:r w:rsidR="37513F7C" w:rsidRPr="1CF88454">
              <w:rPr>
                <w:b/>
                <w:bCs/>
              </w:rPr>
              <w:t xml:space="preserve">и є зараз в Україні </w:t>
            </w:r>
            <w:r w:rsidR="36389E65" w:rsidRPr="1CF88454">
              <w:rPr>
                <w:b/>
                <w:bCs/>
              </w:rPr>
              <w:t>достатньо безпечні для життя</w:t>
            </w:r>
            <w:r w:rsidR="37513F7C" w:rsidRPr="1CF88454">
              <w:rPr>
                <w:b/>
                <w:bCs/>
              </w:rPr>
              <w:t xml:space="preserve"> </w:t>
            </w:r>
            <w:r w:rsidR="1BCE2231" w:rsidRPr="1CF88454">
              <w:rPr>
                <w:b/>
                <w:bCs/>
              </w:rPr>
              <w:t>регіони</w:t>
            </w:r>
            <w:r w:rsidR="37513F7C" w:rsidRPr="1CF88454">
              <w:rPr>
                <w:b/>
                <w:bCs/>
              </w:rPr>
              <w:t xml:space="preserve">? </w:t>
            </w:r>
            <w:r w:rsidRPr="1CF88454">
              <w:rPr>
                <w:b/>
                <w:bCs/>
              </w:rPr>
              <w:t xml:space="preserve">  </w:t>
            </w:r>
          </w:p>
        </w:tc>
        <w:tc>
          <w:tcPr>
            <w:tcW w:w="1133" w:type="dxa"/>
          </w:tcPr>
          <w:p w14:paraId="369FFB7A" w14:textId="02529E4F" w:rsidR="2A40170C" w:rsidRDefault="2A40170C" w:rsidP="2A40170C">
            <w:pPr>
              <w:shd w:val="clear" w:color="auto" w:fill="E2EFD9" w:themeFill="accent6" w:themeFillTint="33"/>
              <w:rPr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2A40170C" w14:paraId="7AE4F2EC" w14:textId="77777777" w:rsidTr="1CF88454">
        <w:trPr>
          <w:trHeight w:val="300"/>
        </w:trPr>
        <w:tc>
          <w:tcPr>
            <w:tcW w:w="8217" w:type="dxa"/>
          </w:tcPr>
          <w:p w14:paraId="428A5177" w14:textId="731E07FE" w:rsidR="2A40170C" w:rsidRDefault="2A40170C" w:rsidP="7C68DDE7">
            <w:pPr>
              <w:shd w:val="clear" w:color="auto" w:fill="E2EFD9" w:themeFill="accent6" w:themeFillTint="33"/>
              <w:rPr>
                <w:color w:val="00B0F0"/>
                <w:lang w:val="uk-UA"/>
              </w:rPr>
            </w:pPr>
            <w:r w:rsidRPr="7C68DDE7">
              <w:rPr>
                <w:color w:val="00B0F0"/>
                <w:lang w:val="uk-UA"/>
              </w:rPr>
              <w:t>Список областей</w:t>
            </w:r>
          </w:p>
        </w:tc>
        <w:tc>
          <w:tcPr>
            <w:tcW w:w="1133" w:type="dxa"/>
          </w:tcPr>
          <w:p w14:paraId="163AECE1" w14:textId="77777777" w:rsidR="2A40170C" w:rsidRDefault="2A40170C" w:rsidP="2A40170C">
            <w:pPr>
              <w:shd w:val="clear" w:color="auto" w:fill="E2EFD9" w:themeFill="accent6" w:themeFillTint="33"/>
              <w:rPr>
                <w:lang w:val="uk-UA"/>
              </w:rPr>
            </w:pPr>
          </w:p>
        </w:tc>
      </w:tr>
      <w:tr w:rsidR="2A40170C" w14:paraId="6B8D2CF7" w14:textId="77777777" w:rsidTr="1CF88454">
        <w:trPr>
          <w:trHeight w:val="300"/>
        </w:trPr>
        <w:tc>
          <w:tcPr>
            <w:tcW w:w="8217" w:type="dxa"/>
          </w:tcPr>
          <w:p w14:paraId="091F1ADE" w14:textId="4EE5E0DD" w:rsidR="0E361522" w:rsidRDefault="0E361522" w:rsidP="2A40170C">
            <w:pPr>
              <w:rPr>
                <w:rFonts w:cs="Tahoma"/>
                <w:lang w:val="uk-UA"/>
              </w:rPr>
            </w:pPr>
            <w:r w:rsidRPr="2A40170C">
              <w:rPr>
                <w:rFonts w:cs="Tahoma"/>
                <w:lang w:val="uk-UA"/>
              </w:rPr>
              <w:t>Ні, в Україні зараз немає безпечних регіонів</w:t>
            </w:r>
          </w:p>
        </w:tc>
        <w:tc>
          <w:tcPr>
            <w:tcW w:w="1133" w:type="dxa"/>
          </w:tcPr>
          <w:p w14:paraId="769919D8" w14:textId="36A158A5" w:rsidR="0E361522" w:rsidRDefault="0E361522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 xml:space="preserve">97 </w:t>
            </w:r>
            <w:r w:rsidRPr="2A40170C">
              <w:rPr>
                <w:b/>
                <w:bCs/>
                <w:lang w:val="uk-UA"/>
              </w:rPr>
              <w:t>ОВ</w:t>
            </w:r>
          </w:p>
        </w:tc>
      </w:tr>
      <w:tr w:rsidR="2A40170C" w14:paraId="5D2AB041" w14:textId="77777777" w:rsidTr="1CF88454">
        <w:trPr>
          <w:trHeight w:val="300"/>
        </w:trPr>
        <w:tc>
          <w:tcPr>
            <w:tcW w:w="8217" w:type="dxa"/>
          </w:tcPr>
          <w:p w14:paraId="15618C02" w14:textId="7BF83438" w:rsidR="2A40170C" w:rsidRDefault="2A40170C" w:rsidP="2A40170C">
            <w:pPr>
              <w:rPr>
                <w:rFonts w:cs="Tahoma"/>
                <w:lang w:val="uk-UA"/>
              </w:rPr>
            </w:pPr>
            <w:r w:rsidRPr="2A40170C">
              <w:rPr>
                <w:rFonts w:cs="Tahoma"/>
                <w:lang w:val="uk-UA"/>
              </w:rPr>
              <w:t>Важко сказати</w:t>
            </w:r>
          </w:p>
        </w:tc>
        <w:tc>
          <w:tcPr>
            <w:tcW w:w="1133" w:type="dxa"/>
          </w:tcPr>
          <w:p w14:paraId="43C95288" w14:textId="2754713C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98</w:t>
            </w:r>
          </w:p>
        </w:tc>
      </w:tr>
    </w:tbl>
    <w:p w14:paraId="2DB0610D" w14:textId="587DA2BE" w:rsidR="2A40170C" w:rsidRDefault="2A40170C" w:rsidP="2A40170C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75CC4470" w14:textId="77777777" w:rsidTr="7C68DDE7">
        <w:trPr>
          <w:trHeight w:val="300"/>
        </w:trPr>
        <w:tc>
          <w:tcPr>
            <w:tcW w:w="8217" w:type="dxa"/>
          </w:tcPr>
          <w:p w14:paraId="24D39315" w14:textId="6DD7EFA6" w:rsidR="74F91FCB" w:rsidRDefault="245E1023" w:rsidP="637DE64A">
            <w:pPr>
              <w:shd w:val="clear" w:color="auto" w:fill="E2EFD9" w:themeFill="accent6" w:themeFillTint="33"/>
              <w:rPr>
                <w:b/>
                <w:bCs/>
                <w:lang w:val="uk-UA"/>
              </w:rPr>
            </w:pPr>
            <w:r w:rsidRPr="7B81375D">
              <w:rPr>
                <w:b/>
                <w:bCs/>
                <w:lang w:val="uk-UA"/>
              </w:rPr>
              <w:t>Ж7.</w:t>
            </w:r>
            <w:r w:rsidR="0E416521" w:rsidRPr="7B81375D">
              <w:rPr>
                <w:b/>
                <w:bCs/>
                <w:lang w:val="uk-UA"/>
              </w:rPr>
              <w:t>2</w:t>
            </w:r>
            <w:r w:rsidR="07D2EFCB" w:rsidRPr="7B81375D">
              <w:rPr>
                <w:b/>
                <w:bCs/>
                <w:lang w:val="uk-UA"/>
              </w:rPr>
              <w:t xml:space="preserve">. </w:t>
            </w:r>
            <w:r w:rsidR="3C4E63BE" w:rsidRPr="7B81375D">
              <w:rPr>
                <w:b/>
                <w:bCs/>
                <w:lang w:val="uk-UA"/>
              </w:rPr>
              <w:t>Я</w:t>
            </w:r>
            <w:r w:rsidR="0AECC4EE" w:rsidRPr="7B81375D">
              <w:rPr>
                <w:b/>
                <w:bCs/>
                <w:lang w:val="uk-UA"/>
              </w:rPr>
              <w:t>кби</w:t>
            </w:r>
            <w:r w:rsidR="3C4E63BE" w:rsidRPr="7B81375D">
              <w:rPr>
                <w:b/>
                <w:bCs/>
                <w:lang w:val="uk-UA"/>
              </w:rPr>
              <w:t xml:space="preserve"> ви вирішили повернутися до України, які області ви б розглядали для повернення?</w:t>
            </w:r>
            <w:r w:rsidR="07D2EFCB" w:rsidRPr="7B81375D">
              <w:rPr>
                <w:b/>
                <w:bCs/>
                <w:lang w:val="uk-UA"/>
              </w:rPr>
              <w:t xml:space="preserve">  </w:t>
            </w:r>
          </w:p>
          <w:p w14:paraId="7F5E61E2" w14:textId="24437BB3" w:rsidR="1BE34A7B" w:rsidRDefault="52755854" w:rsidP="7B81375D">
            <w:pPr>
              <w:shd w:val="clear" w:color="auto" w:fill="E2EFD9" w:themeFill="accent6" w:themeFillTint="33"/>
              <w:rPr>
                <w:i/>
                <w:iCs/>
                <w:lang w:val="uk-UA"/>
              </w:rPr>
            </w:pPr>
            <w:r w:rsidRPr="7B81375D">
              <w:rPr>
                <w:i/>
                <w:iCs/>
                <w:lang w:val="uk-UA"/>
              </w:rPr>
              <w:t>Якщо Ж</w:t>
            </w:r>
            <w:r w:rsidR="0BAB89EA" w:rsidRPr="7B81375D">
              <w:rPr>
                <w:i/>
                <w:iCs/>
                <w:lang w:val="uk-UA"/>
              </w:rPr>
              <w:t>2</w:t>
            </w:r>
            <w:r w:rsidRPr="7B81375D">
              <w:rPr>
                <w:i/>
                <w:iCs/>
                <w:lang w:val="uk-UA"/>
              </w:rPr>
              <w:t>=1,2</w:t>
            </w:r>
            <w:r w:rsidR="49227A3E" w:rsidRPr="7B81375D">
              <w:rPr>
                <w:i/>
                <w:iCs/>
                <w:lang w:val="uk-UA"/>
              </w:rPr>
              <w:t>,3,</w:t>
            </w:r>
            <w:r w:rsidR="61417739" w:rsidRPr="7B81375D">
              <w:rPr>
                <w:i/>
                <w:iCs/>
                <w:lang w:val="uk-UA"/>
              </w:rPr>
              <w:t>98</w:t>
            </w:r>
          </w:p>
        </w:tc>
        <w:tc>
          <w:tcPr>
            <w:tcW w:w="1133" w:type="dxa"/>
          </w:tcPr>
          <w:p w14:paraId="6B531AA9" w14:textId="02529E4F" w:rsidR="3F452AB0" w:rsidRDefault="3F452AB0" w:rsidP="637DE64A">
            <w:pPr>
              <w:shd w:val="clear" w:color="auto" w:fill="E2EFD9" w:themeFill="accent6" w:themeFillTint="33"/>
              <w:rPr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t>М</w:t>
            </w:r>
            <w:r w:rsidR="637DE64A" w:rsidRPr="637DE6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2A40170C" w14:paraId="10AE05AD" w14:textId="77777777" w:rsidTr="7C68DDE7">
        <w:trPr>
          <w:trHeight w:val="300"/>
        </w:trPr>
        <w:tc>
          <w:tcPr>
            <w:tcW w:w="8217" w:type="dxa"/>
          </w:tcPr>
          <w:p w14:paraId="0CFD5274" w14:textId="0634C664" w:rsidR="49D549A3" w:rsidRDefault="387115A0" w:rsidP="7B81375D">
            <w:pPr>
              <w:rPr>
                <w:i/>
                <w:iCs/>
                <w:lang w:val="uk-UA"/>
              </w:rPr>
            </w:pPr>
            <w:r w:rsidRPr="7B81375D">
              <w:rPr>
                <w:lang w:val="uk-UA"/>
              </w:rPr>
              <w:t>Тільки додому / в свій регіон</w:t>
            </w:r>
          </w:p>
        </w:tc>
        <w:tc>
          <w:tcPr>
            <w:tcW w:w="1133" w:type="dxa"/>
          </w:tcPr>
          <w:p w14:paraId="7290A54D" w14:textId="0FF13F2D" w:rsidR="49D549A3" w:rsidRDefault="387115A0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 xml:space="preserve">1 </w:t>
            </w:r>
            <w:r w:rsidR="645ABEA3" w:rsidRPr="7B81375D">
              <w:rPr>
                <w:b/>
                <w:bCs/>
                <w:lang w:val="uk-UA"/>
              </w:rPr>
              <w:t>ОВ</w:t>
            </w:r>
          </w:p>
        </w:tc>
      </w:tr>
      <w:tr w:rsidR="637DE64A" w14:paraId="5CA7B16C" w14:textId="77777777" w:rsidTr="7C68DDE7">
        <w:trPr>
          <w:trHeight w:val="300"/>
        </w:trPr>
        <w:tc>
          <w:tcPr>
            <w:tcW w:w="8217" w:type="dxa"/>
          </w:tcPr>
          <w:p w14:paraId="6DB7D640" w14:textId="327DB588" w:rsidR="637DE64A" w:rsidRDefault="637DE64A" w:rsidP="637DE64A">
            <w:pPr>
              <w:shd w:val="clear" w:color="auto" w:fill="E2EFD9" w:themeFill="accent6" w:themeFillTint="33"/>
              <w:rPr>
                <w:lang w:val="uk-UA"/>
              </w:rPr>
            </w:pPr>
            <w:r w:rsidRPr="7C68DDE7">
              <w:rPr>
                <w:color w:val="00B0F0"/>
                <w:lang w:val="uk-UA"/>
              </w:rPr>
              <w:t xml:space="preserve">Список областей </w:t>
            </w:r>
          </w:p>
        </w:tc>
        <w:tc>
          <w:tcPr>
            <w:tcW w:w="1133" w:type="dxa"/>
          </w:tcPr>
          <w:p w14:paraId="7FDA2173" w14:textId="77777777" w:rsidR="637DE64A" w:rsidRDefault="637DE64A" w:rsidP="637DE64A">
            <w:pPr>
              <w:shd w:val="clear" w:color="auto" w:fill="E2EFD9" w:themeFill="accent6" w:themeFillTint="33"/>
              <w:rPr>
                <w:lang w:val="uk-UA"/>
              </w:rPr>
            </w:pPr>
          </w:p>
        </w:tc>
      </w:tr>
      <w:tr w:rsidR="637DE64A" w14:paraId="1E1F91D1" w14:textId="77777777" w:rsidTr="7C68DDE7">
        <w:trPr>
          <w:trHeight w:val="300"/>
        </w:trPr>
        <w:tc>
          <w:tcPr>
            <w:tcW w:w="8217" w:type="dxa"/>
          </w:tcPr>
          <w:p w14:paraId="074FAFB7" w14:textId="7BF83438" w:rsidR="59271981" w:rsidRDefault="59271981" w:rsidP="637DE64A">
            <w:pPr>
              <w:rPr>
                <w:rFonts w:cs="Tahoma"/>
                <w:lang w:val="uk-UA"/>
              </w:rPr>
            </w:pPr>
            <w:r w:rsidRPr="637DE64A">
              <w:rPr>
                <w:rFonts w:cs="Tahoma"/>
                <w:lang w:val="uk-UA"/>
              </w:rPr>
              <w:t>Важко сказати</w:t>
            </w:r>
          </w:p>
        </w:tc>
        <w:tc>
          <w:tcPr>
            <w:tcW w:w="1133" w:type="dxa"/>
          </w:tcPr>
          <w:p w14:paraId="61EC5271" w14:textId="2754713C" w:rsidR="59271981" w:rsidRDefault="59271981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98</w:t>
            </w:r>
          </w:p>
        </w:tc>
      </w:tr>
    </w:tbl>
    <w:p w14:paraId="73799B75" w14:textId="4FA6CCFB" w:rsidR="637DE64A" w:rsidRDefault="637DE64A" w:rsidP="637DE64A">
      <w:pPr>
        <w:shd w:val="clear" w:color="auto" w:fill="E2EFD9" w:themeFill="accent6" w:themeFillTint="33"/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6605FEA9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4548327" w14:textId="25D78AAB" w:rsidR="5B01D852" w:rsidRDefault="2E5327F9" w:rsidP="637DE64A">
            <w:pPr>
              <w:rPr>
                <w:b/>
                <w:bCs/>
                <w:lang w:val="uk-UA"/>
              </w:rPr>
            </w:pPr>
            <w:r w:rsidRPr="2A40170C">
              <w:rPr>
                <w:b/>
                <w:bCs/>
                <w:lang w:val="uk-UA"/>
              </w:rPr>
              <w:t>Ж7.</w:t>
            </w:r>
            <w:r w:rsidR="05B6F348" w:rsidRPr="2A40170C">
              <w:rPr>
                <w:b/>
                <w:bCs/>
                <w:lang w:val="uk-UA"/>
              </w:rPr>
              <w:t>3</w:t>
            </w:r>
            <w:r w:rsidR="637DE64A" w:rsidRPr="2A40170C">
              <w:rPr>
                <w:b/>
                <w:bCs/>
                <w:lang w:val="uk-UA"/>
              </w:rPr>
              <w:t xml:space="preserve">. </w:t>
            </w:r>
            <w:r w:rsidR="7358AE29" w:rsidRPr="2A40170C">
              <w:rPr>
                <w:b/>
                <w:bCs/>
                <w:lang w:val="uk-UA"/>
              </w:rPr>
              <w:t xml:space="preserve">А які типи </w:t>
            </w:r>
            <w:r w:rsidR="637DE64A" w:rsidRPr="2A40170C">
              <w:rPr>
                <w:b/>
                <w:bCs/>
                <w:lang w:val="uk-UA"/>
              </w:rPr>
              <w:t>населен</w:t>
            </w:r>
            <w:r w:rsidR="57E927A4" w:rsidRPr="2A40170C">
              <w:rPr>
                <w:b/>
                <w:bCs/>
                <w:lang w:val="uk-UA"/>
              </w:rPr>
              <w:t>их</w:t>
            </w:r>
            <w:r w:rsidR="637DE64A" w:rsidRPr="2A40170C">
              <w:rPr>
                <w:b/>
                <w:bCs/>
                <w:lang w:val="uk-UA"/>
              </w:rPr>
              <w:t xml:space="preserve"> пункті</w:t>
            </w:r>
            <w:r w:rsidR="17975626" w:rsidRPr="2A40170C">
              <w:rPr>
                <w:b/>
                <w:bCs/>
                <w:lang w:val="uk-UA"/>
              </w:rPr>
              <w:t>в ви б розглядали для повернення</w:t>
            </w:r>
            <w:r w:rsidR="637DE64A" w:rsidRPr="2A40170C">
              <w:rPr>
                <w:b/>
                <w:bCs/>
                <w:lang w:val="uk-UA"/>
              </w:rPr>
              <w:t>?</w:t>
            </w:r>
          </w:p>
          <w:p w14:paraId="78A50033" w14:textId="0014F45E" w:rsidR="6245FD4F" w:rsidRDefault="40F49994" w:rsidP="7B81375D">
            <w:pPr>
              <w:shd w:val="clear" w:color="auto" w:fill="E2EFD9" w:themeFill="accent6" w:themeFillTint="33"/>
              <w:rPr>
                <w:i/>
                <w:iCs/>
                <w:lang w:val="uk-UA"/>
              </w:rPr>
            </w:pPr>
            <w:r w:rsidRPr="7B81375D">
              <w:rPr>
                <w:i/>
                <w:iCs/>
                <w:lang w:val="uk-UA"/>
              </w:rPr>
              <w:t xml:space="preserve"> Якщо Ж2=1,2,3,98</w:t>
            </w:r>
          </w:p>
        </w:tc>
        <w:tc>
          <w:tcPr>
            <w:tcW w:w="1133" w:type="dxa"/>
          </w:tcPr>
          <w:p w14:paraId="52D86A7B" w14:textId="54D40E12" w:rsidR="41343382" w:rsidRDefault="41343382" w:rsidP="637DE64A">
            <w:pPr>
              <w:rPr>
                <w:lang w:val="uk-UA"/>
              </w:rPr>
            </w:pPr>
            <w:r w:rsidRPr="637DE64A">
              <w:rPr>
                <w:b/>
                <w:bCs/>
                <w:color w:val="00B0F0"/>
                <w:lang w:val="uk-UA"/>
              </w:rPr>
              <w:t>М</w:t>
            </w:r>
            <w:r w:rsidR="637DE64A" w:rsidRPr="637DE6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637DE64A" w14:paraId="5568143B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DE705D3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rFonts w:cs="Tahoma"/>
                <w:lang w:val="uk-UA"/>
              </w:rPr>
              <w:t>Село</w:t>
            </w:r>
          </w:p>
        </w:tc>
        <w:tc>
          <w:tcPr>
            <w:tcW w:w="1133" w:type="dxa"/>
          </w:tcPr>
          <w:p w14:paraId="014C16D6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1</w:t>
            </w:r>
          </w:p>
        </w:tc>
      </w:tr>
      <w:tr w:rsidR="637DE64A" w14:paraId="6FAE3930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AC04708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rFonts w:cs="Tahoma"/>
                <w:lang w:val="uk-UA"/>
              </w:rPr>
              <w:t>Селище міського типу</w:t>
            </w:r>
          </w:p>
        </w:tc>
        <w:tc>
          <w:tcPr>
            <w:tcW w:w="1133" w:type="dxa"/>
          </w:tcPr>
          <w:p w14:paraId="6B57097C" w14:textId="77777777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2</w:t>
            </w:r>
          </w:p>
        </w:tc>
      </w:tr>
      <w:tr w:rsidR="637DE64A" w14:paraId="76D8E582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2C8D24A" w14:textId="52C383D1" w:rsidR="731C933C" w:rsidRDefault="3789F73C" w:rsidP="731C933C">
            <w:r w:rsidRPr="25B890FF">
              <w:rPr>
                <w:color w:val="000000" w:themeColor="text1"/>
              </w:rPr>
              <w:t>Невелике місто, районний центр</w:t>
            </w:r>
          </w:p>
        </w:tc>
        <w:tc>
          <w:tcPr>
            <w:tcW w:w="1133" w:type="dxa"/>
          </w:tcPr>
          <w:p w14:paraId="5712A797" w14:textId="3D5A280F" w:rsidR="731C933C" w:rsidRDefault="731C933C" w:rsidP="731C933C">
            <w:r w:rsidRPr="731C933C">
              <w:t>3</w:t>
            </w:r>
          </w:p>
        </w:tc>
      </w:tr>
      <w:tr w:rsidR="731C933C" w14:paraId="282D2578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552C69B" w14:textId="7E947533" w:rsidR="731C933C" w:rsidRDefault="3789F73C" w:rsidP="731C933C">
            <w:r w:rsidRPr="25B890FF">
              <w:rPr>
                <w:color w:val="000000" w:themeColor="text1"/>
              </w:rPr>
              <w:t>Велике місто, обласний центр</w:t>
            </w:r>
          </w:p>
        </w:tc>
        <w:tc>
          <w:tcPr>
            <w:tcW w:w="1133" w:type="dxa"/>
          </w:tcPr>
          <w:p w14:paraId="46BF31DE" w14:textId="0A417B5F" w:rsidR="731C933C" w:rsidRDefault="731C933C" w:rsidP="731C933C">
            <w:r w:rsidRPr="731C933C">
              <w:t>4</w:t>
            </w:r>
          </w:p>
        </w:tc>
      </w:tr>
      <w:tr w:rsidR="637DE64A" w14:paraId="10BFB855" w14:textId="77777777" w:rsidTr="25B890FF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0F3B649" w14:textId="7BF83438" w:rsidR="637DE64A" w:rsidRDefault="637DE64A" w:rsidP="637DE64A">
            <w:pPr>
              <w:rPr>
                <w:rFonts w:cs="Tahoma"/>
                <w:lang w:val="uk-UA"/>
              </w:rPr>
            </w:pPr>
            <w:r w:rsidRPr="637DE64A">
              <w:rPr>
                <w:rFonts w:cs="Tahoma"/>
                <w:lang w:val="uk-UA"/>
              </w:rPr>
              <w:t>Важко сказати</w:t>
            </w:r>
          </w:p>
        </w:tc>
        <w:tc>
          <w:tcPr>
            <w:tcW w:w="1133" w:type="dxa"/>
          </w:tcPr>
          <w:p w14:paraId="09BBB9C0" w14:textId="2754713C" w:rsidR="637DE64A" w:rsidRDefault="637DE64A" w:rsidP="637DE64A">
            <w:pPr>
              <w:rPr>
                <w:lang w:val="uk-UA"/>
              </w:rPr>
            </w:pPr>
            <w:r w:rsidRPr="637DE64A">
              <w:rPr>
                <w:lang w:val="uk-UA"/>
              </w:rPr>
              <w:t>98</w:t>
            </w:r>
          </w:p>
        </w:tc>
      </w:tr>
    </w:tbl>
    <w:p w14:paraId="4D447B83" w14:textId="28C61B6F" w:rsidR="637DE64A" w:rsidRDefault="637DE64A" w:rsidP="637DE64A">
      <w:pPr>
        <w:shd w:val="clear" w:color="auto" w:fill="E2EFD9" w:themeFill="accent6" w:themeFillTint="33"/>
        <w:rPr>
          <w:lang w:val="uk-UA"/>
        </w:rPr>
      </w:pPr>
    </w:p>
    <w:p w14:paraId="6BE51E84" w14:textId="031FF529" w:rsidR="637DE64A" w:rsidRDefault="637DE64A" w:rsidP="637DE64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7B4B0B36" w14:textId="77777777" w:rsidTr="7B81375D">
        <w:trPr>
          <w:trHeight w:val="300"/>
        </w:trPr>
        <w:tc>
          <w:tcPr>
            <w:tcW w:w="8217" w:type="dxa"/>
          </w:tcPr>
          <w:p w14:paraId="02855588" w14:textId="77777777" w:rsidR="637DE64A" w:rsidRDefault="5EC98975" w:rsidP="637DE64A">
            <w:pPr>
              <w:rPr>
                <w:b/>
                <w:bCs/>
                <w:lang w:val="uk-UA"/>
              </w:rPr>
            </w:pPr>
            <w:r w:rsidRPr="6B0239D8">
              <w:rPr>
                <w:b/>
                <w:bCs/>
                <w:lang w:val="uk-UA"/>
              </w:rPr>
              <w:t>Ж4.1. Чи є родичі або близькі люди, яких ви б хотіли забрати до себе за кордон, але є ті чи інші перешкоди для цього?</w:t>
            </w:r>
          </w:p>
        </w:tc>
        <w:tc>
          <w:tcPr>
            <w:tcW w:w="1133" w:type="dxa"/>
          </w:tcPr>
          <w:p w14:paraId="77EDCBF7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637DE64A" w14:paraId="70E7EC44" w14:textId="77777777" w:rsidTr="7B81375D">
        <w:trPr>
          <w:trHeight w:val="300"/>
        </w:trPr>
        <w:tc>
          <w:tcPr>
            <w:tcW w:w="8217" w:type="dxa"/>
          </w:tcPr>
          <w:p w14:paraId="67283035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 xml:space="preserve">Нема </w:t>
            </w:r>
          </w:p>
        </w:tc>
        <w:tc>
          <w:tcPr>
            <w:tcW w:w="1133" w:type="dxa"/>
          </w:tcPr>
          <w:p w14:paraId="4D61C07C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1</w:t>
            </w:r>
          </w:p>
        </w:tc>
      </w:tr>
      <w:tr w:rsidR="637DE64A" w14:paraId="039C63D5" w14:textId="77777777" w:rsidTr="7B81375D">
        <w:trPr>
          <w:trHeight w:val="300"/>
        </w:trPr>
        <w:tc>
          <w:tcPr>
            <w:tcW w:w="8217" w:type="dxa"/>
          </w:tcPr>
          <w:p w14:paraId="36A82DC3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 xml:space="preserve">Діти </w:t>
            </w:r>
          </w:p>
        </w:tc>
        <w:tc>
          <w:tcPr>
            <w:tcW w:w="1133" w:type="dxa"/>
          </w:tcPr>
          <w:p w14:paraId="6DC03B53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2</w:t>
            </w:r>
          </w:p>
        </w:tc>
      </w:tr>
      <w:tr w:rsidR="637DE64A" w14:paraId="085C6E25" w14:textId="77777777" w:rsidTr="7B81375D">
        <w:trPr>
          <w:trHeight w:val="300"/>
        </w:trPr>
        <w:tc>
          <w:tcPr>
            <w:tcW w:w="8217" w:type="dxa"/>
          </w:tcPr>
          <w:p w14:paraId="1A6B3253" w14:textId="62048E93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Жінки</w:t>
            </w:r>
          </w:p>
        </w:tc>
        <w:tc>
          <w:tcPr>
            <w:tcW w:w="1133" w:type="dxa"/>
          </w:tcPr>
          <w:p w14:paraId="461AE3F9" w14:textId="42B2529E" w:rsidR="637DE64A" w:rsidRDefault="5EC98975" w:rsidP="637DE64A">
            <w:pPr>
              <w:rPr>
                <w:lang w:val="uk-UA"/>
              </w:rPr>
            </w:pPr>
            <w:r>
              <w:t>3</w:t>
            </w:r>
          </w:p>
        </w:tc>
      </w:tr>
      <w:tr w:rsidR="637DE64A" w14:paraId="03F92A97" w14:textId="77777777" w:rsidTr="7B81375D">
        <w:trPr>
          <w:trHeight w:val="300"/>
        </w:trPr>
        <w:tc>
          <w:tcPr>
            <w:tcW w:w="8217" w:type="dxa"/>
          </w:tcPr>
          <w:p w14:paraId="2F3D8301" w14:textId="3FC47D82" w:rsidR="637DE64A" w:rsidRDefault="5EC98975" w:rsidP="637DE64A">
            <w:pPr>
              <w:rPr>
                <w:lang w:val="ru-RU"/>
              </w:rPr>
            </w:pPr>
            <w:r w:rsidRPr="6B0239D8">
              <w:rPr>
                <w:lang w:val="uk-UA"/>
              </w:rPr>
              <w:t xml:space="preserve">Чоловіки, які не мають права виїхати за кордон під час війни </w:t>
            </w:r>
          </w:p>
        </w:tc>
        <w:tc>
          <w:tcPr>
            <w:tcW w:w="1133" w:type="dxa"/>
          </w:tcPr>
          <w:p w14:paraId="54881A28" w14:textId="4E185CC7" w:rsidR="637DE64A" w:rsidRDefault="5EC98975">
            <w:r>
              <w:t>4</w:t>
            </w:r>
          </w:p>
        </w:tc>
      </w:tr>
      <w:tr w:rsidR="637DE64A" w14:paraId="42720528" w14:textId="77777777" w:rsidTr="7B81375D">
        <w:trPr>
          <w:trHeight w:val="300"/>
        </w:trPr>
        <w:tc>
          <w:tcPr>
            <w:tcW w:w="8217" w:type="dxa"/>
          </w:tcPr>
          <w:p w14:paraId="3A44005B" w14:textId="77777777" w:rsidR="637DE64A" w:rsidRDefault="5EC98975" w:rsidP="637DE64A">
            <w:pPr>
              <w:rPr>
                <w:lang w:val="ru-RU"/>
              </w:rPr>
            </w:pPr>
            <w:r w:rsidRPr="6B0239D8">
              <w:rPr>
                <w:lang w:val="uk-UA"/>
              </w:rPr>
              <w:t xml:space="preserve">Інші чоловіки  </w:t>
            </w:r>
          </w:p>
        </w:tc>
        <w:tc>
          <w:tcPr>
            <w:tcW w:w="1133" w:type="dxa"/>
          </w:tcPr>
          <w:p w14:paraId="53C5555C" w14:textId="17AC0EEB" w:rsidR="637DE64A" w:rsidRDefault="5EC98975">
            <w:r>
              <w:t>5</w:t>
            </w:r>
          </w:p>
        </w:tc>
      </w:tr>
    </w:tbl>
    <w:p w14:paraId="5711FB13" w14:textId="77777777" w:rsidR="637DE64A" w:rsidRDefault="637DE64A" w:rsidP="6B0239D8">
      <w:pPr>
        <w:rPr>
          <w:highlight w:val="yellow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637DE64A" w14:paraId="6C3FE05C" w14:textId="77777777" w:rsidTr="6B0239D8">
        <w:trPr>
          <w:trHeight w:val="300"/>
        </w:trPr>
        <w:tc>
          <w:tcPr>
            <w:tcW w:w="8217" w:type="dxa"/>
          </w:tcPr>
          <w:p w14:paraId="4351E3D3" w14:textId="7A81F46E" w:rsidR="637DE64A" w:rsidRDefault="5EC98975" w:rsidP="637DE64A">
            <w:pPr>
              <w:rPr>
                <w:b/>
                <w:bCs/>
                <w:lang w:val="uk-UA"/>
              </w:rPr>
            </w:pPr>
            <w:r w:rsidRPr="6B0239D8">
              <w:rPr>
                <w:b/>
                <w:bCs/>
                <w:lang w:val="uk-UA"/>
              </w:rPr>
              <w:t xml:space="preserve">Ж5. (якщо Ж4.1. = </w:t>
            </w:r>
            <w:r w:rsidRPr="6B0239D8">
              <w:rPr>
                <w:b/>
                <w:bCs/>
                <w:lang w:val="ru-RU"/>
              </w:rPr>
              <w:t>4</w:t>
            </w:r>
            <w:r w:rsidRPr="6B0239D8">
              <w:rPr>
                <w:b/>
                <w:bCs/>
                <w:lang w:val="uk-UA"/>
              </w:rPr>
              <w:t>) Чи розглядаєте Ви можливість возз’єднання родини за кордоном після закінчення війни?</w:t>
            </w:r>
          </w:p>
          <w:p w14:paraId="6838851F" w14:textId="77777777" w:rsidR="637DE64A" w:rsidRDefault="637DE64A" w:rsidP="637DE64A">
            <w:pPr>
              <w:rPr>
                <w:b/>
                <w:bCs/>
                <w:lang w:val="uk-UA"/>
              </w:rPr>
            </w:pPr>
          </w:p>
        </w:tc>
        <w:tc>
          <w:tcPr>
            <w:tcW w:w="1133" w:type="dxa"/>
          </w:tcPr>
          <w:p w14:paraId="07993D66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637DE64A" w14:paraId="3F3AC077" w14:textId="77777777" w:rsidTr="6B0239D8">
        <w:trPr>
          <w:trHeight w:val="300"/>
        </w:trPr>
        <w:tc>
          <w:tcPr>
            <w:tcW w:w="8217" w:type="dxa"/>
          </w:tcPr>
          <w:p w14:paraId="456AC8E7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Точно так</w:t>
            </w:r>
          </w:p>
        </w:tc>
        <w:tc>
          <w:tcPr>
            <w:tcW w:w="1133" w:type="dxa"/>
          </w:tcPr>
          <w:p w14:paraId="66C85022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1</w:t>
            </w:r>
          </w:p>
        </w:tc>
      </w:tr>
      <w:tr w:rsidR="637DE64A" w14:paraId="609387F4" w14:textId="77777777" w:rsidTr="6B0239D8">
        <w:trPr>
          <w:trHeight w:val="300"/>
        </w:trPr>
        <w:tc>
          <w:tcPr>
            <w:tcW w:w="8217" w:type="dxa"/>
          </w:tcPr>
          <w:p w14:paraId="10EC9DC1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Скоріше так</w:t>
            </w:r>
          </w:p>
        </w:tc>
        <w:tc>
          <w:tcPr>
            <w:tcW w:w="1133" w:type="dxa"/>
          </w:tcPr>
          <w:p w14:paraId="1469DFD7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2</w:t>
            </w:r>
          </w:p>
        </w:tc>
      </w:tr>
      <w:tr w:rsidR="637DE64A" w14:paraId="6F087212" w14:textId="77777777" w:rsidTr="6B0239D8">
        <w:trPr>
          <w:trHeight w:val="300"/>
        </w:trPr>
        <w:tc>
          <w:tcPr>
            <w:tcW w:w="8217" w:type="dxa"/>
          </w:tcPr>
          <w:p w14:paraId="65E0983B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Скоріше ні</w:t>
            </w:r>
          </w:p>
        </w:tc>
        <w:tc>
          <w:tcPr>
            <w:tcW w:w="1133" w:type="dxa"/>
          </w:tcPr>
          <w:p w14:paraId="3CA24E07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3</w:t>
            </w:r>
          </w:p>
        </w:tc>
      </w:tr>
      <w:tr w:rsidR="637DE64A" w14:paraId="13DA39AA" w14:textId="77777777" w:rsidTr="6B0239D8">
        <w:trPr>
          <w:trHeight w:val="300"/>
        </w:trPr>
        <w:tc>
          <w:tcPr>
            <w:tcW w:w="8217" w:type="dxa"/>
          </w:tcPr>
          <w:p w14:paraId="41DAD899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Точно ні</w:t>
            </w:r>
          </w:p>
        </w:tc>
        <w:tc>
          <w:tcPr>
            <w:tcW w:w="1133" w:type="dxa"/>
          </w:tcPr>
          <w:p w14:paraId="53801B11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4</w:t>
            </w:r>
          </w:p>
        </w:tc>
      </w:tr>
      <w:tr w:rsidR="637DE64A" w14:paraId="4536B32D" w14:textId="77777777" w:rsidTr="6B0239D8">
        <w:trPr>
          <w:trHeight w:val="300"/>
        </w:trPr>
        <w:tc>
          <w:tcPr>
            <w:tcW w:w="8217" w:type="dxa"/>
          </w:tcPr>
          <w:p w14:paraId="6B7F3822" w14:textId="77777777" w:rsidR="637DE64A" w:rsidRDefault="5EC98975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lastRenderedPageBreak/>
              <w:t>Важко сказати</w:t>
            </w:r>
          </w:p>
        </w:tc>
        <w:tc>
          <w:tcPr>
            <w:tcW w:w="1133" w:type="dxa"/>
          </w:tcPr>
          <w:p w14:paraId="6EC088AF" w14:textId="77777777" w:rsidR="637DE64A" w:rsidRDefault="5EC98975" w:rsidP="637DE64A">
            <w:pPr>
              <w:rPr>
                <w:lang w:val="uk-UA"/>
              </w:rPr>
            </w:pPr>
            <w:r w:rsidRPr="6B0239D8">
              <w:rPr>
                <w:lang w:val="uk-UA"/>
              </w:rPr>
              <w:t>98</w:t>
            </w:r>
          </w:p>
        </w:tc>
      </w:tr>
    </w:tbl>
    <w:p w14:paraId="19E70EB2" w14:textId="77777777" w:rsidR="00CD770A" w:rsidRDefault="00CD770A" w:rsidP="00CD770A">
      <w:pPr>
        <w:rPr>
          <w:lang w:val="uk-UA"/>
        </w:rPr>
      </w:pPr>
    </w:p>
    <w:p w14:paraId="02790B0D" w14:textId="6DD6DD2D" w:rsidR="00F67581" w:rsidRPr="00512AD9" w:rsidRDefault="00F67581" w:rsidP="2A40170C">
      <w:pPr>
        <w:pStyle w:val="ListParagraph"/>
        <w:spacing w:after="160" w:line="259" w:lineRule="auto"/>
        <w:ind w:left="360"/>
        <w:rPr>
          <w:b/>
          <w:bCs/>
          <w:lang w:val="uk-UA"/>
        </w:rPr>
      </w:pPr>
    </w:p>
    <w:p w14:paraId="68098A8D" w14:textId="17263F29" w:rsidR="00F67581" w:rsidRPr="00512AD9" w:rsidRDefault="3FC190CC" w:rsidP="2A40170C">
      <w:pPr>
        <w:pStyle w:val="ListParagraph"/>
        <w:spacing w:after="160" w:line="259" w:lineRule="auto"/>
        <w:ind w:left="360"/>
        <w:rPr>
          <w:b/>
          <w:bCs/>
          <w:lang w:val="uk-UA"/>
        </w:rPr>
      </w:pPr>
      <w:r w:rsidRPr="2A40170C">
        <w:rPr>
          <w:b/>
          <w:bCs/>
          <w:lang w:val="uk-UA"/>
        </w:rPr>
        <w:t xml:space="preserve">Ж11. </w:t>
      </w:r>
      <w:r w:rsidRPr="2A40170C">
        <w:rPr>
          <w:b/>
          <w:bCs/>
          <w:i/>
          <w:iCs/>
          <w:lang w:val="uk-UA"/>
        </w:rPr>
        <w:t xml:space="preserve">(Якщо у респондента є діти </w:t>
      </w:r>
      <w:r w:rsidRPr="2A40170C">
        <w:rPr>
          <w:b/>
          <w:bCs/>
          <w:i/>
          <w:iCs/>
          <w:lang w:val="ru-RU"/>
        </w:rPr>
        <w:t xml:space="preserve">&lt;18 </w:t>
      </w:r>
      <w:r w:rsidRPr="2A40170C">
        <w:rPr>
          <w:b/>
          <w:bCs/>
          <w:i/>
          <w:iCs/>
          <w:lang w:val="uk-UA"/>
        </w:rPr>
        <w:t xml:space="preserve">років) </w:t>
      </w:r>
      <w:r w:rsidRPr="2A40170C">
        <w:rPr>
          <w:b/>
          <w:bCs/>
          <w:lang w:val="uk-UA"/>
        </w:rPr>
        <w:t xml:space="preserve">Чи хоче Ваша дитина повернутись до України чи залишитись за кордоном? </w:t>
      </w:r>
    </w:p>
    <w:p w14:paraId="70DEEEF8" w14:textId="288CDD9A" w:rsidR="00F67581" w:rsidRPr="00512AD9" w:rsidRDefault="3757B504" w:rsidP="7B81375D">
      <w:pPr>
        <w:spacing w:after="160" w:line="259" w:lineRule="auto"/>
        <w:rPr>
          <w:i/>
          <w:iCs/>
          <w:lang w:val="uk-UA"/>
        </w:rPr>
      </w:pPr>
      <w:r w:rsidRPr="7B81375D">
        <w:rPr>
          <w:i/>
          <w:iCs/>
          <w:lang w:val="uk-UA"/>
        </w:rPr>
        <w:t>Примітка: Повторювати це питання стільки раз, скільки у респондента є дітей. Для кожного з питань використати правильну вік і стать дитини (наприклад, перший раз додавати вік і стать тієї дитини, яку респондент(-ка) в минулому опитуванні вказав(-ла) першою, і т.д.)</w:t>
      </w:r>
    </w:p>
    <w:p w14:paraId="74BDFE69" w14:textId="77777777" w:rsidR="00F67581" w:rsidRPr="00512AD9" w:rsidRDefault="3FC190CC" w:rsidP="2A40170C">
      <w:pPr>
        <w:spacing w:after="160" w:line="259" w:lineRule="auto"/>
        <w:rPr>
          <w:lang w:val="uk-UA"/>
        </w:rPr>
      </w:pPr>
      <w:r w:rsidRPr="2A40170C">
        <w:rPr>
          <w:lang w:val="uk-UA"/>
        </w:rPr>
        <w:t xml:space="preserve">Точно до України </w:t>
      </w:r>
    </w:p>
    <w:p w14:paraId="302B39DD" w14:textId="77777777" w:rsidR="00F67581" w:rsidRPr="00512AD9" w:rsidRDefault="3FC190CC" w:rsidP="2A40170C">
      <w:pPr>
        <w:spacing w:after="160" w:line="259" w:lineRule="auto"/>
        <w:rPr>
          <w:lang w:val="uk-UA"/>
        </w:rPr>
      </w:pPr>
      <w:r w:rsidRPr="2A40170C">
        <w:rPr>
          <w:lang w:val="uk-UA"/>
        </w:rPr>
        <w:t xml:space="preserve">Скоріше до України </w:t>
      </w:r>
    </w:p>
    <w:p w14:paraId="775A856D" w14:textId="77777777" w:rsidR="00F67581" w:rsidRPr="00512AD9" w:rsidRDefault="3FC190CC" w:rsidP="2A40170C">
      <w:pPr>
        <w:spacing w:after="160" w:line="259" w:lineRule="auto"/>
        <w:rPr>
          <w:lang w:val="uk-UA"/>
        </w:rPr>
      </w:pPr>
      <w:r w:rsidRPr="2A40170C">
        <w:rPr>
          <w:lang w:val="uk-UA"/>
        </w:rPr>
        <w:t>Скоріше за кордоном</w:t>
      </w:r>
    </w:p>
    <w:p w14:paraId="1FF92777" w14:textId="77777777" w:rsidR="00F67581" w:rsidRPr="00512AD9" w:rsidRDefault="3FC190CC" w:rsidP="2A40170C">
      <w:pPr>
        <w:spacing w:after="160" w:line="259" w:lineRule="auto"/>
        <w:rPr>
          <w:lang w:val="uk-UA"/>
        </w:rPr>
      </w:pPr>
      <w:r w:rsidRPr="2A40170C">
        <w:rPr>
          <w:lang w:val="uk-UA"/>
        </w:rPr>
        <w:t>Точно за кордоном</w:t>
      </w:r>
    </w:p>
    <w:p w14:paraId="0A25CD25" w14:textId="77777777" w:rsidR="00F67581" w:rsidRPr="00512AD9" w:rsidRDefault="3757B504" w:rsidP="2A40170C">
      <w:pPr>
        <w:spacing w:after="160" w:line="259" w:lineRule="auto"/>
        <w:rPr>
          <w:lang w:val="uk-UA"/>
        </w:rPr>
      </w:pPr>
      <w:r w:rsidRPr="7B81375D">
        <w:rPr>
          <w:lang w:val="uk-UA"/>
        </w:rPr>
        <w:t>Важко сказати</w:t>
      </w:r>
    </w:p>
    <w:p w14:paraId="213C6F9F" w14:textId="77777777" w:rsidR="00F67581" w:rsidRPr="00B659DE" w:rsidRDefault="00F67581" w:rsidP="00F67581">
      <w:pPr>
        <w:rPr>
          <w:lang w:val="ru-RU"/>
        </w:rPr>
      </w:pPr>
    </w:p>
    <w:p w14:paraId="4B47294B" w14:textId="7F996320" w:rsidR="00F67581" w:rsidRPr="00B57031" w:rsidRDefault="52A75C9B" w:rsidP="7B81375D">
      <w:pPr>
        <w:pStyle w:val="ListParagraph"/>
        <w:spacing w:after="160" w:line="259" w:lineRule="auto"/>
        <w:ind w:left="360"/>
        <w:rPr>
          <w:b/>
          <w:bCs/>
          <w:lang w:val="uk-UA"/>
        </w:rPr>
      </w:pPr>
      <w:r w:rsidRPr="7C68DDE7">
        <w:rPr>
          <w:b/>
          <w:bCs/>
          <w:lang w:val="uk-UA"/>
        </w:rPr>
        <w:t xml:space="preserve">Ж11.1 </w:t>
      </w:r>
      <w:r w:rsidR="7A22A876" w:rsidRPr="7C68DDE7">
        <w:rPr>
          <w:b/>
          <w:bCs/>
          <w:lang w:val="uk-UA"/>
        </w:rPr>
        <w:t>Скажіть, чи змінилися наміри</w:t>
      </w:r>
      <w:r w:rsidR="7A22A876" w:rsidRPr="7C68DDE7">
        <w:rPr>
          <w:b/>
          <w:bCs/>
          <w:lang w:val="ru-RU"/>
        </w:rPr>
        <w:t xml:space="preserve"> </w:t>
      </w:r>
      <w:r w:rsidR="7A22A876" w:rsidRPr="7C68DDE7">
        <w:rPr>
          <w:b/>
          <w:bCs/>
          <w:lang w:val="uk-UA"/>
        </w:rPr>
        <w:t xml:space="preserve">Вашої дитини щодо повернення до України порівняно із намірами рік </w:t>
      </w:r>
      <w:r w:rsidR="39477683" w:rsidRPr="7C68DDE7">
        <w:rPr>
          <w:b/>
          <w:bCs/>
          <w:lang w:val="uk-UA"/>
        </w:rPr>
        <w:t>тому</w:t>
      </w:r>
      <w:r w:rsidR="7A22A876" w:rsidRPr="7C68DDE7">
        <w:rPr>
          <w:b/>
          <w:bCs/>
          <w:lang w:val="uk-UA"/>
        </w:rPr>
        <w:t xml:space="preserve">? </w:t>
      </w:r>
      <w:r w:rsidR="7A22A876" w:rsidRPr="7C68DDE7">
        <w:rPr>
          <w:b/>
          <w:bCs/>
          <w:i/>
          <w:iCs/>
          <w:lang w:val="uk-UA"/>
        </w:rPr>
        <w:t>(один варіант відповіді)</w:t>
      </w:r>
    </w:p>
    <w:p w14:paraId="39CFE9E8" w14:textId="7C1DFADA" w:rsidR="00F67581" w:rsidRPr="00B57031" w:rsidRDefault="7A22A876" w:rsidP="7B81375D">
      <w:pPr>
        <w:rPr>
          <w:i/>
          <w:iCs/>
          <w:lang w:val="uk-UA"/>
        </w:rPr>
      </w:pPr>
      <w:r w:rsidRPr="7B81375D">
        <w:rPr>
          <w:i/>
          <w:iCs/>
          <w:lang w:val="uk-UA"/>
        </w:rPr>
        <w:t>Примітка: Повторювати це питання стільки раз, скільки у респондента є дітей</w:t>
      </w:r>
      <w:r w:rsidRPr="7B81375D">
        <w:rPr>
          <w:i/>
          <w:iCs/>
          <w:lang w:val="ru-RU"/>
        </w:rPr>
        <w:t xml:space="preserve"> </w:t>
      </w:r>
      <w:r w:rsidRPr="7B81375D">
        <w:rPr>
          <w:i/>
          <w:iCs/>
          <w:lang w:val="uk-UA"/>
        </w:rPr>
        <w:t>на основі першої хвилі. Для кожного з питань використати правильну вік і стать дитини (наприклад, перший раз додавати вік і стать тієї дитини, яку респондент(-ка) в минулому опитуванні вказав(-ла) першою, і т.д.)</w:t>
      </w:r>
    </w:p>
    <w:p w14:paraId="04080C46" w14:textId="77777777" w:rsidR="00F67581" w:rsidRDefault="7A22A876" w:rsidP="7B81375D">
      <w:pPr>
        <w:rPr>
          <w:lang w:val="uk-UA"/>
        </w:rPr>
      </w:pPr>
      <w:r w:rsidRPr="7B81375D">
        <w:rPr>
          <w:lang w:val="uk-UA"/>
        </w:rPr>
        <w:t>Ні, не змінилися</w:t>
      </w:r>
    </w:p>
    <w:p w14:paraId="43CB8DBB" w14:textId="7B5F6776" w:rsidR="00F67581" w:rsidRDefault="7A22A876" w:rsidP="7B81375D">
      <w:pPr>
        <w:rPr>
          <w:lang w:val="uk-UA"/>
        </w:rPr>
      </w:pPr>
      <w:r w:rsidRPr="7B81375D">
        <w:rPr>
          <w:lang w:val="uk-UA"/>
        </w:rPr>
        <w:t xml:space="preserve">Більше </w:t>
      </w:r>
      <w:r w:rsidR="14770E97" w:rsidRPr="7B81375D">
        <w:rPr>
          <w:lang w:val="uk-UA"/>
        </w:rPr>
        <w:t>схиляється</w:t>
      </w:r>
      <w:r w:rsidRPr="7B81375D">
        <w:rPr>
          <w:lang w:val="uk-UA"/>
        </w:rPr>
        <w:t xml:space="preserve"> до думки не повертатися до України взагалі, хоча тоді думав/ла про повернення</w:t>
      </w:r>
    </w:p>
    <w:p w14:paraId="73091087" w14:textId="152F278D" w:rsidR="00F67581" w:rsidRDefault="7A22A876" w:rsidP="7B81375D">
      <w:pPr>
        <w:rPr>
          <w:lang w:val="uk-UA"/>
        </w:rPr>
      </w:pPr>
      <w:r w:rsidRPr="7B81375D">
        <w:rPr>
          <w:lang w:val="uk-UA"/>
        </w:rPr>
        <w:t>Більше схиля</w:t>
      </w:r>
      <w:r w:rsidR="7199BF0E" w:rsidRPr="7B81375D">
        <w:rPr>
          <w:lang w:val="uk-UA"/>
        </w:rPr>
        <w:t>ється</w:t>
      </w:r>
      <w:r w:rsidRPr="7B81375D">
        <w:rPr>
          <w:lang w:val="uk-UA"/>
        </w:rPr>
        <w:t xml:space="preserve"> до думки повернутися до України пізніше, ніж планував/ла тоді</w:t>
      </w:r>
    </w:p>
    <w:p w14:paraId="3DCC03D4" w14:textId="5D06FD3A" w:rsidR="00F67581" w:rsidRDefault="7A22A876" w:rsidP="7B81375D">
      <w:pPr>
        <w:rPr>
          <w:lang w:val="uk-UA"/>
        </w:rPr>
      </w:pPr>
      <w:r w:rsidRPr="7B81375D">
        <w:rPr>
          <w:lang w:val="uk-UA"/>
        </w:rPr>
        <w:t>Більше схиля</w:t>
      </w:r>
      <w:r w:rsidR="7199BF0E" w:rsidRPr="7B81375D">
        <w:rPr>
          <w:lang w:val="uk-UA"/>
        </w:rPr>
        <w:t>ється</w:t>
      </w:r>
      <w:r w:rsidRPr="7B81375D">
        <w:rPr>
          <w:lang w:val="uk-UA"/>
        </w:rPr>
        <w:t xml:space="preserve"> до думки повернутися до України раніше, ніж планував/ла тоді</w:t>
      </w:r>
    </w:p>
    <w:p w14:paraId="56BBAE5C" w14:textId="5C57CD9B" w:rsidR="00F67581" w:rsidRDefault="7A22A876" w:rsidP="7B81375D">
      <w:pPr>
        <w:rPr>
          <w:lang w:val="uk-UA"/>
        </w:rPr>
      </w:pPr>
      <w:r w:rsidRPr="7B81375D">
        <w:rPr>
          <w:lang w:val="uk-UA"/>
        </w:rPr>
        <w:t>Більше схиля</w:t>
      </w:r>
      <w:r w:rsidR="7199BF0E" w:rsidRPr="7B81375D">
        <w:rPr>
          <w:lang w:val="uk-UA"/>
        </w:rPr>
        <w:t>ється</w:t>
      </w:r>
      <w:r w:rsidRPr="7B81375D">
        <w:rPr>
          <w:lang w:val="uk-UA"/>
        </w:rPr>
        <w:t xml:space="preserve"> до плану повернутися до України, хоча тоді думав/ла не повертатися</w:t>
      </w:r>
    </w:p>
    <w:p w14:paraId="2F4A4818" w14:textId="6E6376FA" w:rsidR="00206A31" w:rsidRDefault="00206A31" w:rsidP="7B81375D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7B81375D" w14:paraId="77A54FB7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73EF6B7" w14:textId="3A414674" w:rsidR="7B81375D" w:rsidRDefault="7B81375D" w:rsidP="7B81375D">
            <w:pPr>
              <w:rPr>
                <w:b/>
                <w:bCs/>
                <w:color w:val="000000" w:themeColor="text1"/>
                <w:lang w:val="uk-UA"/>
              </w:rPr>
            </w:pPr>
            <w:r w:rsidRPr="7C68DDE7">
              <w:rPr>
                <w:b/>
                <w:bCs/>
                <w:lang w:val="uk-UA"/>
              </w:rPr>
              <w:t xml:space="preserve">Ж12. З якими труднощами ви особисто стикаєтеся зараз в </w:t>
            </w:r>
            <w:r w:rsidRPr="7C68DDE7">
              <w:rPr>
                <w:b/>
                <w:bCs/>
                <w:color w:val="00B0F0"/>
                <w:lang w:val="uk-UA"/>
              </w:rPr>
              <w:t>[_filling_from_S5 ]</w:t>
            </w:r>
            <w:r w:rsidRPr="7C68DDE7">
              <w:rPr>
                <w:b/>
                <w:bCs/>
                <w:color w:val="000000" w:themeColor="text1"/>
                <w:lang w:val="uk-UA"/>
              </w:rPr>
              <w:t>? Оберіть до 5 найбільших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B5D37FD" w14:textId="741DE90B" w:rsidR="7B81375D" w:rsidRDefault="7B81375D" w:rsidP="7B81375D">
            <w:pPr>
              <w:rPr>
                <w:b/>
                <w:bCs/>
                <w:color w:val="00B0F0"/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МВ, ротація</w:t>
            </w:r>
          </w:p>
        </w:tc>
      </w:tr>
      <w:tr w:rsidR="7B81375D" w14:paraId="2E540B5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69EE93C" w14:textId="1DE2482E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Труднощі у вивченні мови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4A021CC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</w:p>
        </w:tc>
      </w:tr>
      <w:tr w:rsidR="7B81375D" w14:paraId="79CC78DB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CCA8AAC" w14:textId="29ECDE04" w:rsidR="7B81375D" w:rsidRDefault="7B81375D">
            <w:r>
              <w:t xml:space="preserve">Труднощі в пошуку роботи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6E06D61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2</w:t>
            </w:r>
          </w:p>
        </w:tc>
      </w:tr>
      <w:tr w:rsidR="7B81375D" w14:paraId="3073D7DA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D1A0F28" w14:textId="79AB80BE" w:rsidR="7B81375D" w:rsidRDefault="7B81375D">
            <w:r>
              <w:t>Матеріальні труднощі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6EBB4A5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3</w:t>
            </w:r>
          </w:p>
        </w:tc>
      </w:tr>
      <w:tr w:rsidR="7B81375D" w14:paraId="67BB0ACD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44729BA" w14:textId="0C2E7592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Труднощі з пошуком / орендою житла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09F11C0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4</w:t>
            </w:r>
          </w:p>
        </w:tc>
      </w:tr>
      <w:tr w:rsidR="7B81375D" w14:paraId="1334E099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0523AA7" w14:textId="0A52F5D4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Труднощі у взаємодії з місцевим населенням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8656EE5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5</w:t>
            </w:r>
          </w:p>
        </w:tc>
      </w:tr>
      <w:tr w:rsidR="7B81375D" w14:paraId="7A50DF9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7ADFCDA" w14:textId="70FCD95A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Труднощі у взаємодії з державними службами, оформленням документів тощо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1A45887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6</w:t>
            </w:r>
          </w:p>
        </w:tc>
      </w:tr>
      <w:tr w:rsidR="7B81375D" w14:paraId="6E84A86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CFB544C" w14:textId="113FB314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Труднощі в отриманні необхідних медичних послуг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1B34A6A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7</w:t>
            </w:r>
          </w:p>
        </w:tc>
      </w:tr>
      <w:tr w:rsidR="7B81375D" w14:paraId="62FFD61D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F980EFB" w14:textId="41058A5F" w:rsidR="7B81375D" w:rsidRDefault="7B81375D">
            <w:r>
              <w:t>Психологічні проблеми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E52A744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8</w:t>
            </w:r>
          </w:p>
        </w:tc>
      </w:tr>
      <w:tr w:rsidR="7B81375D" w14:paraId="05A45F8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F60A251" w14:textId="39CE0DEC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Сумую і хвилююся за батьківщину, дім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5935C37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</w:t>
            </w:r>
          </w:p>
        </w:tc>
      </w:tr>
      <w:tr w:rsidR="7B81375D" w:rsidRPr="00860852" w14:paraId="3FC2A2A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9DCF39F" w14:textId="5C0E7520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lastRenderedPageBreak/>
              <w:t>Розлука з рідними і друзями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A53C2C4" w14:textId="7E1E11EB" w:rsidR="7B81375D" w:rsidRDefault="00531D2F" w:rsidP="7B81375D">
            <w:pPr>
              <w:rPr>
                <w:lang w:val="uk-UA"/>
              </w:rPr>
            </w:pPr>
            <w:ins w:id="10" w:author="is2025" w:date="2025-11-26T17:02:00Z">
              <w:r>
                <w:rPr>
                  <w:lang w:val="uk-UA"/>
                </w:rPr>
                <w:t>10</w:t>
              </w:r>
            </w:ins>
          </w:p>
        </w:tc>
      </w:tr>
      <w:tr w:rsidR="7B81375D" w14:paraId="4D26385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88BABE8" w14:textId="29F073F1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 xml:space="preserve">Невизначеність майбутнього в </w:t>
            </w:r>
            <w:r w:rsidRPr="7B81375D">
              <w:rPr>
                <w:b/>
                <w:bCs/>
                <w:color w:val="00B0F0"/>
                <w:lang w:val="ru-RU"/>
              </w:rPr>
              <w:t>[_</w:t>
            </w:r>
            <w:r w:rsidRPr="7B81375D">
              <w:rPr>
                <w:b/>
                <w:bCs/>
                <w:color w:val="00B0F0"/>
              </w:rPr>
              <w:t>filling</w:t>
            </w:r>
            <w:r w:rsidRPr="7B81375D">
              <w:rPr>
                <w:b/>
                <w:bCs/>
                <w:color w:val="00B0F0"/>
                <w:lang w:val="ru-RU"/>
              </w:rPr>
              <w:t>_</w:t>
            </w:r>
            <w:r w:rsidRPr="7B81375D">
              <w:rPr>
                <w:b/>
                <w:bCs/>
                <w:color w:val="00B0F0"/>
              </w:rPr>
              <w:t>from</w:t>
            </w:r>
            <w:r w:rsidRPr="7B81375D">
              <w:rPr>
                <w:b/>
                <w:bCs/>
                <w:color w:val="00B0F0"/>
                <w:lang w:val="ru-RU"/>
              </w:rPr>
              <w:t>_</w:t>
            </w:r>
            <w:r w:rsidRPr="7B81375D">
              <w:rPr>
                <w:b/>
                <w:bCs/>
                <w:color w:val="00B0F0"/>
              </w:rPr>
              <w:t>S</w:t>
            </w:r>
            <w:r w:rsidRPr="7B81375D">
              <w:rPr>
                <w:b/>
                <w:bCs/>
                <w:color w:val="00B0F0"/>
                <w:lang w:val="ru-RU"/>
              </w:rPr>
              <w:t>5 ]</w:t>
            </w:r>
            <w:r w:rsidRPr="7B81375D">
              <w:rPr>
                <w:lang w:val="ru-RU"/>
              </w:rPr>
              <w:t xml:space="preserve">, труднощі в продовженні дозволу на перебування тут тощо 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0DE6DB8" w14:textId="7FABE5D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ins w:id="11" w:author="is2025" w:date="2025-11-26T17:03:00Z">
              <w:r w:rsidR="00531D2F">
                <w:rPr>
                  <w:lang w:val="uk-UA"/>
                </w:rPr>
                <w:t>1</w:t>
              </w:r>
            </w:ins>
            <w:del w:id="12" w:author="is2025" w:date="2025-11-26T17:02:00Z">
              <w:r w:rsidRPr="7B81375D" w:rsidDel="00531D2F">
                <w:rPr>
                  <w:lang w:val="uk-UA"/>
                </w:rPr>
                <w:delText>0</w:delText>
              </w:r>
            </w:del>
          </w:p>
        </w:tc>
      </w:tr>
      <w:tr w:rsidR="7B81375D" w14:paraId="4DF81C5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DCFA8A8" w14:textId="14E221C6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Відсутність друзів, знайомих, кола спілкування і підтримки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05B9F46" w14:textId="3FF0D24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ins w:id="13" w:author="is2025" w:date="2025-11-26T17:03:00Z">
              <w:r w:rsidR="00531D2F">
                <w:rPr>
                  <w:lang w:val="uk-UA"/>
                </w:rPr>
                <w:t>2</w:t>
              </w:r>
            </w:ins>
            <w:del w:id="14" w:author="is2025" w:date="2025-11-26T17:03:00Z">
              <w:r w:rsidRPr="7B81375D" w:rsidDel="00531D2F">
                <w:rPr>
                  <w:lang w:val="uk-UA"/>
                </w:rPr>
                <w:delText>1</w:delText>
              </w:r>
            </w:del>
          </w:p>
        </w:tc>
      </w:tr>
      <w:tr w:rsidR="7B81375D" w14:paraId="197D23B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DBD661E" w14:textId="29D7037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ru-RU"/>
              </w:rPr>
              <w:t xml:space="preserve">Труднощі в культурній адаптації, звикання до правил і норм життя в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6C0DD8F" w14:textId="733420D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ins w:id="15" w:author="is2025" w:date="2025-11-26T17:03:00Z">
              <w:r w:rsidR="00531D2F">
                <w:rPr>
                  <w:lang w:val="uk-UA"/>
                </w:rPr>
                <w:t>3</w:t>
              </w:r>
            </w:ins>
            <w:del w:id="16" w:author="is2025" w:date="2025-11-26T17:03:00Z">
              <w:r w:rsidRPr="7B81375D" w:rsidDel="00531D2F">
                <w:rPr>
                  <w:lang w:val="uk-UA"/>
                </w:rPr>
                <w:delText>2</w:delText>
              </w:r>
            </w:del>
          </w:p>
        </w:tc>
      </w:tr>
      <w:tr w:rsidR="7B81375D" w14:paraId="5534B340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21A001" w14:textId="36242780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Немає особливих труднощів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7989086" w14:textId="0516DB9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ins w:id="17" w:author="is2025" w:date="2025-11-26T17:03:00Z">
              <w:r w:rsidR="00531D2F">
                <w:rPr>
                  <w:lang w:val="uk-UA"/>
                </w:rPr>
                <w:t>4</w:t>
              </w:r>
            </w:ins>
            <w:del w:id="18" w:author="is2025" w:date="2025-11-26T17:03:00Z">
              <w:r w:rsidRPr="7B81375D" w:rsidDel="00531D2F">
                <w:rPr>
                  <w:lang w:val="uk-UA"/>
                </w:rPr>
                <w:delText>3</w:delText>
              </w:r>
            </w:del>
          </w:p>
        </w:tc>
      </w:tr>
      <w:tr w:rsidR="7B81375D" w14:paraId="69F817B0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A1ACBC9" w14:textId="4F4D6CCC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Багато росіян</w:t>
            </w:r>
            <w:r w:rsidR="0068718F" w:rsidRPr="00AE7FAC">
              <w:rPr>
                <w:lang w:val="ru-RU"/>
              </w:rPr>
              <w:t>/</w:t>
            </w:r>
            <w:r w:rsidRPr="7B81375D">
              <w:rPr>
                <w:lang w:val="ru-RU"/>
              </w:rPr>
              <w:t>білорусів там, де ми живемо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061C604" w14:textId="2399D500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  <w:ins w:id="19" w:author="is2025" w:date="2025-11-26T17:03:00Z">
              <w:r w:rsidR="00531D2F">
                <w:rPr>
                  <w:lang w:val="uk-UA"/>
                </w:rPr>
                <w:t>5</w:t>
              </w:r>
            </w:ins>
            <w:del w:id="20" w:author="is2025" w:date="2025-11-26T17:03:00Z">
              <w:r w:rsidRPr="7B81375D" w:rsidDel="00531D2F">
                <w:rPr>
                  <w:lang w:val="uk-UA"/>
                </w:rPr>
                <w:delText>4</w:delText>
              </w:r>
            </w:del>
          </w:p>
        </w:tc>
      </w:tr>
      <w:tr w:rsidR="7B81375D" w14:paraId="7785007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D57E9CA" w14:textId="77777777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Інше___________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13F29A5" w14:textId="5E193583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97</w:t>
            </w:r>
          </w:p>
        </w:tc>
      </w:tr>
      <w:tr w:rsidR="7B81375D" w14:paraId="19B20FF9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4B3D8E8" w14:textId="61D155C4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Важко відповісти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DBF9435" w14:textId="1F175AB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98</w:t>
            </w:r>
          </w:p>
        </w:tc>
      </w:tr>
    </w:tbl>
    <w:p w14:paraId="20877966" w14:textId="23423649" w:rsidR="7B81375D" w:rsidRDefault="7B81375D" w:rsidP="7B81375D">
      <w:pPr>
        <w:pStyle w:val="ListParagraph"/>
        <w:spacing w:after="160" w:line="259" w:lineRule="auto"/>
        <w:ind w:left="360"/>
        <w:rPr>
          <w:b/>
          <w:bCs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7B81375D" w14:paraId="704B362A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9E1D0F" w14:textId="38EE5CCB" w:rsidR="7B81375D" w:rsidRDefault="7B81375D" w:rsidP="7B81375D">
            <w:pPr>
              <w:rPr>
                <w:b/>
                <w:bCs/>
                <w:color w:val="000000" w:themeColor="text1"/>
                <w:lang w:val="uk-UA"/>
              </w:rPr>
            </w:pPr>
            <w:r w:rsidRPr="7B81375D">
              <w:rPr>
                <w:b/>
                <w:bCs/>
                <w:lang w:val="uk-UA"/>
              </w:rPr>
              <w:t xml:space="preserve">Ж13. </w:t>
            </w:r>
            <w:r w:rsidRPr="7B81375D">
              <w:rPr>
                <w:b/>
                <w:bCs/>
                <w:i/>
                <w:iCs/>
                <w:lang w:val="uk-UA"/>
              </w:rPr>
              <w:t xml:space="preserve">(Якщо у респондента є діти </w:t>
            </w:r>
            <w:r w:rsidRPr="7B81375D">
              <w:rPr>
                <w:b/>
                <w:bCs/>
                <w:i/>
                <w:iCs/>
                <w:lang w:val="ru-RU"/>
              </w:rPr>
              <w:t xml:space="preserve">&lt;18 </w:t>
            </w:r>
            <w:r w:rsidRPr="7B81375D">
              <w:rPr>
                <w:b/>
                <w:bCs/>
                <w:i/>
                <w:iCs/>
                <w:lang w:val="uk-UA"/>
              </w:rPr>
              <w:t xml:space="preserve">років) </w:t>
            </w:r>
            <w:r w:rsidRPr="7B81375D">
              <w:rPr>
                <w:b/>
                <w:bCs/>
                <w:lang w:val="uk-UA"/>
              </w:rPr>
              <w:t xml:space="preserve">А з якими труднощами стикається ваша дитина / діти в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Pr="7B81375D">
              <w:rPr>
                <w:b/>
                <w:bCs/>
                <w:color w:val="000000" w:themeColor="text1"/>
                <w:lang w:val="uk-UA"/>
              </w:rPr>
              <w:t>? Оберіть до 5 найбільших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9B77B06" w14:textId="6811E6AC" w:rsidR="7B81375D" w:rsidRDefault="7B81375D" w:rsidP="7B81375D">
            <w:pPr>
              <w:rPr>
                <w:b/>
                <w:bCs/>
                <w:color w:val="00B0F0"/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МВ, ротація</w:t>
            </w:r>
          </w:p>
        </w:tc>
      </w:tr>
      <w:tr w:rsidR="7B81375D" w14:paraId="6F67168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BFD4FE2" w14:textId="5FE0DB0B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Труднощі у вивченні мови і засвоєнні навчального матеріалу іноземною мовою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44B14A5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</w:p>
        </w:tc>
      </w:tr>
      <w:tr w:rsidR="7B81375D" w14:paraId="3239A472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7C40E84" w14:textId="102A415A" w:rsidR="7B81375D" w:rsidRDefault="7B81375D" w:rsidP="7B81375D">
            <w:pPr>
              <w:rPr>
                <w:b/>
                <w:bCs/>
                <w:color w:val="000000" w:themeColor="text1"/>
                <w:lang w:val="ru-RU"/>
              </w:rPr>
            </w:pPr>
            <w:r w:rsidRPr="7B81375D">
              <w:rPr>
                <w:lang w:val="ru-RU"/>
              </w:rPr>
              <w:t xml:space="preserve">Труднощі з пошуком друзів та колом спілкування в </w:t>
            </w:r>
            <w:r w:rsidRPr="7B81375D">
              <w:rPr>
                <w:b/>
                <w:bCs/>
                <w:color w:val="00B0F0"/>
                <w:lang w:val="ru-RU"/>
              </w:rPr>
              <w:t>[_</w:t>
            </w:r>
            <w:r w:rsidRPr="7B81375D">
              <w:rPr>
                <w:b/>
                <w:bCs/>
                <w:color w:val="00B0F0"/>
              </w:rPr>
              <w:t>filling</w:t>
            </w:r>
            <w:r w:rsidRPr="7B81375D">
              <w:rPr>
                <w:b/>
                <w:bCs/>
                <w:color w:val="00B0F0"/>
                <w:lang w:val="ru-RU"/>
              </w:rPr>
              <w:t>_</w:t>
            </w:r>
            <w:r w:rsidRPr="7B81375D">
              <w:rPr>
                <w:b/>
                <w:bCs/>
                <w:color w:val="00B0F0"/>
              </w:rPr>
              <w:t>from</w:t>
            </w:r>
            <w:r w:rsidRPr="7B81375D">
              <w:rPr>
                <w:b/>
                <w:bCs/>
                <w:color w:val="00B0F0"/>
                <w:lang w:val="ru-RU"/>
              </w:rPr>
              <w:t>_</w:t>
            </w:r>
            <w:r w:rsidRPr="7B81375D">
              <w:rPr>
                <w:b/>
                <w:bCs/>
                <w:color w:val="00B0F0"/>
              </w:rPr>
              <w:t>S</w:t>
            </w:r>
            <w:r w:rsidRPr="7B81375D">
              <w:rPr>
                <w:b/>
                <w:bCs/>
                <w:color w:val="00B0F0"/>
                <w:lang w:val="ru-RU"/>
              </w:rPr>
              <w:t>5 ]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F9DEC96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2</w:t>
            </w:r>
          </w:p>
        </w:tc>
      </w:tr>
      <w:tr w:rsidR="7B81375D" w14:paraId="1F3A94A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8434A22" w14:textId="4A8256C9" w:rsidR="7B81375D" w:rsidRDefault="7B81375D" w:rsidP="7B81375D">
            <w:pPr>
              <w:rPr>
                <w:b/>
                <w:bCs/>
                <w:color w:val="000000" w:themeColor="text1"/>
              </w:rPr>
            </w:pPr>
            <w:r>
              <w:t xml:space="preserve">Булінг і конфлікти в школі в </w:t>
            </w:r>
            <w:r w:rsidRPr="7B81375D">
              <w:rPr>
                <w:b/>
                <w:bCs/>
                <w:color w:val="00B0F0"/>
              </w:rPr>
              <w:t>[_filling_from_S5 ]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04FF4E0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3</w:t>
            </w:r>
          </w:p>
        </w:tc>
      </w:tr>
      <w:tr w:rsidR="7B81375D" w14:paraId="305E7BFB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21E07CF" w14:textId="20D9AE94" w:rsidR="7B81375D" w:rsidRDefault="7B81375D" w:rsidP="7B81375D">
            <w:pPr>
              <w:rPr>
                <w:lang w:val="uk-UA"/>
              </w:rPr>
            </w:pPr>
            <w:r>
              <w:t xml:space="preserve">Психологічні проблеми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0D62525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4</w:t>
            </w:r>
          </w:p>
        </w:tc>
      </w:tr>
      <w:tr w:rsidR="7B81375D" w14:paraId="740400D4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9179C50" w14:textId="7F01DAC5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Сум за батьківщиною, домом</w:t>
            </w:r>
            <w:ins w:id="21" w:author="is2025" w:date="2025-11-26T17:04:00Z">
              <w:r w:rsidR="00531D2F">
                <w:rPr>
                  <w:lang w:val="uk-UA"/>
                </w:rPr>
                <w:t xml:space="preserve"> </w:t>
              </w:r>
            </w:ins>
            <w:r w:rsidRPr="7B81375D">
              <w:rPr>
                <w:lang w:val="uk-UA"/>
              </w:rPr>
              <w:t>і друзям</w:t>
            </w:r>
            <w:ins w:id="22" w:author="is2025" w:date="2025-11-26T17:05:00Z">
              <w:r w:rsidR="00531D2F">
                <w:rPr>
                  <w:lang w:val="uk-UA"/>
                </w:rPr>
                <w:t>и</w:t>
              </w:r>
            </w:ins>
          </w:p>
        </w:tc>
        <w:tc>
          <w:tcPr>
            <w:tcW w:w="1133" w:type="dxa"/>
            <w:shd w:val="clear" w:color="auto" w:fill="E2EFD9" w:themeFill="accent6" w:themeFillTint="33"/>
          </w:tcPr>
          <w:p w14:paraId="08701B96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5</w:t>
            </w:r>
          </w:p>
        </w:tc>
      </w:tr>
      <w:tr w:rsidR="7B81375D" w:rsidRPr="00860852" w14:paraId="4149CE9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E7A0690" w14:textId="4AF426E9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Розлука з рідними і друзями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53B32B2" w14:textId="56499599" w:rsidR="7B81375D" w:rsidRDefault="00AE154F" w:rsidP="7B81375D">
            <w:pPr>
              <w:rPr>
                <w:lang w:val="uk-UA"/>
              </w:rPr>
            </w:pPr>
            <w:ins w:id="23" w:author="is2025" w:date="2025-11-26T17:16:00Z">
              <w:r>
                <w:rPr>
                  <w:lang w:val="uk-UA"/>
                </w:rPr>
                <w:t>6</w:t>
              </w:r>
            </w:ins>
          </w:p>
        </w:tc>
      </w:tr>
      <w:tr w:rsidR="7B81375D" w14:paraId="0CF7F3E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95B35D9" w14:textId="20E6B649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 xml:space="preserve">Надмірне навантаження від поєднання школи в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Pr="7B81375D">
              <w:rPr>
                <w:lang w:val="uk-UA"/>
              </w:rPr>
              <w:t xml:space="preserve"> та в Україні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768FB5B" w14:textId="5CAFBE4C" w:rsidR="7B81375D" w:rsidRDefault="00AE154F" w:rsidP="7B81375D">
            <w:pPr>
              <w:rPr>
                <w:lang w:val="uk-UA"/>
              </w:rPr>
            </w:pPr>
            <w:ins w:id="24" w:author="is2025" w:date="2025-11-26T17:16:00Z">
              <w:r>
                <w:rPr>
                  <w:lang w:val="uk-UA"/>
                </w:rPr>
                <w:t>7</w:t>
              </w:r>
            </w:ins>
            <w:del w:id="25" w:author="is2025" w:date="2025-11-26T17:16:00Z">
              <w:r w:rsidR="7B81375D" w:rsidRPr="7B81375D" w:rsidDel="00AE154F">
                <w:rPr>
                  <w:lang w:val="uk-UA"/>
                </w:rPr>
                <w:delText>6</w:delText>
              </w:r>
            </w:del>
          </w:p>
        </w:tc>
      </w:tr>
      <w:tr w:rsidR="7B81375D" w14:paraId="443106E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6C8F0FA" w14:textId="5B35289E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ru-RU"/>
              </w:rPr>
              <w:t xml:space="preserve">Труднощі в культурній адаптації, звикання до правил і норм життя в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203F78F" w14:textId="66EAAF48" w:rsidR="7B81375D" w:rsidRDefault="00AE154F" w:rsidP="7B81375D">
            <w:pPr>
              <w:rPr>
                <w:lang w:val="uk-UA"/>
              </w:rPr>
            </w:pPr>
            <w:ins w:id="26" w:author="is2025" w:date="2025-11-26T17:16:00Z">
              <w:r>
                <w:rPr>
                  <w:lang w:val="uk-UA"/>
                </w:rPr>
                <w:t>8</w:t>
              </w:r>
            </w:ins>
            <w:del w:id="27" w:author="is2025" w:date="2025-11-26T17:16:00Z">
              <w:r w:rsidR="7B81375D" w:rsidRPr="7B81375D" w:rsidDel="00AE154F">
                <w:rPr>
                  <w:lang w:val="uk-UA"/>
                </w:rPr>
                <w:delText>7</w:delText>
              </w:r>
            </w:del>
          </w:p>
        </w:tc>
      </w:tr>
      <w:tr w:rsidR="7B81375D" w14:paraId="0623450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5DED45D" w14:textId="4E067101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Труднощі в отриманні необхідних медичних послуг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7606850" w14:textId="0D59B845" w:rsidR="7B81375D" w:rsidRDefault="00AE154F" w:rsidP="7B81375D">
            <w:pPr>
              <w:rPr>
                <w:lang w:val="uk-UA"/>
              </w:rPr>
            </w:pPr>
            <w:ins w:id="28" w:author="is2025" w:date="2025-11-26T17:16:00Z">
              <w:r>
                <w:rPr>
                  <w:lang w:val="uk-UA"/>
                </w:rPr>
                <w:t>9</w:t>
              </w:r>
            </w:ins>
            <w:del w:id="29" w:author="is2025" w:date="2025-11-26T17:16:00Z">
              <w:r w:rsidR="7B81375D" w:rsidRPr="7B81375D" w:rsidDel="00AE154F">
                <w:rPr>
                  <w:lang w:val="uk-UA"/>
                </w:rPr>
                <w:delText>8</w:delText>
              </w:r>
            </w:del>
          </w:p>
        </w:tc>
      </w:tr>
      <w:tr w:rsidR="7B81375D" w14:paraId="0330319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6F61A8C" w14:textId="51CD6770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Багато росіян</w:t>
            </w:r>
            <w:r w:rsidR="0068718F" w:rsidRPr="00AE7FAC">
              <w:rPr>
                <w:lang w:val="ru-RU"/>
              </w:rPr>
              <w:t>/</w:t>
            </w:r>
            <w:r w:rsidRPr="7B81375D">
              <w:rPr>
                <w:lang w:val="ru-RU"/>
              </w:rPr>
              <w:t xml:space="preserve">білорусів в школі, на гуртках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0A69D3A" w14:textId="517913D7" w:rsidR="7B81375D" w:rsidRDefault="00AE154F" w:rsidP="7B81375D">
            <w:pPr>
              <w:rPr>
                <w:lang w:val="uk-UA"/>
              </w:rPr>
            </w:pPr>
            <w:ins w:id="30" w:author="is2025" w:date="2025-11-26T17:16:00Z">
              <w:r>
                <w:rPr>
                  <w:lang w:val="uk-UA"/>
                </w:rPr>
                <w:t>10</w:t>
              </w:r>
            </w:ins>
            <w:del w:id="31" w:author="is2025" w:date="2025-11-26T17:16:00Z">
              <w:r w:rsidR="7B81375D" w:rsidRPr="7B81375D" w:rsidDel="00AE154F">
                <w:rPr>
                  <w:lang w:val="uk-UA"/>
                </w:rPr>
                <w:delText>9</w:delText>
              </w:r>
            </w:del>
          </w:p>
        </w:tc>
      </w:tr>
      <w:tr w:rsidR="7B81375D" w14:paraId="0D7CEB21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0138CFE" w14:textId="61404AD8" w:rsidR="7B81375D" w:rsidRDefault="7B81375D" w:rsidP="7B81375D">
            <w:pPr>
              <w:rPr>
                <w:b/>
                <w:bCs/>
                <w:color w:val="00B0F0"/>
                <w:lang w:val="uk-UA"/>
              </w:rPr>
            </w:pPr>
          </w:p>
        </w:tc>
        <w:tc>
          <w:tcPr>
            <w:tcW w:w="1133" w:type="dxa"/>
            <w:shd w:val="clear" w:color="auto" w:fill="E2EFD9" w:themeFill="accent6" w:themeFillTint="33"/>
          </w:tcPr>
          <w:p w14:paraId="6A3043FC" w14:textId="5C80C125" w:rsidR="7B81375D" w:rsidRDefault="7B81375D" w:rsidP="7B81375D">
            <w:pPr>
              <w:rPr>
                <w:lang w:val="uk-UA"/>
              </w:rPr>
            </w:pPr>
          </w:p>
        </w:tc>
      </w:tr>
      <w:tr w:rsidR="7B81375D" w14:paraId="5D77769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47933EF" w14:textId="7E29DF42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Немає особливих проблем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4A228FC" w14:textId="78E9A170" w:rsidR="7B81375D" w:rsidRDefault="7B81375D" w:rsidP="7B81375D">
            <w:pPr>
              <w:rPr>
                <w:lang w:val="uk-UA"/>
              </w:rPr>
            </w:pPr>
            <w:r w:rsidRPr="7C68DDE7">
              <w:rPr>
                <w:lang w:val="uk-UA"/>
              </w:rPr>
              <w:t>1</w:t>
            </w:r>
            <w:ins w:id="32" w:author="is2025" w:date="2025-11-26T17:16:00Z">
              <w:r w:rsidR="00AE154F">
                <w:rPr>
                  <w:lang w:val="uk-UA"/>
                </w:rPr>
                <w:t>1</w:t>
              </w:r>
            </w:ins>
            <w:del w:id="33" w:author="is2025" w:date="2025-11-26T17:16:00Z">
              <w:r w:rsidR="041E017A" w:rsidRPr="7C68DDE7" w:rsidDel="00AE154F">
                <w:rPr>
                  <w:lang w:val="uk-UA"/>
                </w:rPr>
                <w:delText>0</w:delText>
              </w:r>
            </w:del>
          </w:p>
        </w:tc>
      </w:tr>
      <w:tr w:rsidR="7B81375D" w14:paraId="5B1DDD7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EFAFBB4" w14:textId="77777777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Інше___________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3F25A2D" w14:textId="03AFF081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97</w:t>
            </w:r>
          </w:p>
        </w:tc>
      </w:tr>
      <w:tr w:rsidR="7B81375D" w14:paraId="0FF937A1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F2017C7" w14:textId="61D155C4" w:rsidR="7B81375D" w:rsidRDefault="7B81375D" w:rsidP="7B81375D">
            <w:pPr>
              <w:rPr>
                <w:lang w:val="ru-RU"/>
              </w:rPr>
            </w:pPr>
            <w:r w:rsidRPr="7B81375D">
              <w:rPr>
                <w:lang w:val="ru-RU"/>
              </w:rPr>
              <w:t>Важко відповісти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6AA2805" w14:textId="1F175AB6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98</w:t>
            </w:r>
          </w:p>
        </w:tc>
      </w:tr>
    </w:tbl>
    <w:p w14:paraId="0A3F592E" w14:textId="28EA0374" w:rsidR="0060775F" w:rsidRDefault="0060775F" w:rsidP="3C54EA84">
      <w:pPr>
        <w:spacing w:after="160" w:line="257" w:lineRule="auto"/>
        <w:rPr>
          <w:rFonts w:ascii="Aptos" w:eastAsia="Aptos" w:hAnsi="Aptos" w:cs="Aptos"/>
          <w:sz w:val="22"/>
          <w:szCs w:val="22"/>
          <w:lang w:val="ru"/>
        </w:rPr>
      </w:pPr>
    </w:p>
    <w:p w14:paraId="6FBAA196" w14:textId="092D30C4" w:rsidR="2BD350D2" w:rsidRDefault="2BD350D2" w:rsidP="2A40170C">
      <w:pPr>
        <w:widowControl w:val="0"/>
        <w:shd w:val="clear" w:color="auto" w:fill="00B0F0"/>
        <w:jc w:val="center"/>
        <w:rPr>
          <w:rFonts w:ascii="Arial" w:eastAsia="Arial" w:hAnsi="Arial" w:cs="Arial"/>
          <w:b/>
          <w:bCs/>
          <w:color w:val="FFFFFF" w:themeColor="background1"/>
          <w:lang w:val="uk-UA"/>
        </w:rPr>
      </w:pPr>
      <w:r w:rsidRPr="2A40170C">
        <w:rPr>
          <w:rFonts w:ascii="Arial" w:eastAsia="Arial" w:hAnsi="Arial" w:cs="Arial"/>
          <w:b/>
          <w:bCs/>
          <w:color w:val="FFFFFF" w:themeColor="background1"/>
          <w:lang w:val="uk-UA"/>
        </w:rPr>
        <w:t>К</w:t>
      </w:r>
      <w:r w:rsidR="1EEC05DA" w:rsidRPr="2A40170C">
        <w:rPr>
          <w:rFonts w:ascii="Arial" w:eastAsia="Arial" w:hAnsi="Arial" w:cs="Arial"/>
          <w:b/>
          <w:bCs/>
          <w:color w:val="FFFFFF" w:themeColor="background1"/>
          <w:lang w:val="uk-UA"/>
        </w:rPr>
        <w:t>.</w:t>
      </w:r>
      <w:r w:rsidR="0061387F">
        <w:rPr>
          <w:rFonts w:ascii="Arial" w:eastAsia="Arial" w:hAnsi="Arial" w:cs="Arial"/>
          <w:b/>
          <w:bCs/>
          <w:color w:val="FFFFFF" w:themeColor="background1"/>
          <w:lang w:val="uk-UA"/>
        </w:rPr>
        <w:t xml:space="preserve"> СКАСУВАННЯ</w:t>
      </w:r>
      <w:r w:rsidR="1EEC05DA" w:rsidRPr="2A40170C">
        <w:rPr>
          <w:rFonts w:ascii="Arial" w:eastAsia="Arial" w:hAnsi="Arial" w:cs="Arial"/>
          <w:b/>
          <w:bCs/>
          <w:color w:val="FFFFFF" w:themeColor="background1"/>
          <w:lang w:val="uk-UA"/>
        </w:rPr>
        <w:t xml:space="preserve"> ТИМЧАСОВОГО ЗАХИСТУ </w:t>
      </w:r>
      <w:r w:rsidR="59219582" w:rsidRPr="2A40170C">
        <w:rPr>
          <w:rFonts w:ascii="Arial" w:eastAsia="Arial" w:hAnsi="Arial" w:cs="Arial"/>
          <w:b/>
          <w:bCs/>
          <w:color w:val="FFFFFF" w:themeColor="background1"/>
          <w:lang w:val="uk-UA"/>
        </w:rPr>
        <w:t>І ВАРІАНТИ ПОВЕРНЕННЯ</w:t>
      </w:r>
    </w:p>
    <w:p w14:paraId="01042AF0" w14:textId="30CF191D" w:rsidR="2A40170C" w:rsidRDefault="2A40170C" w:rsidP="2A40170C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2A40170C" w14:paraId="2E4C1C3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CE51E17" w14:textId="7F9A12E6" w:rsidR="20EACC44" w:rsidRDefault="7DB536EC" w:rsidP="25B890FF">
            <w:pPr>
              <w:rPr>
                <w:b/>
                <w:bCs/>
              </w:rPr>
            </w:pPr>
            <w:r w:rsidRPr="00AE7FAC">
              <w:rPr>
                <w:b/>
                <w:bCs/>
                <w:lang w:val="ru-RU"/>
              </w:rPr>
              <w:t>К</w:t>
            </w:r>
            <w:r w:rsidR="7119357D" w:rsidRPr="00AE7FAC">
              <w:rPr>
                <w:b/>
                <w:bCs/>
                <w:lang w:val="ru-RU"/>
              </w:rPr>
              <w:t xml:space="preserve">1. </w:t>
            </w:r>
            <w:r w:rsidR="009F38FE">
              <w:rPr>
                <w:b/>
                <w:bCs/>
                <w:lang w:val="ru-RU"/>
              </w:rPr>
              <w:t>У</w:t>
            </w:r>
            <w:r w:rsidR="5F6B0981" w:rsidRPr="00AE7FAC">
              <w:rPr>
                <w:b/>
                <w:bCs/>
                <w:lang w:val="ru-RU"/>
              </w:rPr>
              <w:t xml:space="preserve"> жовтні 2025 року</w:t>
            </w:r>
            <w:r w:rsidR="7119357D" w:rsidRPr="00AE7FAC">
              <w:rPr>
                <w:b/>
                <w:bCs/>
                <w:lang w:val="ru-RU"/>
              </w:rPr>
              <w:t xml:space="preserve"> Європейськ</w:t>
            </w:r>
            <w:r w:rsidR="1F5DFF7B" w:rsidRPr="00AE7FAC">
              <w:rPr>
                <w:b/>
                <w:bCs/>
                <w:lang w:val="ru-RU"/>
              </w:rPr>
              <w:t>ий</w:t>
            </w:r>
            <w:r w:rsidR="7119357D" w:rsidRPr="00AE7FAC">
              <w:rPr>
                <w:b/>
                <w:bCs/>
                <w:lang w:val="ru-RU"/>
              </w:rPr>
              <w:t xml:space="preserve"> Союз прийня</w:t>
            </w:r>
            <w:r w:rsidR="000EAF94" w:rsidRPr="00AE7FAC">
              <w:rPr>
                <w:b/>
                <w:bCs/>
                <w:lang w:val="ru-RU"/>
              </w:rPr>
              <w:t>в</w:t>
            </w:r>
            <w:r w:rsidR="7119357D" w:rsidRPr="00AE7FAC">
              <w:rPr>
                <w:b/>
                <w:bCs/>
                <w:lang w:val="ru-RU"/>
              </w:rPr>
              <w:t xml:space="preserve"> рекомендації щодо поступового скасування тимчасового захисту для українських біженців.</w:t>
            </w:r>
            <w:r w:rsidR="66F32A61" w:rsidRPr="00AE7FAC">
              <w:rPr>
                <w:b/>
                <w:bCs/>
                <w:lang w:val="ru-RU"/>
              </w:rPr>
              <w:t xml:space="preserve"> Інші країни теж можуть поступово </w:t>
            </w:r>
            <w:r w:rsidR="00661A38" w:rsidRPr="7C68DDE7">
              <w:rPr>
                <w:b/>
                <w:bCs/>
                <w:lang w:val="uk-UA"/>
              </w:rPr>
              <w:t>скасовувати</w:t>
            </w:r>
            <w:r w:rsidR="66F32A61" w:rsidRPr="00AE7FAC">
              <w:rPr>
                <w:b/>
                <w:bCs/>
                <w:lang w:val="ru-RU"/>
              </w:rPr>
              <w:t xml:space="preserve"> спеціальні статуси для україн</w:t>
            </w:r>
            <w:r w:rsidR="6D319DDC" w:rsidRPr="00AE7FAC">
              <w:rPr>
                <w:b/>
                <w:bCs/>
                <w:lang w:val="ru-RU"/>
              </w:rPr>
              <w:t>ців, які виїхали через війну</w:t>
            </w:r>
            <w:r w:rsidR="66F32A61" w:rsidRPr="00AE7FAC">
              <w:rPr>
                <w:b/>
                <w:bCs/>
                <w:lang w:val="ru-RU"/>
              </w:rPr>
              <w:t>.</w:t>
            </w:r>
            <w:r w:rsidR="7119357D" w:rsidRPr="00AE7FAC">
              <w:rPr>
                <w:b/>
                <w:bCs/>
                <w:lang w:val="ru-RU"/>
              </w:rPr>
              <w:t xml:space="preserve"> </w:t>
            </w:r>
            <w:r w:rsidR="7119357D" w:rsidRPr="7C68DDE7">
              <w:rPr>
                <w:b/>
                <w:bCs/>
              </w:rPr>
              <w:t>Що з цього найкраще описує ваш</w:t>
            </w:r>
            <w:r w:rsidR="1BF4F203" w:rsidRPr="7C68DDE7">
              <w:rPr>
                <w:b/>
                <w:bCs/>
              </w:rPr>
              <w:t>у</w:t>
            </w:r>
            <w:r w:rsidR="7119357D" w:rsidRPr="7C68DDE7">
              <w:rPr>
                <w:b/>
                <w:bCs/>
              </w:rPr>
              <w:t xml:space="preserve"> </w:t>
            </w:r>
            <w:r w:rsidR="4E5DC6B6" w:rsidRPr="7C68DDE7">
              <w:rPr>
                <w:b/>
                <w:bCs/>
              </w:rPr>
              <w:t>ситуацію зараз</w:t>
            </w:r>
            <w:r w:rsidR="7119357D" w:rsidRPr="7C68DDE7">
              <w:rPr>
                <w:b/>
                <w:bCs/>
              </w:rPr>
              <w:t xml:space="preserve">? 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58BF072" w14:textId="19683153" w:rsidR="2A40170C" w:rsidRDefault="2A40170C" w:rsidP="2A40170C">
            <w:pPr>
              <w:rPr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2A40170C" w14:paraId="2BD54662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EE8DEDE" w14:textId="3068C4F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 xml:space="preserve">В мене вже є інші документи, крім тимчасового захисту, які дозволяють перебувати в </w:t>
            </w:r>
            <w:r w:rsidRPr="2A40170C">
              <w:rPr>
                <w:b/>
                <w:bCs/>
                <w:color w:val="00B0F0"/>
                <w:lang w:val="uk-UA"/>
              </w:rPr>
              <w:t>[_filling_from_S5 ]</w:t>
            </w:r>
            <w:r w:rsidRPr="2A40170C">
              <w:rPr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5070386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1</w:t>
            </w:r>
          </w:p>
        </w:tc>
      </w:tr>
      <w:tr w:rsidR="2A40170C" w14:paraId="6ED8F9C2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DD9336" w14:textId="0D58372D" w:rsidR="2A40170C" w:rsidRDefault="2A40170C" w:rsidP="6B0239D8">
            <w:pPr>
              <w:rPr>
                <w:rFonts w:asciiTheme="minorHAnsi" w:eastAsiaTheme="minorEastAsia" w:hAnsiTheme="minorHAnsi" w:cstheme="minorBidi"/>
                <w:lang w:val="uk-UA"/>
              </w:rPr>
            </w:pPr>
            <w:r w:rsidRPr="6B0239D8">
              <w:rPr>
                <w:lang w:val="uk-UA"/>
              </w:rPr>
              <w:t>Планую</w:t>
            </w:r>
            <w:r w:rsidR="06E68346" w:rsidRPr="6B0239D8">
              <w:rPr>
                <w:lang w:val="uk-UA"/>
              </w:rPr>
              <w:t xml:space="preserve"> </w:t>
            </w:r>
            <w:r w:rsidR="06E68346" w:rsidRPr="6B0239D8">
              <w:rPr>
                <w:rFonts w:asciiTheme="minorHAnsi" w:eastAsiaTheme="minorEastAsia" w:hAnsiTheme="minorHAnsi" w:cstheme="minorBidi"/>
                <w:lang w:val="uk-UA"/>
              </w:rPr>
              <w:t>найближчим часом</w:t>
            </w:r>
            <w:r w:rsidRPr="6B0239D8">
              <w:rPr>
                <w:lang w:val="uk-UA"/>
              </w:rPr>
              <w:t xml:space="preserve"> оформити інші документи, які дозволяють перебувати в </w:t>
            </w:r>
            <w:r w:rsidRPr="6B0239D8">
              <w:rPr>
                <w:b/>
                <w:bCs/>
                <w:color w:val="00B0F0"/>
                <w:lang w:val="uk-UA"/>
              </w:rPr>
              <w:t>[_filling_from_S5 ]</w:t>
            </w:r>
            <w:r w:rsidR="79471377" w:rsidRPr="6B0239D8">
              <w:rPr>
                <w:rFonts w:asciiTheme="minorHAnsi" w:eastAsiaTheme="minorEastAsia" w:hAnsiTheme="minorHAnsi" w:cstheme="minorBidi"/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E5FBC92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2</w:t>
            </w:r>
          </w:p>
        </w:tc>
      </w:tr>
      <w:tr w:rsidR="4B04B431" w14:paraId="6BD30AD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A2C7091" w14:textId="3E1C30F7" w:rsidR="28930EA0" w:rsidRDefault="0DA3ADDE" w:rsidP="4B04B431">
            <w:pPr>
              <w:rPr>
                <w:lang w:val="uk-UA"/>
              </w:rPr>
            </w:pPr>
            <w:r w:rsidRPr="7B81375D">
              <w:rPr>
                <w:lang w:val="uk-UA"/>
              </w:rPr>
              <w:t>П</w:t>
            </w:r>
            <w:r w:rsidR="0946E987" w:rsidRPr="7B81375D">
              <w:rPr>
                <w:lang w:val="uk-UA"/>
              </w:rPr>
              <w:t>оки залишуся на тимчасовому захисті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82EE0D9" w14:textId="23BF0D2A" w:rsidR="4B04B431" w:rsidRDefault="69889F5C" w:rsidP="4B04B431">
            <w:pPr>
              <w:rPr>
                <w:lang w:val="uk-UA"/>
              </w:rPr>
            </w:pPr>
            <w:r w:rsidRPr="7B81375D">
              <w:rPr>
                <w:lang w:val="uk-UA"/>
              </w:rPr>
              <w:t>3</w:t>
            </w:r>
          </w:p>
        </w:tc>
      </w:tr>
      <w:tr w:rsidR="4B04B431" w14:paraId="24F4F573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0FE8A00" w14:textId="0578F65B" w:rsidR="3AF709B5" w:rsidRDefault="3AF709B5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lastRenderedPageBreak/>
              <w:t>Мало знаю про це, п</w:t>
            </w:r>
            <w:r w:rsidR="7B81375D" w:rsidRPr="7B81375D">
              <w:rPr>
                <w:lang w:val="uk-UA"/>
              </w:rPr>
              <w:t>очекаю більше інформації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3D289FC" w14:textId="52E7A624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4</w:t>
            </w:r>
          </w:p>
        </w:tc>
      </w:tr>
      <w:tr w:rsidR="7B81375D" w14:paraId="0B8534C7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5A9DE9F0" w14:textId="46D1FCFF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Інше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BB1F07D" w14:textId="7914B48E" w:rsidR="7B81375D" w:rsidRDefault="7B81375D">
            <w:r w:rsidRPr="7B81375D">
              <w:rPr>
                <w:lang w:val="uk-UA"/>
              </w:rPr>
              <w:t>97</w:t>
            </w:r>
          </w:p>
        </w:tc>
      </w:tr>
      <w:tr w:rsidR="7B81375D" w14:paraId="3AC4A099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3D59B75" w14:textId="3EAC1C21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Важко відповісти, не знаю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B6B6453" w14:textId="304FB1EA" w:rsidR="7B81375D" w:rsidRDefault="7B81375D">
            <w:r w:rsidRPr="7B81375D">
              <w:rPr>
                <w:lang w:val="uk-UA"/>
              </w:rPr>
              <w:t>98</w:t>
            </w:r>
          </w:p>
        </w:tc>
      </w:tr>
    </w:tbl>
    <w:p w14:paraId="1AD49E65" w14:textId="302DA644" w:rsidR="2A40170C" w:rsidRDefault="2A4017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7B81375D" w14:paraId="2AC31FD1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A680EA9" w14:textId="2680DEA5" w:rsidR="7B81375D" w:rsidRPr="00AE7FAC" w:rsidRDefault="7B81375D" w:rsidP="7B81375D">
            <w:pPr>
              <w:rPr>
                <w:b/>
                <w:lang w:val="ru-RU"/>
              </w:rPr>
            </w:pPr>
            <w:r w:rsidRPr="00AE7FAC">
              <w:rPr>
                <w:b/>
                <w:lang w:val="ru-RU"/>
              </w:rPr>
              <w:t>К</w:t>
            </w:r>
            <w:r w:rsidR="2883F81D" w:rsidRPr="00AE7FAC">
              <w:rPr>
                <w:b/>
                <w:lang w:val="ru-RU"/>
              </w:rPr>
              <w:t>2</w:t>
            </w:r>
            <w:r w:rsidRPr="00AE7FAC">
              <w:rPr>
                <w:b/>
                <w:lang w:val="ru-RU"/>
              </w:rPr>
              <w:t xml:space="preserve">. Якщо після </w:t>
            </w:r>
            <w:r w:rsidR="00B46623">
              <w:rPr>
                <w:b/>
                <w:lang w:val="ru-RU"/>
              </w:rPr>
              <w:t>скасування</w:t>
            </w:r>
            <w:r w:rsidRPr="00AE7FAC">
              <w:rPr>
                <w:b/>
                <w:lang w:val="ru-RU"/>
              </w:rPr>
              <w:t xml:space="preserve"> тимчасового захисту ви не зможете отримати дозвіл на проживання в </w:t>
            </w:r>
            <w:r w:rsidRPr="00AE7FAC">
              <w:rPr>
                <w:b/>
                <w:color w:val="00B0F0"/>
                <w:lang w:val="ru-RU"/>
              </w:rPr>
              <w:t>[_</w:t>
            </w:r>
            <w:r w:rsidRPr="72DC047E">
              <w:rPr>
                <w:b/>
                <w:color w:val="00B0F0"/>
              </w:rPr>
              <w:t>filling</w:t>
            </w:r>
            <w:r w:rsidRPr="00AE7FAC">
              <w:rPr>
                <w:b/>
                <w:color w:val="00B0F0"/>
                <w:lang w:val="ru-RU"/>
              </w:rPr>
              <w:t>_</w:t>
            </w:r>
            <w:r w:rsidRPr="72DC047E">
              <w:rPr>
                <w:b/>
                <w:color w:val="00B0F0"/>
              </w:rPr>
              <w:t>from</w:t>
            </w:r>
            <w:r w:rsidRPr="00AE7FAC">
              <w:rPr>
                <w:b/>
                <w:color w:val="00B0F0"/>
                <w:lang w:val="ru-RU"/>
              </w:rPr>
              <w:t>_</w:t>
            </w:r>
            <w:r w:rsidRPr="72DC047E">
              <w:rPr>
                <w:b/>
                <w:color w:val="00B0F0"/>
              </w:rPr>
              <w:t>S</w:t>
            </w:r>
            <w:r w:rsidRPr="00AE7FAC">
              <w:rPr>
                <w:b/>
                <w:color w:val="00B0F0"/>
                <w:lang w:val="ru-RU"/>
              </w:rPr>
              <w:t>5 ]</w:t>
            </w:r>
            <w:r w:rsidRPr="00AE7FAC">
              <w:rPr>
                <w:b/>
                <w:lang w:val="ru-RU"/>
              </w:rPr>
              <w:t>, які з цих варіантів ви розглядатимете?</w:t>
            </w:r>
          </w:p>
          <w:p w14:paraId="150359F0" w14:textId="28838217" w:rsidR="7B81375D" w:rsidRPr="00AE7FAC" w:rsidRDefault="7B81375D" w:rsidP="7B81375D">
            <w:pPr>
              <w:rPr>
                <w:b/>
                <w:i/>
              </w:rPr>
            </w:pPr>
            <w:r w:rsidRPr="72DC047E">
              <w:rPr>
                <w:b/>
                <w:i/>
              </w:rPr>
              <w:t>Якщо К</w:t>
            </w:r>
            <w:r w:rsidR="00621576">
              <w:rPr>
                <w:b/>
                <w:i/>
                <w:lang w:val="uk-UA"/>
              </w:rPr>
              <w:t>1</w:t>
            </w:r>
            <w:r w:rsidRPr="72DC047E">
              <w:rPr>
                <w:b/>
                <w:i/>
              </w:rPr>
              <w:t>&lt;&gt;1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BA2BD33" w14:textId="733A0708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7B81375D" w14:paraId="250B35CD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4AE65D2" w14:textId="1C5E5B0C" w:rsidR="7B81375D" w:rsidRPr="00AE7FAC" w:rsidRDefault="7B81375D" w:rsidP="25B890FF">
            <w:pPr>
              <w:rPr>
                <w:color w:val="000000" w:themeColor="text1"/>
                <w:lang w:val="uk-UA"/>
              </w:rPr>
            </w:pPr>
            <w:r w:rsidRPr="25B890FF">
              <w:rPr>
                <w:color w:val="000000" w:themeColor="text1"/>
                <w:lang w:val="uk-UA"/>
              </w:rPr>
              <w:t xml:space="preserve">Шукатиму можливості </w:t>
            </w:r>
            <w:r w:rsidR="406AC298" w:rsidRPr="25B890FF">
              <w:rPr>
                <w:color w:val="000000" w:themeColor="text1"/>
                <w:lang w:val="uk-UA"/>
              </w:rPr>
              <w:t>отримати дозвіл на проживання</w:t>
            </w:r>
            <w:r w:rsidRPr="25B890FF">
              <w:rPr>
                <w:color w:val="000000" w:themeColor="text1"/>
                <w:lang w:val="uk-UA"/>
              </w:rPr>
              <w:t xml:space="preserve"> в інш</w:t>
            </w:r>
            <w:r w:rsidR="4D13808E" w:rsidRPr="25B890FF">
              <w:rPr>
                <w:color w:val="000000" w:themeColor="text1"/>
                <w:lang w:val="uk-UA"/>
              </w:rPr>
              <w:t>ій</w:t>
            </w:r>
            <w:r w:rsidRPr="25B890FF">
              <w:rPr>
                <w:color w:val="000000" w:themeColor="text1"/>
                <w:lang w:val="uk-UA"/>
              </w:rPr>
              <w:t xml:space="preserve"> країн</w:t>
            </w:r>
            <w:r w:rsidR="171CB33E" w:rsidRPr="25B890FF">
              <w:rPr>
                <w:color w:val="000000" w:themeColor="text1"/>
                <w:lang w:val="uk-UA"/>
              </w:rPr>
              <w:t>і</w:t>
            </w:r>
            <w:r w:rsidRPr="25B890FF">
              <w:rPr>
                <w:color w:val="000000" w:themeColor="text1"/>
                <w:lang w:val="uk-UA"/>
              </w:rPr>
              <w:t xml:space="preserve"> (не Україн</w:t>
            </w:r>
            <w:r w:rsidR="27EBB9B8" w:rsidRPr="25B890FF">
              <w:rPr>
                <w:color w:val="000000" w:themeColor="text1"/>
                <w:lang w:val="uk-UA"/>
              </w:rPr>
              <w:t>і</w:t>
            </w:r>
            <w:r w:rsidRPr="25B890FF">
              <w:rPr>
                <w:color w:val="000000" w:themeColor="text1"/>
                <w:lang w:val="uk-UA"/>
              </w:rPr>
              <w:t>)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42B9745" w14:textId="4E71E8CE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</w:p>
        </w:tc>
      </w:tr>
      <w:tr w:rsidR="7B81375D" w14:paraId="1A02EA22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BE9BA5D" w14:textId="23E0D76A" w:rsidR="7B81375D" w:rsidRPr="00AE7FAC" w:rsidRDefault="7B81375D" w:rsidP="7B81375D">
            <w:pPr>
              <w:rPr>
                <w:b/>
                <w:bCs/>
                <w:lang w:val="uk-UA"/>
              </w:rPr>
            </w:pPr>
            <w:r w:rsidRPr="7B81375D">
              <w:rPr>
                <w:rFonts w:asciiTheme="minorHAnsi" w:eastAsiaTheme="minorEastAsia" w:hAnsiTheme="minorHAnsi" w:cstheme="minorBidi"/>
                <w:lang w:val="uk-UA"/>
              </w:rPr>
              <w:t xml:space="preserve">Залишуся в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Pr="7B81375D">
              <w:rPr>
                <w:color w:val="00B0F0"/>
                <w:lang w:val="uk-UA"/>
              </w:rPr>
              <w:t xml:space="preserve"> </w:t>
            </w:r>
            <w:r w:rsidRPr="7B81375D">
              <w:rPr>
                <w:lang w:val="uk-UA"/>
              </w:rPr>
              <w:t>навіть без дозволу на проживання</w:t>
            </w:r>
            <w:r w:rsidRPr="7B81375D">
              <w:rPr>
                <w:color w:val="00B0F0"/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9FE4BAF" w14:textId="0AE0EAA8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2</w:t>
            </w:r>
          </w:p>
        </w:tc>
      </w:tr>
      <w:tr w:rsidR="7B81375D" w14:paraId="58F4C114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A6364AB" w14:textId="0F4D11D1" w:rsidR="7B81375D" w:rsidRPr="00AE7FAC" w:rsidRDefault="7B81375D" w:rsidP="7B81375D">
            <w:pPr>
              <w:rPr>
                <w:b/>
                <w:bCs/>
                <w:lang w:val="uk-UA"/>
              </w:rPr>
            </w:pPr>
            <w:r w:rsidRPr="7B81375D">
              <w:rPr>
                <w:lang w:val="uk-UA"/>
              </w:rPr>
              <w:t>Переїду</w:t>
            </w:r>
            <w:r w:rsidRPr="7B81375D">
              <w:rPr>
                <w:rFonts w:eastAsiaTheme="minorEastAsia"/>
                <w:lang w:val="uk-UA"/>
              </w:rPr>
              <w:t xml:space="preserve"> в </w:t>
            </w:r>
            <w:r w:rsidRPr="7B81375D">
              <w:rPr>
                <w:lang w:val="uk-UA"/>
              </w:rPr>
              <w:t>іншу країну (не Україну), навіть без дозволу на проживання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63D1E84" w14:textId="29BDFE05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3</w:t>
            </w:r>
          </w:p>
        </w:tc>
      </w:tr>
      <w:tr w:rsidR="7B81375D" w14:paraId="4B789704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5F7401C" w14:textId="54575A3D" w:rsidR="7B81375D" w:rsidRPr="00AE7FAC" w:rsidRDefault="7A2E8D1D" w:rsidP="7B81375D">
            <w:pPr>
              <w:rPr>
                <w:lang w:val="uk-UA"/>
              </w:rPr>
            </w:pPr>
            <w:r w:rsidRPr="34FF7C85">
              <w:rPr>
                <w:lang w:val="uk-UA"/>
              </w:rPr>
              <w:t>П</w:t>
            </w:r>
            <w:r w:rsidR="1EC02715" w:rsidRPr="34FF7C85">
              <w:rPr>
                <w:lang w:val="uk-UA"/>
              </w:rPr>
              <w:t>овер</w:t>
            </w:r>
            <w:r w:rsidR="3F3E99F2" w:rsidRPr="34FF7C85">
              <w:rPr>
                <w:lang w:val="uk-UA"/>
              </w:rPr>
              <w:t>ну</w:t>
            </w:r>
            <w:r w:rsidR="5DB9D084" w:rsidRPr="34FF7C85">
              <w:rPr>
                <w:lang w:val="uk-UA"/>
              </w:rPr>
              <w:t>ся в</w:t>
            </w:r>
            <w:r w:rsidR="1EC02715" w:rsidRPr="34FF7C85">
              <w:rPr>
                <w:lang w:val="uk-UA"/>
              </w:rPr>
              <w:t xml:space="preserve"> Україну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809645B" w14:textId="7FFA7A05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4</w:t>
            </w:r>
          </w:p>
        </w:tc>
      </w:tr>
      <w:tr w:rsidR="7B81375D" w14:paraId="1CF620B9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9F71B5" w14:textId="297F800F" w:rsidR="7A15D65F" w:rsidRDefault="7A15D65F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Тимчасово повернуся в Україну, але шукатиму можливості виїхати знову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83018FB" w14:textId="0E3847BA" w:rsidR="7A15D65F" w:rsidRDefault="7A15D65F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5</w:t>
            </w:r>
          </w:p>
        </w:tc>
      </w:tr>
      <w:tr w:rsidR="7B81375D" w14:paraId="115DD469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860FE23" w14:textId="46D1FCFF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Інше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5649240" w14:textId="7914B48E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97</w:t>
            </w:r>
          </w:p>
        </w:tc>
      </w:tr>
      <w:tr w:rsidR="7B81375D" w14:paraId="30F3D665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6414882" w14:textId="3EAC1C21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Важко відповісти, не знаю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3C3963E" w14:textId="304FB1EA" w:rsidR="7B81375D" w:rsidRPr="00AE7FAC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98</w:t>
            </w:r>
          </w:p>
        </w:tc>
      </w:tr>
    </w:tbl>
    <w:p w14:paraId="2E090D08" w14:textId="085974D2" w:rsidR="7B81375D" w:rsidRDefault="7B8137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2A40170C" w14:paraId="43B9B692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AEB748A" w14:textId="317736E6" w:rsidR="23A1BA57" w:rsidRDefault="215A2A1A" w:rsidP="2A40170C">
            <w:pPr>
              <w:rPr>
                <w:b/>
                <w:bCs/>
                <w:lang w:val="uk-UA"/>
              </w:rPr>
            </w:pPr>
            <w:r w:rsidRPr="7B81375D">
              <w:rPr>
                <w:b/>
                <w:bCs/>
                <w:lang w:val="uk-UA"/>
              </w:rPr>
              <w:t>К</w:t>
            </w:r>
            <w:r w:rsidR="0F533563" w:rsidRPr="7B81375D">
              <w:rPr>
                <w:b/>
                <w:bCs/>
                <w:lang w:val="uk-UA"/>
              </w:rPr>
              <w:t>3</w:t>
            </w:r>
            <w:r w:rsidR="7119357D" w:rsidRPr="7B81375D">
              <w:rPr>
                <w:b/>
                <w:bCs/>
                <w:lang w:val="uk-UA"/>
              </w:rPr>
              <w:t xml:space="preserve">. А що з цього найкраще описує вашу поведінку, якщо вам перестануть платити грошові виплати в </w:t>
            </w:r>
            <w:r w:rsidR="7119357D"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="7119357D" w:rsidRPr="7B81375D">
              <w:rPr>
                <w:b/>
                <w:bCs/>
                <w:lang w:val="uk-UA"/>
              </w:rPr>
              <w:t>, чи перестануть надавати житло?</w:t>
            </w:r>
          </w:p>
          <w:p w14:paraId="603BC987" w14:textId="7BB531B9" w:rsidR="2A40170C" w:rsidRDefault="1DD38B0F" w:rsidP="2A40170C">
            <w:pPr>
              <w:rPr>
                <w:b/>
                <w:bCs/>
                <w:lang w:val="uk-UA"/>
              </w:rPr>
            </w:pPr>
            <w:r w:rsidRPr="731C933C">
              <w:rPr>
                <w:b/>
                <w:bCs/>
                <w:i/>
                <w:iCs/>
                <w:lang w:val="uk-UA"/>
              </w:rPr>
              <w:t>Якщо Г1 = 1</w:t>
            </w:r>
            <w:r w:rsidR="772CC72F" w:rsidRPr="731C933C">
              <w:rPr>
                <w:b/>
                <w:bCs/>
                <w:i/>
                <w:iCs/>
                <w:lang w:val="uk-UA"/>
              </w:rPr>
              <w:t>, 12</w:t>
            </w:r>
            <w:r w:rsidRPr="731C933C">
              <w:rPr>
                <w:b/>
                <w:bCs/>
                <w:i/>
                <w:iCs/>
                <w:lang w:val="uk-UA"/>
              </w:rPr>
              <w:t xml:space="preserve"> або 3</w:t>
            </w:r>
            <w:r w:rsidRPr="731C933C">
              <w:rPr>
                <w:b/>
                <w:bCs/>
                <w:lang w:val="uk-UA"/>
              </w:rPr>
              <w:t xml:space="preserve"> 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030B627" w14:textId="19683153" w:rsidR="2A40170C" w:rsidRDefault="2A40170C" w:rsidP="2A40170C">
            <w:pPr>
              <w:rPr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2A40170C" w14:paraId="7F6E8736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4C3C95A" w14:textId="13F63118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 xml:space="preserve">Залишуся в </w:t>
            </w:r>
            <w:r w:rsidRPr="2A40170C">
              <w:rPr>
                <w:b/>
                <w:bCs/>
                <w:color w:val="00B0F0"/>
                <w:lang w:val="uk-UA"/>
              </w:rPr>
              <w:t>[_filling_from_S5 ]</w:t>
            </w:r>
            <w:r w:rsidRPr="2A40170C">
              <w:rPr>
                <w:lang w:val="uk-UA"/>
              </w:rPr>
              <w:t xml:space="preserve"> - я можу прожити і без цієї допомоги 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B0BBC31" w14:textId="4E71E8CE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1</w:t>
            </w:r>
          </w:p>
        </w:tc>
      </w:tr>
      <w:tr w:rsidR="2A40170C" w14:paraId="7A8A6A81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DE7FED7" w14:textId="5663A682" w:rsidR="2A40170C" w:rsidRDefault="2ADB35EC" w:rsidP="2A40170C">
            <w:pPr>
              <w:rPr>
                <w:lang w:val="uk-UA"/>
              </w:rPr>
            </w:pPr>
            <w:r w:rsidRPr="7B81375D">
              <w:rPr>
                <w:lang w:val="uk-UA"/>
              </w:rPr>
              <w:t xml:space="preserve">Залишуся в </w:t>
            </w:r>
            <w:r w:rsidRPr="7B81375D">
              <w:rPr>
                <w:b/>
                <w:bCs/>
                <w:color w:val="00B0F0"/>
                <w:lang w:val="uk-UA"/>
              </w:rPr>
              <w:t xml:space="preserve">[_filling_from_S5 ] - </w:t>
            </w:r>
            <w:r w:rsidR="72E6F00D" w:rsidRPr="7B81375D">
              <w:rPr>
                <w:lang w:val="uk-UA"/>
              </w:rPr>
              <w:t>п</w:t>
            </w:r>
            <w:r w:rsidR="7119357D" w:rsidRPr="7B81375D">
              <w:rPr>
                <w:rFonts w:asciiTheme="minorHAnsi" w:eastAsiaTheme="minorEastAsia" w:hAnsiTheme="minorHAnsi" w:cstheme="minorBidi"/>
                <w:lang w:val="uk-UA"/>
              </w:rPr>
              <w:t>іду працювати чи буду шукати більш оплачувану роботу, щоб покрити різницю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8774DAC" w14:textId="3B26DFCF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2</w:t>
            </w:r>
          </w:p>
        </w:tc>
      </w:tr>
      <w:tr w:rsidR="2A40170C" w14:paraId="78CFB293" w14:textId="77777777" w:rsidTr="34FF7C85">
        <w:trPr>
          <w:trHeight w:val="282"/>
        </w:trPr>
        <w:tc>
          <w:tcPr>
            <w:tcW w:w="8217" w:type="dxa"/>
            <w:shd w:val="clear" w:color="auto" w:fill="E2EFD9" w:themeFill="accent6" w:themeFillTint="33"/>
          </w:tcPr>
          <w:p w14:paraId="5EE8C1C7" w14:textId="725B497C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 xml:space="preserve">Залишуся в </w:t>
            </w:r>
            <w:r w:rsidRPr="2A40170C">
              <w:rPr>
                <w:b/>
                <w:bCs/>
                <w:color w:val="00B0F0"/>
                <w:lang w:val="uk-UA"/>
              </w:rPr>
              <w:t>[_filling_from_S5 ]</w:t>
            </w:r>
            <w:r w:rsidRPr="2A40170C">
              <w:rPr>
                <w:lang w:val="uk-UA"/>
              </w:rPr>
              <w:t xml:space="preserve"> і буду пристосовуватися іншим чином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041384C9" w14:textId="7386BDEA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3</w:t>
            </w:r>
          </w:p>
        </w:tc>
      </w:tr>
      <w:tr w:rsidR="2A40170C" w14:paraId="45975BF9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371BACF" w14:textId="75E5D3A1" w:rsidR="2A40170C" w:rsidRDefault="7119357D" w:rsidP="2A40170C">
            <w:pPr>
              <w:rPr>
                <w:lang w:val="uk-UA"/>
              </w:rPr>
            </w:pPr>
            <w:r w:rsidRPr="7B81375D">
              <w:rPr>
                <w:lang w:val="uk-UA"/>
              </w:rPr>
              <w:t xml:space="preserve">Шукатиму можливості переїхати з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Pr="7B81375D">
              <w:rPr>
                <w:lang w:val="uk-UA"/>
              </w:rPr>
              <w:t xml:space="preserve"> в іншу країну (не Україну), де така підтримка є</w:t>
            </w:r>
            <w:r w:rsidR="61E7BC6B" w:rsidRPr="7B81375D">
              <w:rPr>
                <w:lang w:val="uk-UA"/>
              </w:rPr>
              <w:t xml:space="preserve">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61E58AD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4</w:t>
            </w:r>
          </w:p>
        </w:tc>
      </w:tr>
      <w:tr w:rsidR="2A40170C" w14:paraId="66513185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EB5E3C8" w14:textId="65415882" w:rsidR="2A40170C" w:rsidRDefault="7119357D" w:rsidP="2A40170C">
            <w:pPr>
              <w:rPr>
                <w:lang w:val="uk-UA"/>
              </w:rPr>
            </w:pPr>
            <w:r w:rsidRPr="7B81375D">
              <w:rPr>
                <w:lang w:val="uk-UA"/>
              </w:rPr>
              <w:t xml:space="preserve">Шукатиму можливості переїхати з </w:t>
            </w:r>
            <w:r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Pr="7B81375D">
              <w:rPr>
                <w:lang w:val="uk-UA"/>
              </w:rPr>
              <w:t xml:space="preserve"> в іншу країну (не Україну), де кращі можливості для заробітку</w:t>
            </w:r>
            <w:r w:rsidR="61E7BC6B" w:rsidRPr="7B81375D">
              <w:rPr>
                <w:lang w:val="uk-UA"/>
              </w:rPr>
              <w:t xml:space="preserve"> або життя дешевше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79F1DCD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5</w:t>
            </w:r>
          </w:p>
        </w:tc>
      </w:tr>
      <w:tr w:rsidR="2A40170C" w14:paraId="2116A85E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CE94820" w14:textId="5A140464" w:rsidR="2A40170C" w:rsidRDefault="1440BA8F" w:rsidP="2A40170C">
            <w:pPr>
              <w:rPr>
                <w:lang w:val="uk-UA"/>
              </w:rPr>
            </w:pPr>
            <w:r w:rsidRPr="34FF7C85">
              <w:rPr>
                <w:lang w:val="uk-UA"/>
              </w:rPr>
              <w:t>П</w:t>
            </w:r>
            <w:r w:rsidR="27F2E2F7" w:rsidRPr="34FF7C85">
              <w:rPr>
                <w:lang w:val="uk-UA"/>
              </w:rPr>
              <w:t>овер</w:t>
            </w:r>
            <w:r w:rsidR="14B3BCC8" w:rsidRPr="34FF7C85">
              <w:rPr>
                <w:lang w:val="uk-UA"/>
              </w:rPr>
              <w:t>ну</w:t>
            </w:r>
            <w:r w:rsidR="27F2E2F7" w:rsidRPr="34FF7C85">
              <w:rPr>
                <w:lang w:val="uk-UA"/>
              </w:rPr>
              <w:t>ся в Україну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6D66190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6</w:t>
            </w:r>
          </w:p>
        </w:tc>
      </w:tr>
      <w:tr w:rsidR="2A40170C" w14:paraId="0E5B3FA6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7B7FD84" w14:textId="2CA8CE04" w:rsidR="2A40170C" w:rsidRDefault="178B4D48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Тимчасово повернуся в Україну, але шукатиму можливості виїхати знову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BDE83CF" w14:textId="77777777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7</w:t>
            </w:r>
          </w:p>
        </w:tc>
      </w:tr>
      <w:tr w:rsidR="2A40170C" w14:paraId="2EA77246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9E14158" w14:textId="46D1FCFF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Інше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D46B478" w14:textId="7914B48E" w:rsidR="2A40170C" w:rsidRDefault="2A40170C" w:rsidP="2A40170C">
            <w:r w:rsidRPr="2A40170C">
              <w:rPr>
                <w:lang w:val="uk-UA"/>
              </w:rPr>
              <w:t>97</w:t>
            </w:r>
          </w:p>
        </w:tc>
      </w:tr>
      <w:tr w:rsidR="2A40170C" w14:paraId="1DD31037" w14:textId="77777777" w:rsidTr="34FF7C85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DC117F4" w14:textId="3EAC1C21" w:rsidR="2A40170C" w:rsidRDefault="2A40170C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Важко відповісти, не знаю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3DAA57B" w14:textId="304FB1EA" w:rsidR="2A40170C" w:rsidRDefault="2A40170C" w:rsidP="2A40170C">
            <w:r w:rsidRPr="2A40170C">
              <w:rPr>
                <w:lang w:val="uk-UA"/>
              </w:rPr>
              <w:t>98</w:t>
            </w:r>
          </w:p>
        </w:tc>
      </w:tr>
    </w:tbl>
    <w:p w14:paraId="15FE45E8" w14:textId="09FFA240" w:rsidR="2A40170C" w:rsidRDefault="2A40170C" w:rsidP="2A40170C">
      <w:pPr>
        <w:spacing w:after="160" w:line="257" w:lineRule="auto"/>
        <w:rPr>
          <w:rFonts w:ascii="Aptos" w:eastAsia="Aptos" w:hAnsi="Aptos" w:cs="Aptos"/>
          <w:sz w:val="22"/>
          <w:szCs w:val="22"/>
          <w:lang w:val="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7B81375D" w14:paraId="6E57ECE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A8C6ED5" w14:textId="77AD8921" w:rsidR="77BF8BA5" w:rsidRDefault="77BF8BA5" w:rsidP="7B81375D">
            <w:pPr>
              <w:rPr>
                <w:b/>
                <w:bCs/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Ротація.</w:t>
            </w:r>
            <w:r w:rsidRPr="7B81375D">
              <w:rPr>
                <w:b/>
                <w:bCs/>
                <w:lang w:val="uk-UA"/>
              </w:rPr>
              <w:t xml:space="preserve"> </w:t>
            </w:r>
          </w:p>
          <w:p w14:paraId="36E0F875" w14:textId="38763CA6" w:rsidR="7B81375D" w:rsidRDefault="1EC02715" w:rsidP="7B81375D">
            <w:pPr>
              <w:rPr>
                <w:b/>
                <w:bCs/>
                <w:lang w:val="uk-UA"/>
              </w:rPr>
            </w:pPr>
            <w:r w:rsidRPr="7C68DDE7">
              <w:rPr>
                <w:b/>
                <w:bCs/>
                <w:lang w:val="uk-UA"/>
              </w:rPr>
              <w:t>К</w:t>
            </w:r>
            <w:r w:rsidR="217DAB13" w:rsidRPr="7C68DDE7">
              <w:rPr>
                <w:b/>
                <w:bCs/>
                <w:lang w:val="uk-UA"/>
              </w:rPr>
              <w:t>4</w:t>
            </w:r>
            <w:r w:rsidRPr="7C68DDE7">
              <w:rPr>
                <w:b/>
                <w:bCs/>
                <w:lang w:val="uk-UA"/>
              </w:rPr>
              <w:t xml:space="preserve">. </w:t>
            </w:r>
            <w:r w:rsidR="71EE0926" w:rsidRPr="7C68DDE7">
              <w:rPr>
                <w:b/>
                <w:bCs/>
                <w:lang w:val="uk-UA"/>
              </w:rPr>
              <w:t xml:space="preserve">Якщо тимчасовий захист скасують, </w:t>
            </w:r>
            <w:r w:rsidR="1FCB5370" w:rsidRPr="7C68DDE7">
              <w:rPr>
                <w:b/>
                <w:bCs/>
                <w:lang w:val="uk-UA"/>
              </w:rPr>
              <w:t>на яких пі</w:t>
            </w:r>
            <w:r w:rsidR="4E67401C" w:rsidRPr="7C68DDE7">
              <w:rPr>
                <w:b/>
                <w:bCs/>
                <w:lang w:val="uk-UA"/>
              </w:rPr>
              <w:t>дс</w:t>
            </w:r>
            <w:r w:rsidR="63E4B1CF" w:rsidRPr="7C68DDE7">
              <w:rPr>
                <w:b/>
                <w:bCs/>
                <w:lang w:val="uk-UA"/>
              </w:rPr>
              <w:t>тавах</w:t>
            </w:r>
            <w:r w:rsidR="71EE0926" w:rsidRPr="7C68DDE7">
              <w:rPr>
                <w:b/>
                <w:bCs/>
                <w:lang w:val="uk-UA"/>
              </w:rPr>
              <w:t xml:space="preserve"> ви могли б</w:t>
            </w:r>
            <w:r w:rsidR="1C626807" w:rsidRPr="7C68DDE7">
              <w:rPr>
                <w:b/>
                <w:bCs/>
                <w:lang w:val="uk-UA"/>
              </w:rPr>
              <w:t xml:space="preserve"> </w:t>
            </w:r>
            <w:r w:rsidR="71EE0926" w:rsidRPr="7C68DDE7">
              <w:rPr>
                <w:b/>
                <w:bCs/>
                <w:lang w:val="uk-UA"/>
              </w:rPr>
              <w:t xml:space="preserve"> отрима</w:t>
            </w:r>
            <w:r w:rsidR="0E053865" w:rsidRPr="7C68DDE7">
              <w:rPr>
                <w:b/>
                <w:bCs/>
                <w:lang w:val="uk-UA"/>
              </w:rPr>
              <w:t>ти</w:t>
            </w:r>
            <w:r w:rsidR="71EE0926" w:rsidRPr="7C68DDE7">
              <w:rPr>
                <w:b/>
                <w:bCs/>
                <w:lang w:val="uk-UA"/>
              </w:rPr>
              <w:t xml:space="preserve"> дозв</w:t>
            </w:r>
            <w:r w:rsidR="4B99AE2F" w:rsidRPr="7C68DDE7">
              <w:rPr>
                <w:b/>
                <w:bCs/>
                <w:lang w:val="uk-UA"/>
              </w:rPr>
              <w:t>іл</w:t>
            </w:r>
            <w:r w:rsidR="71EE0926" w:rsidRPr="7C68DDE7">
              <w:rPr>
                <w:b/>
                <w:bCs/>
                <w:lang w:val="uk-UA"/>
              </w:rPr>
              <w:t xml:space="preserve"> на проживання</w:t>
            </w:r>
            <w:r w:rsidR="2F1B3256" w:rsidRPr="7C68DDE7">
              <w:rPr>
                <w:b/>
                <w:bCs/>
                <w:lang w:val="uk-UA"/>
              </w:rPr>
              <w:t xml:space="preserve"> в </w:t>
            </w:r>
            <w:r w:rsidR="1E4739E8" w:rsidRPr="7C68DDE7">
              <w:rPr>
                <w:b/>
                <w:bCs/>
                <w:color w:val="00B0F0"/>
                <w:lang w:val="uk-UA"/>
              </w:rPr>
              <w:t>[_filling_from_S5 ]</w:t>
            </w:r>
            <w:r w:rsidR="6F612E5B" w:rsidRPr="7C68DDE7">
              <w:rPr>
                <w:b/>
                <w:bCs/>
                <w:lang w:val="uk-UA"/>
              </w:rPr>
              <w:t xml:space="preserve"> </w:t>
            </w:r>
            <w:r w:rsidR="3A70F7DD" w:rsidRPr="7C68DDE7">
              <w:rPr>
                <w:b/>
                <w:bCs/>
                <w:lang w:val="uk-UA"/>
              </w:rPr>
              <w:t>чи інш</w:t>
            </w:r>
            <w:r w:rsidR="6AB64651" w:rsidRPr="7C68DDE7">
              <w:rPr>
                <w:b/>
                <w:bCs/>
                <w:lang w:val="uk-UA"/>
              </w:rPr>
              <w:t>ій к</w:t>
            </w:r>
            <w:r w:rsidR="4F4EFD9A" w:rsidRPr="7C68DDE7">
              <w:rPr>
                <w:b/>
                <w:bCs/>
                <w:lang w:val="uk-UA"/>
              </w:rPr>
              <w:t>раїні</w:t>
            </w:r>
            <w:r w:rsidR="2048B393" w:rsidRPr="7C68DDE7">
              <w:rPr>
                <w:b/>
                <w:bCs/>
                <w:lang w:val="uk-UA"/>
              </w:rPr>
              <w:t xml:space="preserve"> за кордоном</w:t>
            </w:r>
            <w:r w:rsidR="71EE0926" w:rsidRPr="7C68DDE7">
              <w:rPr>
                <w:b/>
                <w:bCs/>
                <w:lang w:val="uk-UA"/>
              </w:rPr>
              <w:t>?</w:t>
            </w:r>
          </w:p>
          <w:p w14:paraId="27C26D93" w14:textId="199E7EA7" w:rsidR="4619A7AB" w:rsidRDefault="4619A7AB" w:rsidP="7B81375D">
            <w:pPr>
              <w:rPr>
                <w:i/>
                <w:iCs/>
                <w:lang w:val="uk-UA"/>
              </w:rPr>
            </w:pPr>
            <w:r w:rsidRPr="7B81375D">
              <w:rPr>
                <w:i/>
                <w:iCs/>
                <w:lang w:val="uk-UA"/>
              </w:rPr>
              <w:t>Якщо К1&lt;&gt;1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2D19030" w14:textId="19683153" w:rsidR="7B81375D" w:rsidRDefault="7B81375D" w:rsidP="7B81375D">
            <w:pPr>
              <w:rPr>
                <w:lang w:val="uk-UA"/>
              </w:rPr>
            </w:pPr>
            <w:r w:rsidRPr="7B81375D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7B81375D" w14:paraId="7777048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381A4C63" w14:textId="7D0BC5D8" w:rsidR="2A4569A3" w:rsidRDefault="693A44FE" w:rsidP="7B81375D">
            <w:pPr>
              <w:rPr>
                <w:lang w:val="uk-UA"/>
              </w:rPr>
            </w:pPr>
            <w:r w:rsidRPr="34FF7C85">
              <w:rPr>
                <w:lang w:val="uk-UA"/>
              </w:rPr>
              <w:t>Офіційне працевлаштування</w:t>
            </w:r>
            <w:r w:rsidR="19C879F3" w:rsidRPr="34FF7C85">
              <w:rPr>
                <w:lang w:val="uk-UA"/>
              </w:rPr>
              <w:t xml:space="preserve"> / стажування</w:t>
            </w:r>
            <w:r w:rsidR="767155A3" w:rsidRPr="34FF7C85">
              <w:rPr>
                <w:lang w:val="uk-UA"/>
              </w:rPr>
              <w:t xml:space="preserve"> чи ведення бізнесу</w:t>
            </w:r>
            <w:r w:rsidR="2D2DA162" w:rsidRPr="34FF7C85">
              <w:rPr>
                <w:lang w:val="uk-UA"/>
              </w:rPr>
              <w:t xml:space="preserve"> за кордоном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60516030" w14:textId="4E71E8CE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1</w:t>
            </w:r>
          </w:p>
        </w:tc>
      </w:tr>
      <w:tr w:rsidR="7B81375D" w14:paraId="50A5F028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33470F6" w14:textId="7865CF5B" w:rsidR="364A46FF" w:rsidRDefault="29F485DC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Професійне н</w:t>
            </w:r>
            <w:r w:rsidR="48510C23" w:rsidRPr="25B890FF">
              <w:rPr>
                <w:lang w:val="uk-UA"/>
              </w:rPr>
              <w:t>авчання</w:t>
            </w:r>
            <w:r w:rsidR="75661C86" w:rsidRPr="25B890FF">
              <w:rPr>
                <w:lang w:val="uk-UA"/>
              </w:rPr>
              <w:t xml:space="preserve"> / навчання в університеті</w:t>
            </w:r>
            <w:r w:rsidR="48510C23" w:rsidRPr="25B890FF">
              <w:rPr>
                <w:lang w:val="uk-UA"/>
              </w:rPr>
              <w:t xml:space="preserve"> </w:t>
            </w:r>
            <w:r w:rsidR="6193E174" w:rsidRPr="25B890FF">
              <w:rPr>
                <w:lang w:val="uk-UA"/>
              </w:rPr>
              <w:t>за кордоном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AE7433C" w14:textId="3B26DFCF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2</w:t>
            </w:r>
          </w:p>
        </w:tc>
      </w:tr>
      <w:tr w:rsidR="7B81375D" w14:paraId="03D31E3C" w14:textId="77777777" w:rsidTr="7C68DDE7">
        <w:trPr>
          <w:trHeight w:val="282"/>
        </w:trPr>
        <w:tc>
          <w:tcPr>
            <w:tcW w:w="8217" w:type="dxa"/>
            <w:shd w:val="clear" w:color="auto" w:fill="E2EFD9" w:themeFill="accent6" w:themeFillTint="33"/>
          </w:tcPr>
          <w:p w14:paraId="11E3BA11" w14:textId="1B02D1FA" w:rsidR="7ED0FD6E" w:rsidRDefault="35734FB6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Наукова робота</w:t>
            </w:r>
            <w:r w:rsidR="2D8547C5" w:rsidRPr="25B890FF">
              <w:rPr>
                <w:lang w:val="uk-UA"/>
              </w:rPr>
              <w:t xml:space="preserve"> і дослідження</w:t>
            </w:r>
            <w:r w:rsidR="479C9F43" w:rsidRPr="25B890FF">
              <w:rPr>
                <w:lang w:val="uk-UA"/>
              </w:rPr>
              <w:t xml:space="preserve"> за кордоном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5D0A665" w14:textId="7386BDEA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3</w:t>
            </w:r>
          </w:p>
        </w:tc>
      </w:tr>
      <w:tr w:rsidR="7B81375D" w14:paraId="64E324CB" w14:textId="77777777" w:rsidTr="7C68DDE7">
        <w:trPr>
          <w:trHeight w:val="282"/>
        </w:trPr>
        <w:tc>
          <w:tcPr>
            <w:tcW w:w="8217" w:type="dxa"/>
            <w:shd w:val="clear" w:color="auto" w:fill="E2EFD9" w:themeFill="accent6" w:themeFillTint="33"/>
          </w:tcPr>
          <w:p w14:paraId="068115E9" w14:textId="7F976839" w:rsidR="12F256BF" w:rsidRDefault="12F256BF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Волонтерство в країні перебування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2483EBF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4</w:t>
            </w:r>
          </w:p>
        </w:tc>
      </w:tr>
      <w:tr w:rsidR="7B81375D" w14:paraId="0CBECED4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4938BBF" w14:textId="7B8A5E7A" w:rsidR="58CFC407" w:rsidRPr="00AE7FAC" w:rsidRDefault="62325B00" w:rsidP="34FF7C85">
            <w:pPr>
              <w:rPr>
                <w:lang w:val="ru-RU"/>
              </w:rPr>
            </w:pPr>
            <w:r w:rsidRPr="00AE7FAC">
              <w:rPr>
                <w:lang w:val="ru-RU"/>
              </w:rPr>
              <w:lastRenderedPageBreak/>
              <w:t>Б</w:t>
            </w:r>
            <w:r w:rsidR="55D0DBE5" w:rsidRPr="00AE7FAC">
              <w:rPr>
                <w:lang w:val="ru-RU"/>
              </w:rPr>
              <w:t>лизький родич</w:t>
            </w:r>
            <w:r w:rsidR="71F6D0E2" w:rsidRPr="00AE7FAC">
              <w:rPr>
                <w:lang w:val="ru-RU"/>
              </w:rPr>
              <w:t>/</w:t>
            </w:r>
            <w:r w:rsidR="260B05F0" w:rsidRPr="00AE7FAC">
              <w:rPr>
                <w:lang w:val="ru-RU"/>
              </w:rPr>
              <w:t>подружжя</w:t>
            </w:r>
            <w:r w:rsidR="55D0DBE5" w:rsidRPr="00AE7FAC">
              <w:rPr>
                <w:lang w:val="ru-RU"/>
              </w:rPr>
              <w:t xml:space="preserve"> </w:t>
            </w:r>
            <w:r w:rsidR="0EB8421E" w:rsidRPr="00AE7FAC">
              <w:rPr>
                <w:lang w:val="ru-RU"/>
              </w:rPr>
              <w:t>має</w:t>
            </w:r>
            <w:r w:rsidR="6A056D88" w:rsidRPr="00AE7FAC">
              <w:rPr>
                <w:lang w:val="ru-RU"/>
              </w:rPr>
              <w:t xml:space="preserve"> чи може отримати</w:t>
            </w:r>
            <w:r w:rsidR="0EB8421E" w:rsidRPr="00AE7FAC">
              <w:rPr>
                <w:lang w:val="ru-RU"/>
              </w:rPr>
              <w:t xml:space="preserve"> </w:t>
            </w:r>
            <w:r w:rsidR="0CD2B271" w:rsidRPr="00AE7FAC">
              <w:rPr>
                <w:lang w:val="ru-RU"/>
              </w:rPr>
              <w:t xml:space="preserve">громадянство чи </w:t>
            </w:r>
            <w:r w:rsidR="0EB8421E" w:rsidRPr="00AE7FAC">
              <w:rPr>
                <w:lang w:val="ru-RU"/>
              </w:rPr>
              <w:t>право на проживання за кордоном (окр</w:t>
            </w:r>
            <w:r w:rsidR="1DB52498" w:rsidRPr="00AE7FAC">
              <w:rPr>
                <w:lang w:val="ru-RU"/>
              </w:rPr>
              <w:t>і</w:t>
            </w:r>
            <w:r w:rsidR="0EB8421E" w:rsidRPr="00AE7FAC">
              <w:rPr>
                <w:lang w:val="ru-RU"/>
              </w:rPr>
              <w:t>м тимчасового захисту</w:t>
            </w:r>
            <w:r w:rsidR="1E223255" w:rsidRPr="00AE7FAC">
              <w:rPr>
                <w:lang w:val="ru-RU"/>
              </w:rPr>
              <w:t xml:space="preserve">) 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42E3B20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5</w:t>
            </w:r>
          </w:p>
        </w:tc>
      </w:tr>
      <w:tr w:rsidR="7B81375D" w14:paraId="7CCFB971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544AB40" w14:textId="4335E528" w:rsidR="344D9132" w:rsidRDefault="344D9132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В мене чи близьких родичів</w:t>
            </w:r>
            <w:r w:rsidR="05DACFE9" w:rsidRPr="7B81375D">
              <w:rPr>
                <w:lang w:val="uk-UA"/>
              </w:rPr>
              <w:t xml:space="preserve"> є</w:t>
            </w:r>
            <w:r w:rsidRPr="7B81375D">
              <w:rPr>
                <w:lang w:val="uk-UA"/>
              </w:rPr>
              <w:t xml:space="preserve"> особливі потреби, </w:t>
            </w:r>
            <w:r w:rsidR="0517EA64" w:rsidRPr="7B81375D">
              <w:rPr>
                <w:lang w:val="uk-UA"/>
              </w:rPr>
              <w:t>але</w:t>
            </w:r>
            <w:r w:rsidR="144F3218" w:rsidRPr="7B81375D">
              <w:rPr>
                <w:lang w:val="uk-UA"/>
              </w:rPr>
              <w:t xml:space="preserve"> ми не</w:t>
            </w:r>
            <w:r w:rsidRPr="7B81375D">
              <w:rPr>
                <w:lang w:val="uk-UA"/>
              </w:rPr>
              <w:t xml:space="preserve"> </w:t>
            </w:r>
            <w:r w:rsidR="144F3218" w:rsidRPr="7B81375D">
              <w:rPr>
                <w:lang w:val="uk-UA"/>
              </w:rPr>
              <w:t>зможемо отримати якісну підтримку в Україні (інвалідніст</w:t>
            </w:r>
            <w:r w:rsidR="6C973AE5" w:rsidRPr="7B81375D">
              <w:rPr>
                <w:lang w:val="uk-UA"/>
              </w:rPr>
              <w:t>ь</w:t>
            </w:r>
            <w:r w:rsidR="144F3218" w:rsidRPr="7B81375D">
              <w:rPr>
                <w:lang w:val="uk-UA"/>
              </w:rPr>
              <w:t>, особлив</w:t>
            </w:r>
            <w:r w:rsidR="1FD9CCDC" w:rsidRPr="7B81375D">
              <w:rPr>
                <w:lang w:val="uk-UA"/>
              </w:rPr>
              <w:t>і</w:t>
            </w:r>
            <w:r w:rsidR="144F3218" w:rsidRPr="7B81375D">
              <w:rPr>
                <w:lang w:val="uk-UA"/>
              </w:rPr>
              <w:t xml:space="preserve"> </w:t>
            </w:r>
            <w:r w:rsidR="60303C22" w:rsidRPr="7B81375D">
              <w:rPr>
                <w:lang w:val="uk-UA"/>
              </w:rPr>
              <w:t xml:space="preserve">медичні, освітні </w:t>
            </w:r>
            <w:r w:rsidR="144F3218" w:rsidRPr="7B81375D">
              <w:rPr>
                <w:lang w:val="uk-UA"/>
              </w:rPr>
              <w:t>потреб</w:t>
            </w:r>
            <w:r w:rsidR="61CD893F" w:rsidRPr="7B81375D">
              <w:rPr>
                <w:lang w:val="uk-UA"/>
              </w:rPr>
              <w:t>и  тощо</w:t>
            </w:r>
            <w:r w:rsidR="144F3218" w:rsidRPr="7B81375D">
              <w:rPr>
                <w:lang w:val="uk-UA"/>
              </w:rPr>
              <w:t>)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3837A904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6</w:t>
            </w:r>
          </w:p>
        </w:tc>
      </w:tr>
      <w:tr w:rsidR="7B81375D" w14:paraId="550E6E9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AB632C9" w14:textId="1D51BFB8" w:rsidR="258B7C0E" w:rsidRDefault="60568DA8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Мій населений пункт під окупацією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C784018" w14:textId="77777777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7</w:t>
            </w:r>
          </w:p>
        </w:tc>
      </w:tr>
      <w:tr w:rsidR="7B81375D" w14:paraId="1C5975EE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5034A17" w14:textId="144782BD" w:rsidR="7B81375D" w:rsidRDefault="4CC5E940" w:rsidP="25B890FF">
            <w:pPr>
              <w:rPr>
                <w:rFonts w:asciiTheme="minorHAnsi" w:eastAsiaTheme="minorEastAsia" w:hAnsiTheme="minorHAnsi" w:cstheme="minorBidi"/>
                <w:lang w:val="uk-UA"/>
              </w:rPr>
            </w:pPr>
            <w:r w:rsidRPr="25B890FF">
              <w:rPr>
                <w:rFonts w:asciiTheme="minorHAnsi" w:eastAsiaTheme="minorEastAsia" w:hAnsiTheme="minorHAnsi" w:cstheme="minorBidi"/>
                <w:lang w:val="uk-UA"/>
              </w:rPr>
              <w:t xml:space="preserve">Мій населений пункт </w:t>
            </w:r>
            <w:r w:rsidR="007F203D">
              <w:rPr>
                <w:rFonts w:asciiTheme="minorHAnsi" w:eastAsiaTheme="minorEastAsia" w:hAnsiTheme="minorHAnsi" w:cstheme="minorBidi"/>
                <w:lang w:val="uk-UA"/>
              </w:rPr>
              <w:t>перебуває</w:t>
            </w:r>
            <w:r w:rsidRPr="25B890FF">
              <w:rPr>
                <w:rFonts w:asciiTheme="minorHAnsi" w:eastAsiaTheme="minorEastAsia" w:hAnsiTheme="minorHAnsi" w:cstheme="minorBidi"/>
                <w:lang w:val="uk-UA"/>
              </w:rPr>
              <w:t xml:space="preserve"> в зоні активних бойових дій </w:t>
            </w:r>
            <w:r w:rsidR="1DB0CF60" w:rsidRPr="25B890FF">
              <w:rPr>
                <w:rFonts w:asciiTheme="minorHAnsi" w:eastAsiaTheme="minorEastAsia" w:hAnsiTheme="minorHAnsi" w:cstheme="minorBidi"/>
                <w:lang w:val="uk-UA"/>
              </w:rPr>
              <w:t>чи</w:t>
            </w:r>
            <w:r w:rsidR="4902AC00" w:rsidRPr="25B890FF">
              <w:rPr>
                <w:rFonts w:asciiTheme="minorHAnsi" w:eastAsiaTheme="minorEastAsia" w:hAnsiTheme="minorHAnsi" w:cstheme="minorBidi"/>
                <w:lang w:val="uk-UA"/>
              </w:rPr>
              <w:t xml:space="preserve"> </w:t>
            </w:r>
            <w:r w:rsidR="4DEB93DE" w:rsidRPr="25B890FF">
              <w:rPr>
                <w:rFonts w:asciiTheme="minorHAnsi" w:eastAsiaTheme="minorEastAsia" w:hAnsiTheme="minorHAnsi" w:cstheme="minorBidi"/>
                <w:lang w:val="uk-UA"/>
              </w:rPr>
              <w:t>часто</w:t>
            </w:r>
            <w:r w:rsidR="4902AC00" w:rsidRPr="25B890FF">
              <w:rPr>
                <w:rFonts w:asciiTheme="minorHAnsi" w:eastAsiaTheme="minorEastAsia" w:hAnsiTheme="minorHAnsi" w:cstheme="minorBidi"/>
                <w:lang w:val="uk-UA"/>
              </w:rPr>
              <w:t xml:space="preserve"> обстрілюється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1192BCB" w14:textId="324FC70C" w:rsidR="7B81375D" w:rsidRDefault="4CC5E940" w:rsidP="7B81375D">
            <w:pPr>
              <w:rPr>
                <w:lang w:val="uk-UA"/>
              </w:rPr>
            </w:pPr>
            <w:r w:rsidRPr="25B890FF">
              <w:rPr>
                <w:lang w:val="uk-UA"/>
              </w:rPr>
              <w:t>8</w:t>
            </w:r>
          </w:p>
        </w:tc>
      </w:tr>
      <w:tr w:rsidR="25B890FF" w14:paraId="323A971F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110A5B4E" w14:textId="06F17FD0" w:rsidR="29CE79CD" w:rsidRDefault="29CE79CD" w:rsidP="25B890FF">
            <w:pPr>
              <w:rPr>
                <w:rFonts w:asciiTheme="minorHAnsi" w:eastAsiaTheme="minorEastAsia" w:hAnsiTheme="minorHAnsi" w:cstheme="minorBidi"/>
                <w:lang w:val="uk-UA"/>
              </w:rPr>
            </w:pPr>
            <w:r w:rsidRPr="25B890FF">
              <w:rPr>
                <w:rFonts w:asciiTheme="minorHAnsi" w:eastAsiaTheme="minorEastAsia" w:hAnsiTheme="minorHAnsi" w:cstheme="minorBidi"/>
                <w:lang w:val="uk-UA"/>
              </w:rPr>
              <w:t>Моє житло зруйноване чи серйозно пошкоджене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107017AC" w14:textId="141C01C5" w:rsidR="29CE79CD" w:rsidRDefault="29CE79CD" w:rsidP="25B890FF">
            <w:pPr>
              <w:rPr>
                <w:lang w:val="uk-UA"/>
              </w:rPr>
            </w:pPr>
            <w:r w:rsidRPr="25B890FF">
              <w:rPr>
                <w:lang w:val="uk-UA"/>
              </w:rPr>
              <w:t>9</w:t>
            </w:r>
          </w:p>
        </w:tc>
      </w:tr>
      <w:tr w:rsidR="7B81375D" w14:paraId="74ADF006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41891DFA" w14:textId="46D1FCFF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Інше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B54A073" w14:textId="7914B48E" w:rsidR="7B81375D" w:rsidRDefault="7B81375D">
            <w:r w:rsidRPr="7B81375D">
              <w:rPr>
                <w:lang w:val="uk-UA"/>
              </w:rPr>
              <w:t>97</w:t>
            </w:r>
          </w:p>
        </w:tc>
      </w:tr>
      <w:tr w:rsidR="7B81375D" w14:paraId="0F4CAB8B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F13EDFA" w14:textId="3EAC1C21" w:rsidR="7B81375D" w:rsidRDefault="7B81375D" w:rsidP="7B81375D">
            <w:pPr>
              <w:rPr>
                <w:lang w:val="uk-UA"/>
              </w:rPr>
            </w:pPr>
            <w:r w:rsidRPr="7B81375D">
              <w:rPr>
                <w:lang w:val="uk-UA"/>
              </w:rPr>
              <w:t>Важко відповісти, не знаю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491F7838" w14:textId="304FB1EA" w:rsidR="7B81375D" w:rsidRDefault="7B81375D">
            <w:r w:rsidRPr="7B81375D">
              <w:rPr>
                <w:lang w:val="uk-UA"/>
              </w:rPr>
              <w:t>98</w:t>
            </w:r>
          </w:p>
        </w:tc>
      </w:tr>
    </w:tbl>
    <w:p w14:paraId="4B256CF4" w14:textId="2F36377D" w:rsidR="7B81375D" w:rsidRDefault="7B81375D" w:rsidP="7B81375D">
      <w:pPr>
        <w:spacing w:after="160" w:line="257" w:lineRule="auto"/>
        <w:rPr>
          <w:rFonts w:ascii="Aptos" w:eastAsia="Aptos" w:hAnsi="Aptos" w:cs="Aptos"/>
          <w:sz w:val="22"/>
          <w:szCs w:val="22"/>
          <w:lang w:val="ru"/>
        </w:rPr>
      </w:pPr>
    </w:p>
    <w:p w14:paraId="09C988E9" w14:textId="77777777" w:rsidR="00CD770A" w:rsidRPr="00BE1D4A" w:rsidRDefault="00CD770A" w:rsidP="00CD770A">
      <w:pPr>
        <w:rPr>
          <w:lang w:val="uk-UA"/>
        </w:rPr>
      </w:pPr>
    </w:p>
    <w:p w14:paraId="13961782" w14:textId="77777777" w:rsidR="00CD770A" w:rsidRPr="00BE1D4A" w:rsidRDefault="00CD770A" w:rsidP="00CD770A">
      <w:pPr>
        <w:widowControl w:val="0"/>
        <w:shd w:val="clear" w:color="auto" w:fill="00B0F0"/>
        <w:adjustRightInd w:val="0"/>
        <w:jc w:val="center"/>
        <w:rPr>
          <w:rFonts w:ascii="Arial" w:hAnsi="Arial" w:cs="Arial"/>
          <w:b/>
          <w:bCs/>
          <w:lang w:val="uk-UA"/>
        </w:rPr>
      </w:pPr>
      <w:r>
        <w:rPr>
          <w:rFonts w:ascii="Arial" w:hAnsi="Arial" w:cs="Arial"/>
          <w:b/>
          <w:bCs/>
          <w:color w:val="FFFFFF" w:themeColor="background1"/>
          <w:lang w:val="uk-UA"/>
        </w:rPr>
        <w:t>З</w:t>
      </w:r>
      <w:r w:rsidRPr="00BE1D4A">
        <w:rPr>
          <w:rFonts w:ascii="Arial" w:hAnsi="Arial" w:cs="Arial"/>
          <w:b/>
          <w:bCs/>
          <w:color w:val="FFFFFF" w:themeColor="background1"/>
          <w:lang w:val="uk-UA"/>
        </w:rPr>
        <w:t xml:space="preserve">. ПРОФІЛЬ БІЖЕНЦІВ    </w:t>
      </w:r>
    </w:p>
    <w:p w14:paraId="001086EF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37690245" w14:textId="77777777" w:rsidTr="7C68DDE7">
        <w:tc>
          <w:tcPr>
            <w:tcW w:w="8217" w:type="dxa"/>
          </w:tcPr>
          <w:p w14:paraId="151534DA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З</w:t>
            </w:r>
            <w:r w:rsidRPr="00BE1D4A">
              <w:rPr>
                <w:b/>
                <w:bCs/>
                <w:lang w:val="uk-UA"/>
              </w:rPr>
              <w:t xml:space="preserve">1. В якій області Ви проживали в Україні?  </w:t>
            </w:r>
          </w:p>
        </w:tc>
        <w:tc>
          <w:tcPr>
            <w:tcW w:w="1133" w:type="dxa"/>
          </w:tcPr>
          <w:p w14:paraId="6999413F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2B597398" w14:textId="77777777" w:rsidTr="7C68DDE7">
        <w:tc>
          <w:tcPr>
            <w:tcW w:w="8217" w:type="dxa"/>
          </w:tcPr>
          <w:p w14:paraId="5288E669" w14:textId="0AF191C2" w:rsidR="00CD770A" w:rsidRPr="00BE1D4A" w:rsidRDefault="00CD770A" w:rsidP="7C68DDE7">
            <w:pPr>
              <w:rPr>
                <w:color w:val="00B0F0"/>
                <w:lang w:val="uk-UA"/>
              </w:rPr>
            </w:pPr>
            <w:r w:rsidRPr="7C68DDE7">
              <w:rPr>
                <w:color w:val="00B0F0"/>
                <w:lang w:val="uk-UA"/>
              </w:rPr>
              <w:t>Список областей</w:t>
            </w:r>
          </w:p>
        </w:tc>
        <w:tc>
          <w:tcPr>
            <w:tcW w:w="1133" w:type="dxa"/>
          </w:tcPr>
          <w:p w14:paraId="68FC1FB6" w14:textId="77777777" w:rsidR="00CD770A" w:rsidRPr="00BE1D4A" w:rsidRDefault="00CD770A" w:rsidP="005A14D8">
            <w:pPr>
              <w:rPr>
                <w:lang w:val="uk-UA"/>
              </w:rPr>
            </w:pPr>
          </w:p>
        </w:tc>
      </w:tr>
    </w:tbl>
    <w:p w14:paraId="21B445F8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1133"/>
      </w:tblGrid>
      <w:tr w:rsidR="00CD770A" w:rsidRPr="00BE1D4A" w14:paraId="0BB96FA3" w14:textId="77777777" w:rsidTr="25B890FF">
        <w:tc>
          <w:tcPr>
            <w:tcW w:w="8217" w:type="dxa"/>
          </w:tcPr>
          <w:p w14:paraId="1BECF3F8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З</w:t>
            </w:r>
            <w:r w:rsidRPr="00BE1D4A">
              <w:rPr>
                <w:b/>
                <w:bCs/>
                <w:lang w:val="uk-UA"/>
              </w:rPr>
              <w:t>2. У населеному пункті якої категорії Ви проживали</w:t>
            </w:r>
            <w:r>
              <w:rPr>
                <w:b/>
                <w:bCs/>
                <w:lang w:val="uk-UA"/>
              </w:rPr>
              <w:t xml:space="preserve"> до війни</w:t>
            </w:r>
            <w:r w:rsidRPr="00BE1D4A">
              <w:rPr>
                <w:b/>
                <w:bCs/>
                <w:lang w:val="uk-UA"/>
              </w:rPr>
              <w:t>?</w:t>
            </w:r>
          </w:p>
        </w:tc>
        <w:tc>
          <w:tcPr>
            <w:tcW w:w="1133" w:type="dxa"/>
          </w:tcPr>
          <w:p w14:paraId="6C581F66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3B2D4553" w14:textId="77777777" w:rsidTr="25B890FF">
        <w:tc>
          <w:tcPr>
            <w:tcW w:w="8217" w:type="dxa"/>
          </w:tcPr>
          <w:p w14:paraId="63FC8320" w14:textId="77777777" w:rsidR="00CD770A" w:rsidRPr="00BE1D4A" w:rsidRDefault="00CD770A" w:rsidP="005A14D8">
            <w:pPr>
              <w:rPr>
                <w:bCs/>
                <w:lang w:val="uk-UA"/>
              </w:rPr>
            </w:pPr>
            <w:r w:rsidRPr="00BE1D4A">
              <w:rPr>
                <w:rFonts w:cs="Tahoma"/>
                <w:bCs/>
                <w:lang w:val="uk-UA"/>
              </w:rPr>
              <w:t>Село</w:t>
            </w:r>
          </w:p>
        </w:tc>
        <w:tc>
          <w:tcPr>
            <w:tcW w:w="1133" w:type="dxa"/>
          </w:tcPr>
          <w:p w14:paraId="693F445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DA5146" w14:paraId="28A0E299" w14:textId="77777777" w:rsidTr="25B890FF">
        <w:tc>
          <w:tcPr>
            <w:tcW w:w="8217" w:type="dxa"/>
          </w:tcPr>
          <w:p w14:paraId="52C94FD4" w14:textId="77777777" w:rsidR="00CD770A" w:rsidRPr="00DA5146" w:rsidRDefault="00CD770A" w:rsidP="005A14D8">
            <w:pPr>
              <w:rPr>
                <w:bCs/>
                <w:lang w:val="uk-UA"/>
              </w:rPr>
            </w:pPr>
            <w:r w:rsidRPr="00DA5146">
              <w:rPr>
                <w:rFonts w:cs="Tahoma"/>
                <w:bCs/>
                <w:lang w:val="uk-UA"/>
              </w:rPr>
              <w:t>Селище міського типу</w:t>
            </w:r>
          </w:p>
        </w:tc>
        <w:tc>
          <w:tcPr>
            <w:tcW w:w="1133" w:type="dxa"/>
          </w:tcPr>
          <w:p w14:paraId="10084738" w14:textId="77777777" w:rsidR="00CD770A" w:rsidRPr="00DA5146" w:rsidRDefault="00CD770A" w:rsidP="005A14D8">
            <w:pPr>
              <w:rPr>
                <w:lang w:val="uk-UA"/>
              </w:rPr>
            </w:pPr>
            <w:r w:rsidRPr="00DA5146">
              <w:rPr>
                <w:lang w:val="uk-UA"/>
              </w:rPr>
              <w:t>2</w:t>
            </w:r>
          </w:p>
        </w:tc>
      </w:tr>
      <w:tr w:rsidR="731C933C" w:rsidRPr="00DA5146" w14:paraId="7EB3AC3F" w14:textId="77777777" w:rsidTr="25B890FF">
        <w:trPr>
          <w:trHeight w:val="300"/>
        </w:trPr>
        <w:tc>
          <w:tcPr>
            <w:tcW w:w="8217" w:type="dxa"/>
          </w:tcPr>
          <w:p w14:paraId="2B224D26" w14:textId="3AC3D5C5" w:rsidR="731C933C" w:rsidRPr="00DA5146" w:rsidRDefault="3789F73C" w:rsidP="731C933C">
            <w:r w:rsidRPr="00DA5146">
              <w:t>Невелике місто, районний центр</w:t>
            </w:r>
          </w:p>
        </w:tc>
        <w:tc>
          <w:tcPr>
            <w:tcW w:w="1133" w:type="dxa"/>
          </w:tcPr>
          <w:p w14:paraId="45A1C02C" w14:textId="43E67B29" w:rsidR="731C933C" w:rsidRPr="00DA5146" w:rsidRDefault="731C933C" w:rsidP="731C933C">
            <w:r w:rsidRPr="00DA5146">
              <w:t>3</w:t>
            </w:r>
          </w:p>
        </w:tc>
      </w:tr>
      <w:tr w:rsidR="00CD770A" w:rsidRPr="00DA5146" w14:paraId="13B6C919" w14:textId="77777777" w:rsidTr="25B890FF">
        <w:tc>
          <w:tcPr>
            <w:tcW w:w="8217" w:type="dxa"/>
          </w:tcPr>
          <w:p w14:paraId="665F44A7" w14:textId="4CC9B71E" w:rsidR="731C933C" w:rsidRPr="00DA5146" w:rsidRDefault="3789F73C" w:rsidP="731C933C">
            <w:r w:rsidRPr="00DA5146">
              <w:t>Велике місто, обласний центр</w:t>
            </w:r>
          </w:p>
        </w:tc>
        <w:tc>
          <w:tcPr>
            <w:tcW w:w="1133" w:type="dxa"/>
          </w:tcPr>
          <w:p w14:paraId="67A211CF" w14:textId="2133141B" w:rsidR="731C933C" w:rsidRPr="00DA5146" w:rsidRDefault="731C933C" w:rsidP="731C933C">
            <w:r w:rsidRPr="00DA5146">
              <w:t>4</w:t>
            </w:r>
          </w:p>
        </w:tc>
      </w:tr>
    </w:tbl>
    <w:p w14:paraId="664D7409" w14:textId="77777777" w:rsidR="00CD770A" w:rsidRPr="00DA5146" w:rsidRDefault="00CD770A" w:rsidP="00CD770A">
      <w:pPr>
        <w:rPr>
          <w:lang w:val="uk-UA"/>
        </w:rPr>
      </w:pPr>
    </w:p>
    <w:p w14:paraId="0CCFC45A" w14:textId="7760DEB5" w:rsidR="154E051E" w:rsidRPr="00DA5146" w:rsidRDefault="154E051E" w:rsidP="731C933C">
      <w:pPr>
        <w:rPr>
          <w:b/>
          <w:bCs/>
          <w:lang w:val="uk-UA"/>
        </w:rPr>
      </w:pPr>
      <w:r w:rsidRPr="00DA5146">
        <w:rPr>
          <w:b/>
          <w:bCs/>
          <w:lang w:val="uk-UA"/>
        </w:rPr>
        <w:t xml:space="preserve">З2.1 </w:t>
      </w:r>
      <w:r w:rsidRPr="00DA5146">
        <w:rPr>
          <w:i/>
          <w:iCs/>
          <w:lang w:val="uk-UA"/>
        </w:rPr>
        <w:t>Якщо З2=3,4</w:t>
      </w:r>
      <w:r w:rsidRPr="00DA5146">
        <w:rPr>
          <w:b/>
          <w:bCs/>
          <w:lang w:val="uk-UA"/>
        </w:rPr>
        <w:t xml:space="preserve"> Запишіть назву вашого міста __________________________________ </w:t>
      </w:r>
    </w:p>
    <w:p w14:paraId="3CC0E800" w14:textId="433A9FB4" w:rsidR="731C933C" w:rsidRPr="00DA5146" w:rsidRDefault="731C933C" w:rsidP="731C933C">
      <w:pPr>
        <w:spacing w:line="257" w:lineRule="auto"/>
        <w:rPr>
          <w:rFonts w:ascii="Aptos" w:eastAsia="Aptos" w:hAnsi="Aptos" w:cs="Aptos"/>
          <w:b/>
          <w:bCs/>
          <w:sz w:val="22"/>
          <w:szCs w:val="22"/>
          <w:lang w:val="uk-UA"/>
        </w:rPr>
      </w:pPr>
    </w:p>
    <w:p w14:paraId="0D2D9A7F" w14:textId="64336726" w:rsidR="58472AD3" w:rsidRPr="00DA5146" w:rsidRDefault="58472AD3" w:rsidP="7C68DDE7">
      <w:pPr>
        <w:spacing w:line="257" w:lineRule="auto"/>
        <w:rPr>
          <w:rFonts w:ascii="Aptos" w:eastAsia="Aptos" w:hAnsi="Aptos" w:cs="Aptos"/>
          <w:i/>
          <w:iCs/>
          <w:sz w:val="22"/>
          <w:szCs w:val="22"/>
          <w:lang w:val="uk-UA"/>
        </w:rPr>
      </w:pPr>
      <w:r w:rsidRPr="00DA5146">
        <w:rPr>
          <w:rFonts w:ascii="Aptos" w:eastAsia="Aptos" w:hAnsi="Aptos" w:cs="Aptos"/>
          <w:b/>
          <w:bCs/>
          <w:sz w:val="22"/>
          <w:szCs w:val="22"/>
          <w:lang w:val="uk-UA"/>
        </w:rPr>
        <w:t>Чи знаходиться ваш населений пункт зараз на окупованій території:</w:t>
      </w:r>
      <w:r w:rsidRPr="00DA5146">
        <w:rPr>
          <w:lang w:val="ru-RU"/>
        </w:rPr>
        <w:br/>
      </w:r>
      <w:r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ОВ. Тільки якщо виїхали з </w:t>
      </w:r>
      <w:r w:rsidR="610F8082"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АРК, </w:t>
      </w:r>
      <w:r w:rsidR="19C1D86E"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Дніпропетровської, </w:t>
      </w:r>
      <w:r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Донецької, Запорізької, Луганської, </w:t>
      </w:r>
      <w:r w:rsidR="783835C1"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Сумської, </w:t>
      </w:r>
      <w:r w:rsidR="7E71ADB2"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Харківської, </w:t>
      </w:r>
      <w:r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>Херсонської, Миколаївської</w:t>
      </w:r>
      <w:r w:rsidR="75132FCF" w:rsidRPr="00DA5146">
        <w:rPr>
          <w:rFonts w:ascii="Aptos" w:eastAsia="Aptos" w:hAnsi="Aptos" w:cs="Aptos"/>
          <w:i/>
          <w:iCs/>
          <w:sz w:val="22"/>
          <w:szCs w:val="22"/>
          <w:lang w:val="uk-UA"/>
        </w:rPr>
        <w:t xml:space="preserve"> областей. </w:t>
      </w:r>
    </w:p>
    <w:p w14:paraId="4731370E" w14:textId="1A6C2242" w:rsidR="58472AD3" w:rsidRPr="00DA5146" w:rsidRDefault="58472AD3" w:rsidP="6B0239D8">
      <w:pPr>
        <w:spacing w:line="257" w:lineRule="auto"/>
        <w:ind w:left="720"/>
        <w:rPr>
          <w:lang w:val="uk-UA"/>
        </w:rPr>
      </w:pPr>
      <w:r w:rsidRPr="00DA5146">
        <w:rPr>
          <w:rFonts w:ascii="Aptos" w:eastAsia="Aptos" w:hAnsi="Aptos" w:cs="Aptos"/>
          <w:sz w:val="22"/>
          <w:szCs w:val="22"/>
          <w:lang w:val="uk-UA"/>
        </w:rPr>
        <w:t xml:space="preserve"> </w:t>
      </w:r>
    </w:p>
    <w:p w14:paraId="694DC484" w14:textId="6E8DAC2D" w:rsidR="58472AD3" w:rsidRPr="00DA5146" w:rsidRDefault="58472AD3" w:rsidP="6B0239D8">
      <w:pPr>
        <w:pStyle w:val="ListParagraph"/>
        <w:numPr>
          <w:ilvl w:val="1"/>
          <w:numId w:val="4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00DA5146">
        <w:rPr>
          <w:rFonts w:ascii="Aptos" w:eastAsia="Aptos" w:hAnsi="Aptos" w:cs="Aptos"/>
          <w:sz w:val="22"/>
          <w:szCs w:val="22"/>
          <w:lang w:val="uk-UA"/>
        </w:rPr>
        <w:t>Так</w:t>
      </w:r>
    </w:p>
    <w:p w14:paraId="433EBE20" w14:textId="229FF81E" w:rsidR="58472AD3" w:rsidRDefault="58472AD3" w:rsidP="6B0239D8">
      <w:pPr>
        <w:pStyle w:val="ListParagraph"/>
        <w:numPr>
          <w:ilvl w:val="1"/>
          <w:numId w:val="4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>Ні</w:t>
      </w:r>
    </w:p>
    <w:p w14:paraId="28AE8125" w14:textId="1714185B" w:rsidR="58472AD3" w:rsidRDefault="58472AD3" w:rsidP="6B0239D8">
      <w:pPr>
        <w:spacing w:after="240" w:line="257" w:lineRule="auto"/>
        <w:ind w:left="1800"/>
      </w:pPr>
      <w:r w:rsidRPr="6B0239D8">
        <w:rPr>
          <w:rFonts w:ascii="Aptos" w:eastAsia="Aptos" w:hAnsi="Aptos" w:cs="Aptos"/>
          <w:sz w:val="22"/>
          <w:szCs w:val="22"/>
        </w:rPr>
        <w:t xml:space="preserve"> </w:t>
      </w:r>
    </w:p>
    <w:p w14:paraId="5E8AA1AB" w14:textId="4323D8CF" w:rsidR="58472AD3" w:rsidRPr="00142CF7" w:rsidRDefault="58472AD3" w:rsidP="6B0239D8">
      <w:pPr>
        <w:spacing w:after="240" w:line="257" w:lineRule="auto"/>
        <w:ind w:firstLine="360"/>
        <w:rPr>
          <w:lang w:val="ru-RU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 xml:space="preserve">8А. </w:t>
      </w:r>
      <w:r w:rsidRPr="6B0239D8">
        <w:rPr>
          <w:rFonts w:ascii="Aptos" w:eastAsia="Aptos" w:hAnsi="Aptos" w:cs="Aptos"/>
          <w:i/>
          <w:iCs/>
          <w:sz w:val="22"/>
          <w:szCs w:val="22"/>
          <w:lang w:val="uk-UA"/>
        </w:rPr>
        <w:t>Якщо Так в попередньому питанні</w:t>
      </w:r>
      <w:r w:rsidRPr="6B0239D8">
        <w:rPr>
          <w:rFonts w:ascii="Aptos" w:eastAsia="Aptos" w:hAnsi="Aptos" w:cs="Aptos"/>
          <w:sz w:val="22"/>
          <w:szCs w:val="22"/>
          <w:lang w:val="uk-UA"/>
        </w:rPr>
        <w:t xml:space="preserve">: </w:t>
      </w:r>
      <w:r w:rsidRPr="6B0239D8">
        <w:rPr>
          <w:rFonts w:ascii="Aptos" w:eastAsia="Aptos" w:hAnsi="Aptos" w:cs="Aptos"/>
          <w:b/>
          <w:bCs/>
          <w:sz w:val="22"/>
          <w:szCs w:val="22"/>
          <w:lang w:val="uk-UA"/>
        </w:rPr>
        <w:t xml:space="preserve">Чи розглядаєте ви можливість повернення у свій населений пункт, поки він </w:t>
      </w:r>
      <w:r w:rsidR="00D760C5">
        <w:rPr>
          <w:rFonts w:ascii="Aptos" w:eastAsia="Aptos" w:hAnsi="Aptos" w:cs="Aptos"/>
          <w:b/>
          <w:bCs/>
          <w:sz w:val="22"/>
          <w:szCs w:val="22"/>
          <w:lang w:val="uk-UA"/>
        </w:rPr>
        <w:t>перебуває</w:t>
      </w:r>
      <w:r w:rsidRPr="6B0239D8">
        <w:rPr>
          <w:rFonts w:ascii="Aptos" w:eastAsia="Aptos" w:hAnsi="Aptos" w:cs="Aptos"/>
          <w:b/>
          <w:bCs/>
          <w:sz w:val="22"/>
          <w:szCs w:val="22"/>
          <w:lang w:val="uk-UA"/>
        </w:rPr>
        <w:t xml:space="preserve"> в окупації</w:t>
      </w:r>
      <w:r w:rsidRPr="6B0239D8">
        <w:rPr>
          <w:rFonts w:ascii="Aptos" w:eastAsia="Aptos" w:hAnsi="Aptos" w:cs="Aptos"/>
          <w:sz w:val="22"/>
          <w:szCs w:val="22"/>
          <w:lang w:val="uk-UA"/>
        </w:rPr>
        <w:t>?</w:t>
      </w:r>
    </w:p>
    <w:p w14:paraId="192F657E" w14:textId="66425D4E" w:rsidR="58472AD3" w:rsidRDefault="58472AD3" w:rsidP="6B0239D8">
      <w:pPr>
        <w:pStyle w:val="ListParagraph"/>
        <w:numPr>
          <w:ilvl w:val="0"/>
          <w:numId w:val="3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>Точн</w:t>
      </w:r>
      <w:r w:rsidR="00B46623">
        <w:rPr>
          <w:rFonts w:ascii="Aptos" w:eastAsia="Aptos" w:hAnsi="Aptos" w:cs="Aptos"/>
          <w:sz w:val="22"/>
          <w:szCs w:val="22"/>
          <w:lang w:val="uk-UA"/>
        </w:rPr>
        <w:t>о</w:t>
      </w:r>
      <w:r w:rsidRPr="6B0239D8">
        <w:rPr>
          <w:rFonts w:ascii="Aptos" w:eastAsia="Aptos" w:hAnsi="Aptos" w:cs="Aptos"/>
          <w:sz w:val="22"/>
          <w:szCs w:val="22"/>
          <w:lang w:val="uk-UA"/>
        </w:rPr>
        <w:t xml:space="preserve"> ні</w:t>
      </w:r>
    </w:p>
    <w:p w14:paraId="5044ACD0" w14:textId="5FB01710" w:rsidR="58472AD3" w:rsidRDefault="58472AD3" w:rsidP="6B0239D8">
      <w:pPr>
        <w:pStyle w:val="ListParagraph"/>
        <w:numPr>
          <w:ilvl w:val="0"/>
          <w:numId w:val="3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>Скоріше ні</w:t>
      </w:r>
    </w:p>
    <w:p w14:paraId="0562BE35" w14:textId="03E16499" w:rsidR="58472AD3" w:rsidRDefault="58472AD3" w:rsidP="6B0239D8">
      <w:pPr>
        <w:pStyle w:val="ListParagraph"/>
        <w:numPr>
          <w:ilvl w:val="0"/>
          <w:numId w:val="3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>Скоріше так</w:t>
      </w:r>
    </w:p>
    <w:p w14:paraId="1B5758BA" w14:textId="3D02E330" w:rsidR="58472AD3" w:rsidRDefault="58472AD3" w:rsidP="6B0239D8">
      <w:pPr>
        <w:pStyle w:val="ListParagraph"/>
        <w:numPr>
          <w:ilvl w:val="0"/>
          <w:numId w:val="3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6B0239D8">
        <w:rPr>
          <w:rFonts w:ascii="Aptos" w:eastAsia="Aptos" w:hAnsi="Aptos" w:cs="Aptos"/>
          <w:sz w:val="22"/>
          <w:szCs w:val="22"/>
          <w:lang w:val="uk-UA"/>
        </w:rPr>
        <w:t>Точно так</w:t>
      </w:r>
    </w:p>
    <w:p w14:paraId="01612E40" w14:textId="67D6306F" w:rsidR="58472AD3" w:rsidRDefault="58472AD3" w:rsidP="6B0239D8">
      <w:pPr>
        <w:pStyle w:val="ListParagraph"/>
        <w:numPr>
          <w:ilvl w:val="0"/>
          <w:numId w:val="3"/>
        </w:numPr>
        <w:spacing w:line="257" w:lineRule="auto"/>
        <w:ind w:left="1800"/>
        <w:rPr>
          <w:rFonts w:ascii="Aptos" w:eastAsia="Aptos" w:hAnsi="Aptos" w:cs="Aptos"/>
          <w:sz w:val="22"/>
          <w:szCs w:val="22"/>
          <w:lang w:val="uk-UA"/>
        </w:rPr>
      </w:pPr>
      <w:r w:rsidRPr="7C68DDE7">
        <w:rPr>
          <w:rFonts w:ascii="Aptos" w:eastAsia="Aptos" w:hAnsi="Aptos" w:cs="Aptos"/>
          <w:sz w:val="22"/>
          <w:szCs w:val="22"/>
          <w:lang w:val="uk-UA"/>
        </w:rPr>
        <w:t>Важко сказати</w:t>
      </w:r>
    </w:p>
    <w:p w14:paraId="13A0D8FE" w14:textId="331AEB32" w:rsidR="6B0239D8" w:rsidRDefault="6B0239D8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CD770A" w:rsidRPr="00BE1D4A" w14:paraId="7778DB68" w14:textId="77777777" w:rsidTr="6B0239D8">
        <w:tc>
          <w:tcPr>
            <w:tcW w:w="8217" w:type="dxa"/>
          </w:tcPr>
          <w:p w14:paraId="0F4E9278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З4</w:t>
            </w:r>
            <w:r w:rsidRPr="00BE1D4A">
              <w:rPr>
                <w:b/>
                <w:bCs/>
                <w:lang w:val="uk-UA"/>
              </w:rPr>
              <w:t xml:space="preserve">. </w:t>
            </w:r>
            <w:r w:rsidRPr="006B1928">
              <w:rPr>
                <w:b/>
                <w:bCs/>
                <w:lang w:val="uk-UA"/>
              </w:rPr>
              <w:t>Який ваш найвищий рівень здобутої освіти?</w:t>
            </w:r>
          </w:p>
        </w:tc>
        <w:tc>
          <w:tcPr>
            <w:tcW w:w="1134" w:type="dxa"/>
          </w:tcPr>
          <w:p w14:paraId="5455B7CB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00CD770A" w:rsidRPr="00BE1D4A" w14:paraId="62585732" w14:textId="77777777" w:rsidTr="6B0239D8">
        <w:tc>
          <w:tcPr>
            <w:tcW w:w="8217" w:type="dxa"/>
          </w:tcPr>
          <w:p w14:paraId="72861DD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Незакінчена середня </w:t>
            </w:r>
          </w:p>
        </w:tc>
        <w:tc>
          <w:tcPr>
            <w:tcW w:w="1134" w:type="dxa"/>
          </w:tcPr>
          <w:p w14:paraId="1E349582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2B56BE78" w14:textId="77777777" w:rsidTr="6B0239D8">
        <w:tc>
          <w:tcPr>
            <w:tcW w:w="8217" w:type="dxa"/>
          </w:tcPr>
          <w:p w14:paraId="7215F12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lastRenderedPageBreak/>
              <w:t xml:space="preserve">Загальна середня </w:t>
            </w:r>
          </w:p>
        </w:tc>
        <w:tc>
          <w:tcPr>
            <w:tcW w:w="1134" w:type="dxa"/>
          </w:tcPr>
          <w:p w14:paraId="4ED0624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77207078" w14:textId="77777777" w:rsidTr="6B0239D8">
        <w:tc>
          <w:tcPr>
            <w:tcW w:w="8217" w:type="dxa"/>
          </w:tcPr>
          <w:p w14:paraId="39D5CD6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 xml:space="preserve">Середня спеціальна </w:t>
            </w:r>
          </w:p>
        </w:tc>
        <w:tc>
          <w:tcPr>
            <w:tcW w:w="1134" w:type="dxa"/>
          </w:tcPr>
          <w:p w14:paraId="5A367B2E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673F9F21" w14:textId="77777777" w:rsidTr="6B0239D8">
        <w:tc>
          <w:tcPr>
            <w:tcW w:w="8217" w:type="dxa"/>
            <w:shd w:val="clear" w:color="auto" w:fill="E2EFD9" w:themeFill="accent6" w:themeFillTint="33"/>
          </w:tcPr>
          <w:p w14:paraId="3287A6DA" w14:textId="59C04194" w:rsidR="00CD770A" w:rsidRPr="00BE1D4A" w:rsidRDefault="0B500C13" w:rsidP="005A14D8">
            <w:pPr>
              <w:rPr>
                <w:lang w:val="uk-UA"/>
              </w:rPr>
            </w:pPr>
            <w:r w:rsidRPr="6B0239D8">
              <w:rPr>
                <w:lang w:val="uk-UA"/>
              </w:rPr>
              <w:t>Н</w:t>
            </w:r>
            <w:r w:rsidR="00CD770A" w:rsidRPr="6B0239D8">
              <w:rPr>
                <w:lang w:val="uk-UA"/>
              </w:rPr>
              <w:t xml:space="preserve">езакінчена вища 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918CB65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6B0239D8" w14:paraId="0F39E66E" w14:textId="77777777" w:rsidTr="6B0239D8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6137309A" w14:textId="3DA5C798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Вища (бакалавр, спеціаліст)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C645D05" w14:textId="3EE58646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5</w:t>
            </w:r>
          </w:p>
        </w:tc>
      </w:tr>
      <w:tr w:rsidR="6B0239D8" w14:paraId="1DFA70FE" w14:textId="77777777" w:rsidTr="6B0239D8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23537B14" w14:textId="42217C14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Вища (магістр)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67BAD16B" w14:textId="072FD57C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6</w:t>
            </w:r>
          </w:p>
        </w:tc>
      </w:tr>
      <w:tr w:rsidR="6B0239D8" w14:paraId="0B2B5025" w14:textId="77777777" w:rsidTr="6B0239D8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4245204" w14:textId="15109B98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Науковий ступінь (кандидат, доктор наук, PhD)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4DE0440" w14:textId="6C92F4C8" w:rsidR="5F5E58ED" w:rsidRDefault="5F5E58ED" w:rsidP="6B0239D8">
            <w:pPr>
              <w:rPr>
                <w:lang w:val="uk-UA"/>
              </w:rPr>
            </w:pPr>
            <w:r w:rsidRPr="6B0239D8">
              <w:rPr>
                <w:lang w:val="uk-UA"/>
              </w:rPr>
              <w:t>7</w:t>
            </w:r>
          </w:p>
        </w:tc>
      </w:tr>
    </w:tbl>
    <w:p w14:paraId="0EC8B319" w14:textId="77777777" w:rsidR="00CD770A" w:rsidRPr="00BE1D4A" w:rsidRDefault="00CD770A" w:rsidP="00CD770A">
      <w:pPr>
        <w:rPr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CD770A" w:rsidRPr="00BE1D4A" w14:paraId="101F6460" w14:textId="77777777" w:rsidTr="7C68DDE7">
        <w:tc>
          <w:tcPr>
            <w:tcW w:w="8217" w:type="dxa"/>
          </w:tcPr>
          <w:p w14:paraId="448B6E18" w14:textId="7B063F6B" w:rsidR="00CD770A" w:rsidRPr="00DA5146" w:rsidRDefault="77ED5B09" w:rsidP="005A14D8">
            <w:pPr>
              <w:rPr>
                <w:b/>
                <w:bCs/>
                <w:lang w:val="uk-UA"/>
              </w:rPr>
            </w:pPr>
            <w:r w:rsidRPr="00DA5146">
              <w:rPr>
                <w:b/>
                <w:bCs/>
                <w:lang w:val="uk-UA"/>
              </w:rPr>
              <w:t>З5. Чи залишились у Вас</w:t>
            </w:r>
            <w:r w:rsidR="2969C319" w:rsidRPr="00DA5146">
              <w:rPr>
                <w:b/>
                <w:bCs/>
                <w:lang w:val="uk-UA"/>
              </w:rPr>
              <w:t xml:space="preserve"> друзі чи</w:t>
            </w:r>
            <w:r w:rsidRPr="00DA5146">
              <w:rPr>
                <w:b/>
                <w:bCs/>
                <w:lang w:val="uk-UA"/>
              </w:rPr>
              <w:t xml:space="preserve"> родичі в Україні?</w:t>
            </w:r>
          </w:p>
          <w:p w14:paraId="340B6869" w14:textId="77777777" w:rsidR="00CD770A" w:rsidRPr="00DA5146" w:rsidRDefault="00CD770A" w:rsidP="005A14D8">
            <w:pPr>
              <w:rPr>
                <w:b/>
                <w:bCs/>
                <w:lang w:val="uk-UA"/>
              </w:rPr>
            </w:pPr>
            <w:r w:rsidRPr="00DA5146">
              <w:rPr>
                <w:i/>
                <w:iCs/>
                <w:lang w:val="uk-UA"/>
              </w:rPr>
              <w:t>Оберіть всі варіанти, які підходять</w:t>
            </w:r>
          </w:p>
        </w:tc>
        <w:tc>
          <w:tcPr>
            <w:tcW w:w="1134" w:type="dxa"/>
          </w:tcPr>
          <w:p w14:paraId="34B147E1" w14:textId="77777777" w:rsidR="00CD770A" w:rsidRPr="00CB6ED8" w:rsidRDefault="00CD770A" w:rsidP="005A14D8">
            <w:pPr>
              <w:rPr>
                <w:b/>
                <w:bCs/>
                <w:color w:val="00B0F0"/>
                <w:lang w:val="uk-UA"/>
              </w:rPr>
            </w:pPr>
            <w:r w:rsidRPr="00DA5146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00CD770A" w:rsidRPr="00BE1D4A" w14:paraId="3C1A3F94" w14:textId="77777777" w:rsidTr="7C68DDE7">
        <w:tc>
          <w:tcPr>
            <w:tcW w:w="8217" w:type="dxa"/>
          </w:tcPr>
          <w:p w14:paraId="1F5A5DF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Чоловік або дружина</w:t>
            </w:r>
          </w:p>
        </w:tc>
        <w:tc>
          <w:tcPr>
            <w:tcW w:w="1134" w:type="dxa"/>
          </w:tcPr>
          <w:p w14:paraId="68D485B4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436D62C3" w14:textId="77777777" w:rsidTr="7C68DDE7">
        <w:tc>
          <w:tcPr>
            <w:tcW w:w="8217" w:type="dxa"/>
          </w:tcPr>
          <w:p w14:paraId="5605EDE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Батьки</w:t>
            </w:r>
          </w:p>
        </w:tc>
        <w:tc>
          <w:tcPr>
            <w:tcW w:w="1134" w:type="dxa"/>
          </w:tcPr>
          <w:p w14:paraId="3C84884A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2</w:t>
            </w:r>
          </w:p>
        </w:tc>
      </w:tr>
      <w:tr w:rsidR="00CD770A" w:rsidRPr="00BE1D4A" w14:paraId="1B0D7A63" w14:textId="77777777" w:rsidTr="7C68DDE7">
        <w:tc>
          <w:tcPr>
            <w:tcW w:w="8217" w:type="dxa"/>
          </w:tcPr>
          <w:p w14:paraId="5672B18C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Діти</w:t>
            </w:r>
          </w:p>
        </w:tc>
        <w:tc>
          <w:tcPr>
            <w:tcW w:w="1134" w:type="dxa"/>
          </w:tcPr>
          <w:p w14:paraId="0912387B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3</w:t>
            </w:r>
          </w:p>
        </w:tc>
      </w:tr>
      <w:tr w:rsidR="00CD770A" w:rsidRPr="00BE1D4A" w14:paraId="0A909703" w14:textId="77777777" w:rsidTr="7C68DDE7">
        <w:tc>
          <w:tcPr>
            <w:tcW w:w="8217" w:type="dxa"/>
          </w:tcPr>
          <w:p w14:paraId="6F1CE82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Інші близькі родичі</w:t>
            </w:r>
          </w:p>
        </w:tc>
        <w:tc>
          <w:tcPr>
            <w:tcW w:w="1134" w:type="dxa"/>
          </w:tcPr>
          <w:p w14:paraId="4303F9BD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4</w:t>
            </w:r>
          </w:p>
        </w:tc>
      </w:tr>
      <w:tr w:rsidR="00CD770A" w:rsidRPr="00BE1D4A" w14:paraId="57F086B6" w14:textId="77777777" w:rsidTr="7C68DDE7">
        <w:tc>
          <w:tcPr>
            <w:tcW w:w="8217" w:type="dxa"/>
            <w:shd w:val="clear" w:color="auto" w:fill="E2EFD9" w:themeFill="accent6" w:themeFillTint="33"/>
          </w:tcPr>
          <w:p w14:paraId="67FE0F46" w14:textId="20EB3EE4" w:rsidR="00CD770A" w:rsidRPr="00BE1D4A" w:rsidRDefault="641F4834" w:rsidP="005A14D8">
            <w:pPr>
              <w:rPr>
                <w:lang w:val="uk-UA"/>
              </w:rPr>
            </w:pPr>
            <w:r w:rsidRPr="731C933C">
              <w:rPr>
                <w:lang w:val="uk-UA"/>
              </w:rPr>
              <w:t>Д</w:t>
            </w:r>
            <w:r w:rsidR="2C319A3B" w:rsidRPr="731C933C">
              <w:rPr>
                <w:lang w:val="uk-UA"/>
              </w:rPr>
              <w:t>алекі родичі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89CF1AF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731C933C" w14:paraId="6C0BF0B5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763290A9" w14:textId="38E8FCC8" w:rsidR="7D394BF4" w:rsidRDefault="7D394BF4" w:rsidP="731C933C">
            <w:pPr>
              <w:rPr>
                <w:lang w:val="uk-UA"/>
              </w:rPr>
            </w:pPr>
            <w:r w:rsidRPr="731C933C">
              <w:rPr>
                <w:lang w:val="uk-UA"/>
              </w:rPr>
              <w:t>Друзі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13C17F9" w14:textId="6DAED748" w:rsidR="7D394BF4" w:rsidRDefault="7D394BF4" w:rsidP="731C933C">
            <w:pPr>
              <w:rPr>
                <w:lang w:val="uk-UA"/>
              </w:rPr>
            </w:pPr>
            <w:r w:rsidRPr="731C933C">
              <w:rPr>
                <w:lang w:val="uk-UA"/>
              </w:rPr>
              <w:t>6</w:t>
            </w:r>
          </w:p>
        </w:tc>
      </w:tr>
      <w:tr w:rsidR="2A40170C" w14:paraId="1B7CC44D" w14:textId="77777777" w:rsidTr="7C68DDE7">
        <w:trPr>
          <w:trHeight w:val="300"/>
        </w:trPr>
        <w:tc>
          <w:tcPr>
            <w:tcW w:w="8217" w:type="dxa"/>
            <w:shd w:val="clear" w:color="auto" w:fill="E2EFD9" w:themeFill="accent6" w:themeFillTint="33"/>
          </w:tcPr>
          <w:p w14:paraId="0AB51FB4" w14:textId="220B0664" w:rsidR="35AEF007" w:rsidRDefault="762AE805" w:rsidP="2A40170C">
            <w:pPr>
              <w:rPr>
                <w:lang w:val="uk-UA"/>
              </w:rPr>
            </w:pPr>
            <w:r w:rsidRPr="731C933C">
              <w:rPr>
                <w:lang w:val="uk-UA"/>
              </w:rPr>
              <w:t>Н</w:t>
            </w:r>
            <w:r w:rsidR="413140F8" w:rsidRPr="731C933C">
              <w:rPr>
                <w:lang w:val="uk-UA"/>
              </w:rPr>
              <w:t>і, н</w:t>
            </w:r>
            <w:r w:rsidRPr="731C933C">
              <w:rPr>
                <w:lang w:val="uk-UA"/>
              </w:rPr>
              <w:t xml:space="preserve">е залишилося 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B4F8074" w14:textId="30CD19E3" w:rsidR="35AEF007" w:rsidRDefault="58814235" w:rsidP="2A40170C">
            <w:pPr>
              <w:rPr>
                <w:lang w:val="uk-UA"/>
              </w:rPr>
            </w:pPr>
            <w:r w:rsidRPr="731C933C">
              <w:rPr>
                <w:lang w:val="uk-UA"/>
              </w:rPr>
              <w:t>7</w:t>
            </w:r>
            <w:r w:rsidR="41BA6FE1" w:rsidRPr="731C933C">
              <w:rPr>
                <w:lang w:val="uk-UA"/>
              </w:rPr>
              <w:t xml:space="preserve"> </w:t>
            </w:r>
            <w:r w:rsidR="41BA6FE1" w:rsidRPr="731C933C">
              <w:rPr>
                <w:b/>
                <w:bCs/>
                <w:lang w:val="uk-UA"/>
              </w:rPr>
              <w:t>ОВ</w:t>
            </w:r>
          </w:p>
        </w:tc>
      </w:tr>
    </w:tbl>
    <w:p w14:paraId="1EB5B4ED" w14:textId="771BE76B" w:rsidR="6FD2E594" w:rsidRDefault="6FD2E594"/>
    <w:p w14:paraId="4F144D54" w14:textId="3B1920A2" w:rsidR="6B0239D8" w:rsidRDefault="4D047DBD">
      <w:r>
        <w:t xml:space="preserve"> </w:t>
      </w:r>
    </w:p>
    <w:p w14:paraId="1B0263AA" w14:textId="12A740F4" w:rsidR="00CD770A" w:rsidRPr="00AE7FAC" w:rsidDel="008E181F" w:rsidRDefault="00CD770A" w:rsidP="00CD770A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5"/>
        <w:gridCol w:w="1125"/>
      </w:tblGrid>
      <w:tr w:rsidR="3C54EA84" w14:paraId="7213AE22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76363D24" w14:textId="62F6B70D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b/>
                <w:bCs/>
                <w:color w:val="000000" w:themeColor="text1"/>
                <w:lang w:val="uk-UA"/>
              </w:rPr>
              <w:t>З7. Чи надаєте Ви фінансову допомогу родичам, які залишились в Україні?</w:t>
            </w:r>
          </w:p>
          <w:p w14:paraId="7841D614" w14:textId="555C3CB8" w:rsidR="3C54EA84" w:rsidRDefault="47BCAAC9" w:rsidP="731C933C">
            <w:pPr>
              <w:rPr>
                <w:b/>
                <w:bCs/>
                <w:color w:val="00B0F0"/>
                <w:lang w:val="uk-UA"/>
              </w:rPr>
            </w:pPr>
            <w:r w:rsidRPr="731C933C">
              <w:rPr>
                <w:b/>
                <w:bCs/>
                <w:color w:val="00B0F0"/>
                <w:lang w:val="uk-UA"/>
              </w:rPr>
              <w:t>Якщо З5 = 1,2,3,4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2A51F45B" w14:textId="486BD965" w:rsidR="3C54EA84" w:rsidRDefault="3C54EA84" w:rsidP="3C54EA84">
            <w:pPr>
              <w:rPr>
                <w:color w:val="00B0F0"/>
              </w:rPr>
            </w:pPr>
            <w:r w:rsidRPr="3C54EA84">
              <w:rPr>
                <w:b/>
                <w:bCs/>
                <w:color w:val="00B0F0"/>
                <w:lang w:val="uk-UA"/>
              </w:rPr>
              <w:t>ОВ</w:t>
            </w:r>
          </w:p>
        </w:tc>
      </w:tr>
      <w:tr w:rsidR="3C54EA84" w14:paraId="4826C46C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769B7FD1" w14:textId="0BDD61EA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Так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46D6DE88" w14:textId="75EF51D2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1</w:t>
            </w:r>
          </w:p>
        </w:tc>
      </w:tr>
      <w:tr w:rsidR="3C54EA84" w14:paraId="451656FE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08128088" w14:textId="5064FF31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Ні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09D28E3D" w14:textId="7356B891" w:rsidR="3C54EA84" w:rsidRDefault="3C54EA84" w:rsidP="6B0239D8">
            <w:pPr>
              <w:rPr>
                <w:color w:val="000000" w:themeColor="text1"/>
              </w:rPr>
            </w:pPr>
            <w:r w:rsidRPr="6B0239D8">
              <w:rPr>
                <w:color w:val="000000" w:themeColor="text1"/>
                <w:lang w:val="uk-UA"/>
              </w:rPr>
              <w:t>2</w:t>
            </w:r>
          </w:p>
        </w:tc>
      </w:tr>
      <w:tr w:rsidR="6B0239D8" w14:paraId="607E9086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0F1CA158" w14:textId="16637AF2" w:rsidR="6B0239D8" w:rsidRDefault="6B0239D8" w:rsidP="6B0239D8">
            <w:pPr>
              <w:rPr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755A9529" w14:textId="50A62CA4" w:rsidR="6B0239D8" w:rsidRDefault="6B0239D8" w:rsidP="6B0239D8">
            <w:pPr>
              <w:rPr>
                <w:b/>
                <w:bCs/>
                <w:color w:val="00B0F0"/>
                <w:lang w:val="uk-UA"/>
              </w:rPr>
            </w:pPr>
          </w:p>
        </w:tc>
      </w:tr>
      <w:tr w:rsidR="6B0239D8" w14:paraId="35ED23C1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1F99DF46" w14:textId="43AE18D4" w:rsidR="6B0239D8" w:rsidRDefault="6B0239D8" w:rsidP="6B0239D8">
            <w:pPr>
              <w:rPr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5794C250" w14:textId="0A4E73C4" w:rsidR="6B0239D8" w:rsidRDefault="6B0239D8" w:rsidP="6B0239D8">
            <w:pPr>
              <w:rPr>
                <w:b/>
                <w:bCs/>
                <w:color w:val="00B0F0"/>
                <w:lang w:val="uk-UA"/>
              </w:rPr>
            </w:pPr>
          </w:p>
        </w:tc>
      </w:tr>
      <w:tr w:rsidR="3C54EA84" w14:paraId="3D953949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7B4FF9EF" w14:textId="320BFA9B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b/>
                <w:bCs/>
                <w:color w:val="000000" w:themeColor="text1"/>
                <w:lang w:val="uk-UA"/>
              </w:rPr>
              <w:t xml:space="preserve">З9. Чи жили/працювали Ви за кордоном до повномасштабного вторгнення </w:t>
            </w:r>
            <w:r w:rsidR="00C407F5">
              <w:rPr>
                <w:b/>
                <w:bCs/>
                <w:color w:val="000000" w:themeColor="text1"/>
                <w:lang w:val="uk-UA"/>
              </w:rPr>
              <w:t>Р</w:t>
            </w:r>
            <w:r w:rsidRPr="3C54EA84">
              <w:rPr>
                <w:b/>
                <w:bCs/>
                <w:color w:val="000000" w:themeColor="text1"/>
                <w:lang w:val="uk-UA"/>
              </w:rPr>
              <w:t>осії?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6612E92D" w14:textId="4733E7EE" w:rsidR="3C54EA84" w:rsidRDefault="3C54EA84" w:rsidP="3C54EA84">
            <w:pPr>
              <w:rPr>
                <w:color w:val="00B0F0"/>
              </w:rPr>
            </w:pPr>
            <w:r w:rsidRPr="3C54EA84">
              <w:rPr>
                <w:b/>
                <w:bCs/>
                <w:color w:val="00B0F0"/>
                <w:lang w:val="uk-UA"/>
              </w:rPr>
              <w:t>МВ</w:t>
            </w:r>
          </w:p>
        </w:tc>
      </w:tr>
      <w:tr w:rsidR="3C54EA84" w14:paraId="6171F47A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21F6CD26" w14:textId="59B216D9" w:rsidR="3C54EA84" w:rsidRPr="00142CF7" w:rsidRDefault="3C54EA84" w:rsidP="3C54EA84">
            <w:pPr>
              <w:rPr>
                <w:color w:val="000000" w:themeColor="text1"/>
                <w:lang w:val="ru-RU"/>
              </w:rPr>
            </w:pPr>
            <w:r w:rsidRPr="3C54EA84">
              <w:rPr>
                <w:color w:val="000000" w:themeColor="text1"/>
                <w:lang w:val="uk-UA"/>
              </w:rPr>
              <w:t>Так, в тій же країні, в якій я проживаю зараз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49C0B919" w14:textId="338DA38B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1</w:t>
            </w:r>
          </w:p>
        </w:tc>
      </w:tr>
      <w:tr w:rsidR="3C54EA84" w14:paraId="6A406D6D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5613A008" w14:textId="4CEEA53B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Так, в іншій країні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6F662F6A" w14:textId="543C7C7E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2</w:t>
            </w:r>
          </w:p>
        </w:tc>
      </w:tr>
      <w:tr w:rsidR="3C54EA84" w14:paraId="44321C9E" w14:textId="77777777" w:rsidTr="25B890FF">
        <w:trPr>
          <w:trHeight w:val="300"/>
        </w:trPr>
        <w:tc>
          <w:tcPr>
            <w:tcW w:w="8205" w:type="dxa"/>
            <w:tcMar>
              <w:left w:w="105" w:type="dxa"/>
              <w:right w:w="105" w:type="dxa"/>
            </w:tcMar>
          </w:tcPr>
          <w:p w14:paraId="2E6F5DDF" w14:textId="6E049C07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Ні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</w:tcPr>
          <w:p w14:paraId="5ABC4560" w14:textId="379D0B2E" w:rsidR="3C54EA84" w:rsidRDefault="3C54EA84" w:rsidP="3C54EA84">
            <w:pPr>
              <w:rPr>
                <w:color w:val="000000" w:themeColor="text1"/>
              </w:rPr>
            </w:pPr>
            <w:r w:rsidRPr="3C54EA84">
              <w:rPr>
                <w:color w:val="000000" w:themeColor="text1"/>
                <w:lang w:val="uk-UA"/>
              </w:rPr>
              <w:t>3</w:t>
            </w:r>
          </w:p>
        </w:tc>
      </w:tr>
    </w:tbl>
    <w:p w14:paraId="56CE5180" w14:textId="77777777" w:rsidR="00CD770A" w:rsidRPr="00BE1D4A" w:rsidRDefault="00CD770A" w:rsidP="00CD770A">
      <w:pPr>
        <w:rPr>
          <w:lang w:val="uk-UA"/>
        </w:rPr>
      </w:pPr>
    </w:p>
    <w:p w14:paraId="5482B2B0" w14:textId="1AD9B97B" w:rsidR="3AA2F5CB" w:rsidRPr="00142CF7" w:rsidRDefault="3AA2F5CB" w:rsidP="2E395030">
      <w:pPr>
        <w:rPr>
          <w:lang w:val="ru-RU"/>
        </w:rPr>
      </w:pPr>
      <w:r w:rsidRPr="00142CF7">
        <w:rPr>
          <w:lang w:val="ru-RU"/>
        </w:rPr>
        <w:t>310. Якщо 39 = 1 або 2 - Чи працювали Ви за кордоном у 2021 ро</w:t>
      </w:r>
      <w:r w:rsidR="18372722" w:rsidRPr="00142CF7">
        <w:rPr>
          <w:lang w:val="ru-RU"/>
        </w:rPr>
        <w:t>ці</w:t>
      </w:r>
      <w:r w:rsidRPr="00142CF7">
        <w:rPr>
          <w:lang w:val="ru-RU"/>
        </w:rPr>
        <w:t>?</w:t>
      </w:r>
    </w:p>
    <w:p w14:paraId="43A96088" w14:textId="7C0C1011" w:rsidR="3AA2F5CB" w:rsidRDefault="3AA2F5CB" w:rsidP="2E395030">
      <w:pPr>
        <w:pStyle w:val="ListParagraph"/>
        <w:numPr>
          <w:ilvl w:val="0"/>
          <w:numId w:val="1"/>
        </w:numPr>
      </w:pPr>
      <w:r w:rsidRPr="2E395030">
        <w:t>Так</w:t>
      </w:r>
    </w:p>
    <w:p w14:paraId="0E222617" w14:textId="23D414BA" w:rsidR="3AA2F5CB" w:rsidRDefault="3AA2F5CB" w:rsidP="2E395030">
      <w:pPr>
        <w:pStyle w:val="ListParagraph"/>
        <w:numPr>
          <w:ilvl w:val="0"/>
          <w:numId w:val="1"/>
        </w:numPr>
      </w:pPr>
      <w:r w:rsidRPr="2E395030">
        <w:t>Ні</w:t>
      </w:r>
    </w:p>
    <w:p w14:paraId="03DEBE2A" w14:textId="5AB871C5" w:rsidR="2E395030" w:rsidRDefault="2E395030" w:rsidP="2E395030">
      <w:pPr>
        <w:rPr>
          <w:lang w:val="uk-UA"/>
        </w:rPr>
      </w:pPr>
    </w:p>
    <w:p w14:paraId="6B5449F6" w14:textId="3287C969" w:rsidR="3AA2F5CB" w:rsidRPr="00142CF7" w:rsidRDefault="19DB2E90" w:rsidP="2E395030">
      <w:pPr>
        <w:rPr>
          <w:lang w:val="ru-RU"/>
        </w:rPr>
      </w:pPr>
      <w:r w:rsidRPr="731C933C">
        <w:rPr>
          <w:lang w:val="ru-RU"/>
        </w:rPr>
        <w:t xml:space="preserve">311. Якщо З10 = 1, Скільки місяців протягом 2021 року </w:t>
      </w:r>
      <w:r w:rsidR="66EAFAE6" w:rsidRPr="731C933C">
        <w:rPr>
          <w:lang w:val="ru-RU"/>
        </w:rPr>
        <w:t xml:space="preserve">Ви працювали за кордоном. Введіть число від 1 до 12. </w:t>
      </w:r>
      <w:r w:rsidR="13DD5C91" w:rsidRPr="731C933C">
        <w:rPr>
          <w:lang w:val="ru-RU"/>
        </w:rPr>
        <w:t>Якщо Ви працювали не рівну кількість місяців, округліть до найближчого цілого значення.</w:t>
      </w:r>
    </w:p>
    <w:p w14:paraId="2CD26E57" w14:textId="691AF74D" w:rsidR="2E395030" w:rsidRDefault="2E395030" w:rsidP="2E395030">
      <w:pPr>
        <w:rPr>
          <w:lang w:val="uk-U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CD770A" w:rsidRPr="00BE1D4A" w14:paraId="22939552" w14:textId="77777777" w:rsidTr="34FF7C85">
        <w:tc>
          <w:tcPr>
            <w:tcW w:w="8217" w:type="dxa"/>
          </w:tcPr>
          <w:p w14:paraId="44198DEA" w14:textId="559DFAD3" w:rsidR="00CD770A" w:rsidRPr="00BE1D4A" w:rsidRDefault="129FFC6E" w:rsidP="005A14D8">
            <w:pPr>
              <w:rPr>
                <w:b/>
                <w:bCs/>
                <w:lang w:val="uk-UA"/>
              </w:rPr>
            </w:pPr>
            <w:r w:rsidRPr="34FF7C85">
              <w:rPr>
                <w:b/>
                <w:bCs/>
                <w:lang w:val="uk-UA"/>
              </w:rPr>
              <w:t>E3.</w:t>
            </w:r>
            <w:r w:rsidRPr="34FF7C85">
              <w:rPr>
                <w:b/>
                <w:bCs/>
                <w:lang w:val="ru-RU"/>
              </w:rPr>
              <w:t xml:space="preserve"> </w:t>
            </w:r>
            <w:r w:rsidRPr="00DA5146">
              <w:rPr>
                <w:b/>
                <w:bCs/>
                <w:lang w:val="uk-UA"/>
              </w:rPr>
              <w:t xml:space="preserve">Виберіть твердження, яке описувало Ваше економічне становище до </w:t>
            </w:r>
            <w:r w:rsidR="5BA0C632" w:rsidRPr="00DA5146">
              <w:rPr>
                <w:b/>
                <w:bCs/>
                <w:lang w:val="uk-UA"/>
              </w:rPr>
              <w:t>переїзду з України</w:t>
            </w:r>
          </w:p>
        </w:tc>
        <w:tc>
          <w:tcPr>
            <w:tcW w:w="1134" w:type="dxa"/>
          </w:tcPr>
          <w:p w14:paraId="236631DC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color w:val="00B0F0"/>
                <w:lang w:val="uk-UA"/>
              </w:rPr>
              <w:t>О</w:t>
            </w:r>
            <w:r w:rsidRPr="00BE1D4A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364133DC" w14:textId="77777777" w:rsidTr="34FF7C85">
        <w:tc>
          <w:tcPr>
            <w:tcW w:w="8217" w:type="dxa"/>
          </w:tcPr>
          <w:p w14:paraId="12D440CF" w14:textId="77777777" w:rsidR="00CD770A" w:rsidRPr="00BE1D4A" w:rsidRDefault="00CD770A" w:rsidP="005A14D8">
            <w:pPr>
              <w:rPr>
                <w:lang w:val="uk-UA"/>
              </w:rPr>
            </w:pPr>
            <w:r w:rsidRPr="0074175D">
              <w:rPr>
                <w:lang w:val="uk-UA"/>
              </w:rPr>
              <w:t xml:space="preserve">Ми </w:t>
            </w:r>
            <w:r>
              <w:rPr>
                <w:lang w:val="uk-UA"/>
              </w:rPr>
              <w:t xml:space="preserve">були </w:t>
            </w:r>
            <w:r w:rsidRPr="0074175D">
              <w:rPr>
                <w:lang w:val="uk-UA"/>
              </w:rPr>
              <w:t>змушені економити на харчуванні</w:t>
            </w:r>
          </w:p>
        </w:tc>
        <w:tc>
          <w:tcPr>
            <w:tcW w:w="1134" w:type="dxa"/>
          </w:tcPr>
          <w:p w14:paraId="73C70CC1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24E139C3" w14:textId="77777777" w:rsidTr="34FF7C85">
        <w:tc>
          <w:tcPr>
            <w:tcW w:w="8217" w:type="dxa"/>
          </w:tcPr>
          <w:p w14:paraId="7E6F608D" w14:textId="77777777" w:rsidR="00CD770A" w:rsidRDefault="00CD770A" w:rsidP="005A14D8">
            <w:pPr>
              <w:rPr>
                <w:lang w:val="uk-UA"/>
              </w:rPr>
            </w:pPr>
            <w:r w:rsidRPr="00AB70F3">
              <w:rPr>
                <w:lang w:val="uk-UA"/>
              </w:rPr>
              <w:t>Нам вистача</w:t>
            </w:r>
            <w:r>
              <w:rPr>
                <w:lang w:val="uk-UA"/>
              </w:rPr>
              <w:t>ло</w:t>
            </w:r>
            <w:r w:rsidRPr="00AB70F3">
              <w:rPr>
                <w:lang w:val="uk-UA"/>
              </w:rPr>
              <w:t xml:space="preserve"> на їжу, але на одяг та взуття треба</w:t>
            </w:r>
            <w:r>
              <w:rPr>
                <w:lang w:val="uk-UA"/>
              </w:rPr>
              <w:t xml:space="preserve"> було</w:t>
            </w:r>
            <w:r w:rsidRPr="00AB70F3">
              <w:rPr>
                <w:lang w:val="uk-UA"/>
              </w:rPr>
              <w:t xml:space="preserve"> заощаджувати чи позичити</w:t>
            </w:r>
          </w:p>
        </w:tc>
        <w:tc>
          <w:tcPr>
            <w:tcW w:w="1134" w:type="dxa"/>
          </w:tcPr>
          <w:p w14:paraId="11D7F511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D770A" w:rsidRPr="00BE1D4A" w14:paraId="774E2447" w14:textId="77777777" w:rsidTr="34FF7C85">
        <w:tc>
          <w:tcPr>
            <w:tcW w:w="8217" w:type="dxa"/>
          </w:tcPr>
          <w:p w14:paraId="6F71A43C" w14:textId="77777777" w:rsidR="00CD770A" w:rsidRPr="00BE1D4A" w:rsidRDefault="00CD770A" w:rsidP="005A14D8">
            <w:pPr>
              <w:rPr>
                <w:lang w:val="uk-UA"/>
              </w:rPr>
            </w:pPr>
            <w:r w:rsidRPr="00980872">
              <w:rPr>
                <w:lang w:val="uk-UA"/>
              </w:rPr>
              <w:lastRenderedPageBreak/>
              <w:t>Нам вистача</w:t>
            </w:r>
            <w:r>
              <w:rPr>
                <w:lang w:val="uk-UA"/>
              </w:rPr>
              <w:t>ло</w:t>
            </w:r>
            <w:r w:rsidRPr="00980872">
              <w:rPr>
                <w:lang w:val="uk-UA"/>
              </w:rPr>
              <w:t xml:space="preserve"> на їжу, одяг та взуття, але щоб купити, наприклад, гарний костюм, мобільний телефон чи пилосос, треба </w:t>
            </w:r>
            <w:r>
              <w:rPr>
                <w:lang w:val="uk-UA"/>
              </w:rPr>
              <w:t xml:space="preserve">було </w:t>
            </w:r>
            <w:r w:rsidRPr="00980872">
              <w:rPr>
                <w:lang w:val="uk-UA"/>
              </w:rPr>
              <w:t>заощаджувати чи позичити</w:t>
            </w:r>
          </w:p>
        </w:tc>
        <w:tc>
          <w:tcPr>
            <w:tcW w:w="1134" w:type="dxa"/>
          </w:tcPr>
          <w:p w14:paraId="75B68D0D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CD770A" w:rsidRPr="00BE1D4A" w14:paraId="2B3D944F" w14:textId="77777777" w:rsidTr="34FF7C85">
        <w:tc>
          <w:tcPr>
            <w:tcW w:w="8217" w:type="dxa"/>
          </w:tcPr>
          <w:p w14:paraId="0BD2C20A" w14:textId="77777777" w:rsidR="00CD770A" w:rsidRPr="00BE1D4A" w:rsidRDefault="00CD770A" w:rsidP="005A14D8">
            <w:pPr>
              <w:rPr>
                <w:lang w:val="uk-UA"/>
              </w:rPr>
            </w:pPr>
            <w:r w:rsidRPr="00C35E59">
              <w:rPr>
                <w:lang w:val="uk-UA"/>
              </w:rPr>
              <w:t>Нам вистача</w:t>
            </w:r>
            <w:r>
              <w:rPr>
                <w:lang w:val="uk-UA"/>
              </w:rPr>
              <w:t>ло</w:t>
            </w:r>
            <w:r w:rsidRPr="00C35E59">
              <w:rPr>
                <w:lang w:val="uk-UA"/>
              </w:rPr>
              <w:t xml:space="preserve"> на їжу, одяг, взуття та інші покупки, але щоб купити дорожчі речі (наприклад, побутову техніку), треба</w:t>
            </w:r>
            <w:r>
              <w:rPr>
                <w:lang w:val="uk-UA"/>
              </w:rPr>
              <w:t xml:space="preserve"> було</w:t>
            </w:r>
            <w:r w:rsidRPr="00C35E59">
              <w:rPr>
                <w:lang w:val="uk-UA"/>
              </w:rPr>
              <w:t xml:space="preserve"> заощаджувати  чи позичити</w:t>
            </w:r>
          </w:p>
        </w:tc>
        <w:tc>
          <w:tcPr>
            <w:tcW w:w="1134" w:type="dxa"/>
          </w:tcPr>
          <w:p w14:paraId="2F6AB20E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49096D0F" w14:textId="77777777" w:rsidTr="34FF7C85">
        <w:tc>
          <w:tcPr>
            <w:tcW w:w="8217" w:type="dxa"/>
          </w:tcPr>
          <w:p w14:paraId="746F70A4" w14:textId="77777777" w:rsidR="00CD770A" w:rsidRPr="00C35E59" w:rsidRDefault="00CD770A" w:rsidP="005A14D8">
            <w:pPr>
              <w:rPr>
                <w:lang w:val="uk-UA"/>
              </w:rPr>
            </w:pPr>
            <w:r w:rsidRPr="00F779F8">
              <w:rPr>
                <w:lang w:val="uk-UA"/>
              </w:rPr>
              <w:t>Нам вистача</w:t>
            </w:r>
            <w:r>
              <w:rPr>
                <w:lang w:val="uk-UA"/>
              </w:rPr>
              <w:t>ло</w:t>
            </w:r>
            <w:r w:rsidRPr="00F779F8">
              <w:rPr>
                <w:lang w:val="uk-UA"/>
              </w:rPr>
              <w:t xml:space="preserve"> на їжу, одяг, взуття та дорогі речі, але щоб купити машину чи квартиру, треба </w:t>
            </w:r>
            <w:r>
              <w:rPr>
                <w:lang w:val="uk-UA"/>
              </w:rPr>
              <w:t xml:space="preserve">було </w:t>
            </w:r>
            <w:r w:rsidRPr="00F779F8">
              <w:rPr>
                <w:lang w:val="uk-UA"/>
              </w:rPr>
              <w:t>заощаджувати чи позичити</w:t>
            </w:r>
          </w:p>
        </w:tc>
        <w:tc>
          <w:tcPr>
            <w:tcW w:w="1134" w:type="dxa"/>
          </w:tcPr>
          <w:p w14:paraId="72412A8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0205A3EE" w14:textId="77777777" w:rsidTr="34FF7C85">
        <w:tc>
          <w:tcPr>
            <w:tcW w:w="8217" w:type="dxa"/>
          </w:tcPr>
          <w:p w14:paraId="09A9C792" w14:textId="77777777" w:rsidR="00CD770A" w:rsidRPr="00F779F8" w:rsidRDefault="00CD770A" w:rsidP="005A14D8">
            <w:pPr>
              <w:rPr>
                <w:lang w:val="uk-UA"/>
              </w:rPr>
            </w:pPr>
            <w:r w:rsidRPr="00FA5CA5">
              <w:rPr>
                <w:lang w:val="uk-UA"/>
              </w:rPr>
              <w:t>Ми мо</w:t>
            </w:r>
            <w:r>
              <w:rPr>
                <w:lang w:val="uk-UA"/>
              </w:rPr>
              <w:t>гли</w:t>
            </w:r>
            <w:r w:rsidRPr="00FA5CA5">
              <w:rPr>
                <w:lang w:val="uk-UA"/>
              </w:rPr>
              <w:t xml:space="preserve"> купити все, що нам потрібно, у будь-який час</w:t>
            </w:r>
          </w:p>
        </w:tc>
        <w:tc>
          <w:tcPr>
            <w:tcW w:w="1134" w:type="dxa"/>
          </w:tcPr>
          <w:p w14:paraId="5159EDD3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CD770A" w:rsidRPr="00BE1D4A" w14:paraId="3822ABF2" w14:textId="77777777" w:rsidTr="34FF7C85">
        <w:tc>
          <w:tcPr>
            <w:tcW w:w="8217" w:type="dxa"/>
          </w:tcPr>
          <w:p w14:paraId="2D6E80A2" w14:textId="77777777" w:rsidR="00CD770A" w:rsidRPr="00FA5CA5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Відмова відповідати</w:t>
            </w:r>
          </w:p>
        </w:tc>
        <w:tc>
          <w:tcPr>
            <w:tcW w:w="1134" w:type="dxa"/>
          </w:tcPr>
          <w:p w14:paraId="03498FEA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99</w:t>
            </w:r>
          </w:p>
        </w:tc>
      </w:tr>
    </w:tbl>
    <w:p w14:paraId="252B35A4" w14:textId="77777777" w:rsidR="00CD770A" w:rsidRDefault="00CD770A" w:rsidP="00CD770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CD770A" w:rsidRPr="00BE1D4A" w14:paraId="7BAE6C8A" w14:textId="77777777" w:rsidTr="25B890FF">
        <w:tc>
          <w:tcPr>
            <w:tcW w:w="8217" w:type="dxa"/>
          </w:tcPr>
          <w:p w14:paraId="05B58D14" w14:textId="77777777" w:rsidR="00CD770A" w:rsidRPr="00BE1D4A" w:rsidRDefault="00CD770A" w:rsidP="005A14D8">
            <w:pPr>
              <w:rPr>
                <w:b/>
                <w:bCs/>
                <w:lang w:val="uk-UA"/>
              </w:rPr>
            </w:pPr>
            <w:r w:rsidRPr="00BE1D4A">
              <w:rPr>
                <w:b/>
                <w:bCs/>
                <w:lang w:val="uk-UA"/>
              </w:rPr>
              <w:t>E3.</w:t>
            </w:r>
            <w:r w:rsidRPr="005944B2">
              <w:rPr>
                <w:b/>
                <w:bCs/>
                <w:lang w:val="ru-RU"/>
              </w:rPr>
              <w:t xml:space="preserve"> </w:t>
            </w:r>
            <w:r w:rsidRPr="003C40FC">
              <w:rPr>
                <w:b/>
                <w:bCs/>
                <w:lang w:val="uk-UA"/>
              </w:rPr>
              <w:t>Виберіть твердження, яке опису</w:t>
            </w:r>
            <w:r>
              <w:rPr>
                <w:b/>
                <w:bCs/>
                <w:lang w:val="uk-UA"/>
              </w:rPr>
              <w:t>є</w:t>
            </w:r>
            <w:r w:rsidRPr="003C40FC">
              <w:rPr>
                <w:b/>
                <w:bCs/>
                <w:lang w:val="uk-UA"/>
              </w:rPr>
              <w:t xml:space="preserve"> </w:t>
            </w:r>
            <w:r>
              <w:rPr>
                <w:b/>
                <w:bCs/>
                <w:lang w:val="uk-UA"/>
              </w:rPr>
              <w:t>В</w:t>
            </w:r>
            <w:r w:rsidRPr="003C40FC">
              <w:rPr>
                <w:b/>
                <w:bCs/>
                <w:lang w:val="uk-UA"/>
              </w:rPr>
              <w:t>аше економічне становище</w:t>
            </w:r>
            <w:r>
              <w:rPr>
                <w:b/>
                <w:bCs/>
                <w:lang w:val="uk-UA"/>
              </w:rPr>
              <w:t xml:space="preserve"> зараз</w:t>
            </w:r>
          </w:p>
        </w:tc>
        <w:tc>
          <w:tcPr>
            <w:tcW w:w="1134" w:type="dxa"/>
          </w:tcPr>
          <w:p w14:paraId="20F1EA18" w14:textId="15E70760" w:rsidR="00CD770A" w:rsidRPr="00BE1D4A" w:rsidRDefault="106DB0A7" w:rsidP="005A14D8">
            <w:pPr>
              <w:rPr>
                <w:b/>
                <w:bCs/>
                <w:lang w:val="uk-UA"/>
              </w:rPr>
            </w:pPr>
            <w:r w:rsidRPr="25B890FF">
              <w:rPr>
                <w:b/>
                <w:bCs/>
                <w:color w:val="00B0F0"/>
                <w:lang w:val="uk-UA"/>
              </w:rPr>
              <w:t>О</w:t>
            </w:r>
            <w:r w:rsidR="50D8B487" w:rsidRPr="25B890FF">
              <w:rPr>
                <w:b/>
                <w:bCs/>
                <w:color w:val="00B0F0"/>
                <w:lang w:val="uk-UA"/>
              </w:rPr>
              <w:t>В</w:t>
            </w:r>
          </w:p>
        </w:tc>
      </w:tr>
      <w:tr w:rsidR="00CD770A" w:rsidRPr="00BE1D4A" w14:paraId="709F94A4" w14:textId="77777777" w:rsidTr="25B890FF">
        <w:tc>
          <w:tcPr>
            <w:tcW w:w="8217" w:type="dxa"/>
          </w:tcPr>
          <w:p w14:paraId="6D86D175" w14:textId="77777777" w:rsidR="00CD770A" w:rsidRPr="00BE1D4A" w:rsidRDefault="00CD770A" w:rsidP="005A14D8">
            <w:pPr>
              <w:rPr>
                <w:lang w:val="uk-UA"/>
              </w:rPr>
            </w:pPr>
            <w:r w:rsidRPr="0074175D">
              <w:rPr>
                <w:lang w:val="uk-UA"/>
              </w:rPr>
              <w:t>Ми змушені економити на харчуванні</w:t>
            </w:r>
          </w:p>
        </w:tc>
        <w:tc>
          <w:tcPr>
            <w:tcW w:w="1134" w:type="dxa"/>
          </w:tcPr>
          <w:p w14:paraId="681E61EC" w14:textId="77777777" w:rsidR="00CD770A" w:rsidRPr="00BE1D4A" w:rsidRDefault="00CD770A" w:rsidP="005A14D8">
            <w:pPr>
              <w:rPr>
                <w:lang w:val="uk-UA"/>
              </w:rPr>
            </w:pPr>
            <w:r w:rsidRPr="00BE1D4A">
              <w:rPr>
                <w:lang w:val="uk-UA"/>
              </w:rPr>
              <w:t>1</w:t>
            </w:r>
          </w:p>
        </w:tc>
      </w:tr>
      <w:tr w:rsidR="00CD770A" w:rsidRPr="00BE1D4A" w14:paraId="19223100" w14:textId="77777777" w:rsidTr="25B890FF">
        <w:tc>
          <w:tcPr>
            <w:tcW w:w="8217" w:type="dxa"/>
          </w:tcPr>
          <w:p w14:paraId="351645B9" w14:textId="77777777" w:rsidR="00CD770A" w:rsidRDefault="00CD770A" w:rsidP="005A14D8">
            <w:pPr>
              <w:rPr>
                <w:lang w:val="uk-UA"/>
              </w:rPr>
            </w:pPr>
            <w:r w:rsidRPr="00AB70F3">
              <w:rPr>
                <w:lang w:val="uk-UA"/>
              </w:rPr>
              <w:t>Нам вистача</w:t>
            </w:r>
            <w:r>
              <w:rPr>
                <w:lang w:val="uk-UA"/>
              </w:rPr>
              <w:t>є</w:t>
            </w:r>
            <w:r w:rsidRPr="00AB70F3">
              <w:rPr>
                <w:lang w:val="uk-UA"/>
              </w:rPr>
              <w:t xml:space="preserve"> на їжу, але на одяг та взуття треба</w:t>
            </w:r>
            <w:r>
              <w:rPr>
                <w:lang w:val="uk-UA"/>
              </w:rPr>
              <w:t xml:space="preserve"> було</w:t>
            </w:r>
            <w:r w:rsidRPr="00AB70F3">
              <w:rPr>
                <w:lang w:val="uk-UA"/>
              </w:rPr>
              <w:t xml:space="preserve"> заощаджувати чи позичити</w:t>
            </w:r>
          </w:p>
        </w:tc>
        <w:tc>
          <w:tcPr>
            <w:tcW w:w="1134" w:type="dxa"/>
          </w:tcPr>
          <w:p w14:paraId="327DA4A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D770A" w:rsidRPr="00BE1D4A" w14:paraId="426ECB72" w14:textId="77777777" w:rsidTr="25B890FF">
        <w:tc>
          <w:tcPr>
            <w:tcW w:w="8217" w:type="dxa"/>
          </w:tcPr>
          <w:p w14:paraId="4FBE856C" w14:textId="77777777" w:rsidR="00CD770A" w:rsidRPr="00BE1D4A" w:rsidRDefault="00CD770A" w:rsidP="005A14D8">
            <w:pPr>
              <w:rPr>
                <w:lang w:val="uk-UA"/>
              </w:rPr>
            </w:pPr>
            <w:r w:rsidRPr="00980872">
              <w:rPr>
                <w:lang w:val="uk-UA"/>
              </w:rPr>
              <w:t>Нам вистача</w:t>
            </w:r>
            <w:r>
              <w:rPr>
                <w:lang w:val="uk-UA"/>
              </w:rPr>
              <w:t>є</w:t>
            </w:r>
            <w:r w:rsidRPr="00980872">
              <w:rPr>
                <w:lang w:val="uk-UA"/>
              </w:rPr>
              <w:t xml:space="preserve"> на їжу, одяг та взуття, але щоб купити, наприклад, гарний костюм, мобільний телефон чи пилосос, треба заощаджувати чи позичити</w:t>
            </w:r>
          </w:p>
        </w:tc>
        <w:tc>
          <w:tcPr>
            <w:tcW w:w="1134" w:type="dxa"/>
          </w:tcPr>
          <w:p w14:paraId="5B115175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CD770A" w:rsidRPr="00BE1D4A" w14:paraId="0E5BBDC7" w14:textId="77777777" w:rsidTr="25B890FF">
        <w:tc>
          <w:tcPr>
            <w:tcW w:w="8217" w:type="dxa"/>
          </w:tcPr>
          <w:p w14:paraId="2F7FBB5E" w14:textId="77777777" w:rsidR="00CD770A" w:rsidRPr="00BE1D4A" w:rsidRDefault="00CD770A" w:rsidP="005A14D8">
            <w:pPr>
              <w:rPr>
                <w:lang w:val="uk-UA"/>
              </w:rPr>
            </w:pPr>
            <w:r w:rsidRPr="00C35E59">
              <w:rPr>
                <w:lang w:val="uk-UA"/>
              </w:rPr>
              <w:t>Нам вистача</w:t>
            </w:r>
            <w:r>
              <w:rPr>
                <w:lang w:val="uk-UA"/>
              </w:rPr>
              <w:t>є</w:t>
            </w:r>
            <w:r w:rsidRPr="00C35E59">
              <w:rPr>
                <w:lang w:val="uk-UA"/>
              </w:rPr>
              <w:t xml:space="preserve"> на їжу, одяг, взуття та інші покупки, але щоб купити дорожчі речі (наприклад, побутову техніку), треба</w:t>
            </w:r>
            <w:r>
              <w:rPr>
                <w:lang w:val="uk-UA"/>
              </w:rPr>
              <w:t xml:space="preserve"> </w:t>
            </w:r>
            <w:r w:rsidRPr="00C35E59">
              <w:rPr>
                <w:lang w:val="uk-UA"/>
              </w:rPr>
              <w:t>заощаджувати  чи позичити</w:t>
            </w:r>
          </w:p>
        </w:tc>
        <w:tc>
          <w:tcPr>
            <w:tcW w:w="1134" w:type="dxa"/>
          </w:tcPr>
          <w:p w14:paraId="5243CEA7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CD770A" w:rsidRPr="00BE1D4A" w14:paraId="099DBFF6" w14:textId="77777777" w:rsidTr="25B890FF">
        <w:tc>
          <w:tcPr>
            <w:tcW w:w="8217" w:type="dxa"/>
          </w:tcPr>
          <w:p w14:paraId="708C3E5A" w14:textId="77777777" w:rsidR="00CD770A" w:rsidRPr="00C35E59" w:rsidRDefault="00CD770A" w:rsidP="005A14D8">
            <w:pPr>
              <w:rPr>
                <w:lang w:val="uk-UA"/>
              </w:rPr>
            </w:pPr>
            <w:r w:rsidRPr="00F779F8">
              <w:rPr>
                <w:lang w:val="uk-UA"/>
              </w:rPr>
              <w:t>Нам вистача</w:t>
            </w:r>
            <w:r>
              <w:rPr>
                <w:lang w:val="uk-UA"/>
              </w:rPr>
              <w:t>є</w:t>
            </w:r>
            <w:r w:rsidRPr="00F779F8">
              <w:rPr>
                <w:lang w:val="uk-UA"/>
              </w:rPr>
              <w:t xml:space="preserve"> на їжу, одяг, взуття та дорогі речі, але щоб купити машину чи квартиру, треба заощаджувати чи позичити</w:t>
            </w:r>
          </w:p>
        </w:tc>
        <w:tc>
          <w:tcPr>
            <w:tcW w:w="1134" w:type="dxa"/>
          </w:tcPr>
          <w:p w14:paraId="4F40F256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</w:tr>
      <w:tr w:rsidR="00CD770A" w:rsidRPr="00BE1D4A" w14:paraId="2A10EA55" w14:textId="77777777" w:rsidTr="25B890FF">
        <w:tc>
          <w:tcPr>
            <w:tcW w:w="8217" w:type="dxa"/>
          </w:tcPr>
          <w:p w14:paraId="03D9F75E" w14:textId="77777777" w:rsidR="00CD770A" w:rsidRPr="00F779F8" w:rsidRDefault="00CD770A" w:rsidP="005A14D8">
            <w:pPr>
              <w:rPr>
                <w:lang w:val="uk-UA"/>
              </w:rPr>
            </w:pPr>
            <w:r w:rsidRPr="00FA5CA5">
              <w:rPr>
                <w:lang w:val="uk-UA"/>
              </w:rPr>
              <w:t xml:space="preserve">Ми </w:t>
            </w:r>
            <w:r>
              <w:rPr>
                <w:lang w:val="uk-UA"/>
              </w:rPr>
              <w:t>можемо</w:t>
            </w:r>
            <w:r w:rsidRPr="00FA5CA5">
              <w:rPr>
                <w:lang w:val="uk-UA"/>
              </w:rPr>
              <w:t xml:space="preserve"> купити все, що нам потрібно, у будь-який час</w:t>
            </w:r>
          </w:p>
        </w:tc>
        <w:tc>
          <w:tcPr>
            <w:tcW w:w="1134" w:type="dxa"/>
          </w:tcPr>
          <w:p w14:paraId="5BF39110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CD770A" w:rsidRPr="00BE1D4A" w14:paraId="5CCB9C93" w14:textId="77777777" w:rsidTr="25B890FF">
        <w:tc>
          <w:tcPr>
            <w:tcW w:w="8217" w:type="dxa"/>
          </w:tcPr>
          <w:p w14:paraId="65FA7859" w14:textId="77777777" w:rsidR="00CD770A" w:rsidRPr="00FA5CA5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Відмова відповідати</w:t>
            </w:r>
          </w:p>
        </w:tc>
        <w:tc>
          <w:tcPr>
            <w:tcW w:w="1134" w:type="dxa"/>
          </w:tcPr>
          <w:p w14:paraId="54E7D462" w14:textId="77777777" w:rsidR="00CD770A" w:rsidRPr="00BE1D4A" w:rsidRDefault="00CD770A" w:rsidP="005A14D8">
            <w:pPr>
              <w:rPr>
                <w:lang w:val="uk-UA"/>
              </w:rPr>
            </w:pPr>
            <w:r>
              <w:rPr>
                <w:lang w:val="uk-UA"/>
              </w:rPr>
              <w:t>99</w:t>
            </w:r>
          </w:p>
        </w:tc>
      </w:tr>
    </w:tbl>
    <w:p w14:paraId="01F52F7E" w14:textId="3B080513" w:rsidR="00CD770A" w:rsidRDefault="00CD770A" w:rsidP="6FD2E594"/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7025"/>
        <w:gridCol w:w="1185"/>
        <w:gridCol w:w="1275"/>
      </w:tblGrid>
      <w:tr w:rsidR="637DE64A" w:rsidRPr="008C7476" w14:paraId="7F90D839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69E4BA0E" w14:textId="45CAC64C" w:rsidR="637DE64A" w:rsidRDefault="18FBF5FD" w:rsidP="2A40170C">
            <w:pPr>
              <w:rPr>
                <w:b/>
                <w:bCs/>
                <w:lang w:val="uk-UA"/>
              </w:rPr>
            </w:pPr>
            <w:r w:rsidRPr="7B81375D">
              <w:rPr>
                <w:b/>
                <w:bCs/>
                <w:lang w:val="uk-UA"/>
              </w:rPr>
              <w:t>E</w:t>
            </w:r>
            <w:r w:rsidR="6192F234" w:rsidRPr="7B81375D">
              <w:rPr>
                <w:b/>
                <w:bCs/>
                <w:lang w:val="uk-UA"/>
              </w:rPr>
              <w:t>4</w:t>
            </w:r>
            <w:r w:rsidRPr="7B81375D">
              <w:rPr>
                <w:b/>
                <w:bCs/>
                <w:lang w:val="uk-UA"/>
              </w:rPr>
              <w:t>.</w:t>
            </w:r>
            <w:r w:rsidR="3796124C" w:rsidRPr="7B81375D">
              <w:rPr>
                <w:b/>
                <w:bCs/>
                <w:lang w:val="uk-UA"/>
              </w:rPr>
              <w:t>1</w:t>
            </w:r>
            <w:r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Якщо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говорити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про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місячний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бюджет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вашої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сім</w:t>
            </w:r>
            <w:r w:rsidR="464A3470" w:rsidRPr="7B81375D">
              <w:rPr>
                <w:b/>
                <w:bCs/>
              </w:rPr>
              <w:t>’</w:t>
            </w:r>
            <w:r w:rsidR="464A3470" w:rsidRPr="7B81375D">
              <w:rPr>
                <w:b/>
                <w:bCs/>
                <w:lang w:val="ru-RU"/>
              </w:rPr>
              <w:t>ї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lang w:val="ru-RU"/>
              </w:rPr>
              <w:t>в</w:t>
            </w:r>
            <w:r w:rsidR="464A3470" w:rsidRPr="7B81375D">
              <w:rPr>
                <w:b/>
                <w:bCs/>
              </w:rPr>
              <w:t xml:space="preserve"> </w:t>
            </w:r>
            <w:r w:rsidR="464A3470" w:rsidRPr="7B81375D">
              <w:rPr>
                <w:b/>
                <w:bCs/>
                <w:color w:val="00B0F0"/>
                <w:lang w:val="uk-UA"/>
              </w:rPr>
              <w:t>[_filling_from_S5 ]</w:t>
            </w:r>
            <w:r w:rsidR="25E8ECAF" w:rsidRPr="7B81375D">
              <w:rPr>
                <w:b/>
                <w:bCs/>
                <w:lang w:val="uk-UA"/>
              </w:rPr>
              <w:t xml:space="preserve">, </w:t>
            </w:r>
            <w:r w:rsidR="2F435C03" w:rsidRPr="7B81375D">
              <w:rPr>
                <w:b/>
                <w:bCs/>
                <w:lang w:val="uk-UA"/>
              </w:rPr>
              <w:t xml:space="preserve">з яких грошових </w:t>
            </w:r>
            <w:r w:rsidR="3EE1C034" w:rsidRPr="7B81375D">
              <w:rPr>
                <w:b/>
                <w:bCs/>
                <w:lang w:val="uk-UA"/>
              </w:rPr>
              <w:t>доходів</w:t>
            </w:r>
            <w:r w:rsidR="345EBC31" w:rsidRPr="7B81375D">
              <w:rPr>
                <w:b/>
                <w:bCs/>
                <w:lang w:val="uk-UA"/>
              </w:rPr>
              <w:t xml:space="preserve"> </w:t>
            </w:r>
            <w:r w:rsidR="2F435C03" w:rsidRPr="7B81375D">
              <w:rPr>
                <w:b/>
                <w:bCs/>
                <w:lang w:val="uk-UA"/>
              </w:rPr>
              <w:t>він складається</w:t>
            </w:r>
            <w:r w:rsidR="391558C2" w:rsidRPr="7B81375D">
              <w:rPr>
                <w:b/>
                <w:bCs/>
                <w:lang w:val="uk-UA"/>
              </w:rPr>
              <w:t xml:space="preserve">? </w:t>
            </w:r>
          </w:p>
          <w:p w14:paraId="63AF006F" w14:textId="593196F6" w:rsidR="374A5B72" w:rsidRPr="00142CF7" w:rsidRDefault="374A5B72" w:rsidP="2A40170C">
            <w:pPr>
              <w:rPr>
                <w:i/>
                <w:iCs/>
                <w:lang w:val="ru-RU"/>
              </w:rPr>
            </w:pPr>
            <w:r w:rsidRPr="00142CF7">
              <w:rPr>
                <w:i/>
                <w:iCs/>
                <w:lang w:val="ru-RU"/>
              </w:rPr>
              <w:t>Враховуйте всі виплати, які отримуєте ви і члени родини, які</w:t>
            </w:r>
            <w:r w:rsidR="28624E77" w:rsidRPr="00142CF7">
              <w:rPr>
                <w:i/>
                <w:iCs/>
                <w:lang w:val="ru-RU"/>
              </w:rPr>
              <w:t xml:space="preserve"> зараз</w:t>
            </w:r>
            <w:r w:rsidRPr="00142CF7">
              <w:rPr>
                <w:i/>
                <w:iCs/>
                <w:lang w:val="ru-RU"/>
              </w:rPr>
              <w:t xml:space="preserve"> проживають з вами</w:t>
            </w:r>
          </w:p>
          <w:p w14:paraId="387F1FE8" w14:textId="6AFB2375" w:rsidR="0EF90A17" w:rsidRDefault="418CB732" w:rsidP="2A40170C">
            <w:pPr>
              <w:rPr>
                <w:b/>
                <w:bCs/>
                <w:lang w:val="uk-UA"/>
              </w:rPr>
            </w:pPr>
            <w:r w:rsidRPr="7B81375D">
              <w:rPr>
                <w:b/>
                <w:bCs/>
                <w:lang w:val="uk-UA"/>
              </w:rPr>
              <w:t>E4.2</w:t>
            </w:r>
            <w:r w:rsidRPr="7B81375D">
              <w:rPr>
                <w:b/>
                <w:bCs/>
                <w:lang w:val="ru-RU"/>
              </w:rPr>
              <w:t xml:space="preserve"> </w:t>
            </w:r>
            <w:r w:rsidR="59BA5B4B" w:rsidRPr="7B81375D">
              <w:rPr>
                <w:b/>
                <w:bCs/>
                <w:lang w:val="ru-RU"/>
              </w:rPr>
              <w:t>А</w:t>
            </w:r>
            <w:r w:rsidRPr="7B81375D">
              <w:rPr>
                <w:b/>
                <w:bCs/>
                <w:lang w:val="uk-UA"/>
              </w:rPr>
              <w:t xml:space="preserve"> який %</w:t>
            </w:r>
            <w:r w:rsidR="6FC43587" w:rsidRPr="7B81375D">
              <w:rPr>
                <w:b/>
                <w:bCs/>
                <w:lang w:val="uk-UA"/>
              </w:rPr>
              <w:t xml:space="preserve"> вашого місячного бюджету</w:t>
            </w:r>
            <w:r w:rsidRPr="7B81375D">
              <w:rPr>
                <w:b/>
                <w:bCs/>
                <w:lang w:val="uk-UA"/>
              </w:rPr>
              <w:t xml:space="preserve"> склада</w:t>
            </w:r>
            <w:r w:rsidR="27B0019A" w:rsidRPr="7B81375D">
              <w:rPr>
                <w:b/>
                <w:bCs/>
                <w:lang w:val="uk-UA"/>
              </w:rPr>
              <w:t>є</w:t>
            </w:r>
            <w:r w:rsidRPr="7B81375D">
              <w:rPr>
                <w:b/>
                <w:bCs/>
                <w:lang w:val="uk-UA"/>
              </w:rPr>
              <w:t xml:space="preserve"> </w:t>
            </w:r>
            <w:r w:rsidR="0031E68B" w:rsidRPr="7B81375D">
              <w:rPr>
                <w:b/>
                <w:bCs/>
                <w:lang w:val="uk-UA"/>
              </w:rPr>
              <w:t xml:space="preserve">кожна з цих </w:t>
            </w:r>
            <w:r w:rsidR="3EE1C034" w:rsidRPr="7B81375D">
              <w:rPr>
                <w:b/>
                <w:bCs/>
                <w:lang w:val="uk-UA"/>
              </w:rPr>
              <w:t>статей</w:t>
            </w:r>
            <w:r w:rsidRPr="7B81375D">
              <w:rPr>
                <w:b/>
                <w:bCs/>
                <w:lang w:val="uk-UA"/>
              </w:rPr>
              <w:t>?</w:t>
            </w:r>
          </w:p>
          <w:p w14:paraId="25F231E9" w14:textId="158CD2FA" w:rsidR="637DE64A" w:rsidRPr="00142CF7" w:rsidRDefault="22E33D3D" w:rsidP="2A40170C">
            <w:pPr>
              <w:rPr>
                <w:b/>
                <w:bCs/>
                <w:i/>
                <w:iCs/>
                <w:lang w:val="ru-RU"/>
              </w:rPr>
            </w:pPr>
            <w:r w:rsidRPr="00142CF7">
              <w:rPr>
                <w:i/>
                <w:iCs/>
                <w:lang w:val="ru-RU"/>
              </w:rPr>
              <w:t xml:space="preserve"> </w:t>
            </w:r>
            <w:r w:rsidR="5C4DF97E" w:rsidRPr="00142CF7">
              <w:rPr>
                <w:i/>
                <w:iCs/>
                <w:lang w:val="ru-RU"/>
              </w:rPr>
              <w:t>Вкажіть, хоча б приблизно, % кожної виплати у ваших загальних надходженнях за місяць.</w:t>
            </w:r>
            <w:r w:rsidR="4340AA91" w:rsidRPr="00142CF7">
              <w:rPr>
                <w:b/>
                <w:bCs/>
                <w:i/>
                <w:iCs/>
                <w:lang w:val="ru-RU"/>
              </w:rPr>
              <w:t xml:space="preserve"> 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3922737D" w14:textId="66AFEF14" w:rsidR="73ADE805" w:rsidRDefault="73ADE805" w:rsidP="2A40170C">
            <w:pPr>
              <w:rPr>
                <w:b/>
                <w:bCs/>
                <w:color w:val="00B0F0"/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Е4.1</w:t>
            </w:r>
          </w:p>
          <w:p w14:paraId="3EABFDFE" w14:textId="1310F3A9" w:rsidR="73ADE805" w:rsidRDefault="73ADE805" w:rsidP="2A40170C">
            <w:pPr>
              <w:rPr>
                <w:b/>
                <w:bCs/>
                <w:color w:val="00B0F0"/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МВ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1ACCC2F" w14:textId="520F4124" w:rsidR="637DE64A" w:rsidRDefault="73ADE805" w:rsidP="2A40170C">
            <w:pPr>
              <w:rPr>
                <w:b/>
                <w:bCs/>
                <w:color w:val="00B0F0"/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>Е4.2</w:t>
            </w:r>
            <w:r w:rsidR="03C0ECCE" w:rsidRPr="2A40170C">
              <w:rPr>
                <w:b/>
                <w:bCs/>
                <w:color w:val="00B0F0"/>
                <w:lang w:val="uk-UA"/>
              </w:rPr>
              <w:t xml:space="preserve">. </w:t>
            </w:r>
          </w:p>
          <w:p w14:paraId="6F29577C" w14:textId="4B774249" w:rsidR="637DE64A" w:rsidRDefault="03C0ECCE" w:rsidP="2A40170C">
            <w:pPr>
              <w:rPr>
                <w:b/>
                <w:bCs/>
                <w:color w:val="00B0F0"/>
                <w:lang w:val="uk-UA"/>
              </w:rPr>
            </w:pPr>
            <w:r w:rsidRPr="2A40170C">
              <w:rPr>
                <w:b/>
                <w:bCs/>
                <w:color w:val="00B0F0"/>
                <w:lang w:val="uk-UA"/>
              </w:rPr>
              <w:t xml:space="preserve">Тільки варіанти вибрані в Е4.1 </w:t>
            </w:r>
            <w:r w:rsidR="73ADE805" w:rsidRPr="2A40170C">
              <w:rPr>
                <w:b/>
                <w:bCs/>
                <w:color w:val="00B0F0"/>
                <w:lang w:val="uk-UA"/>
              </w:rPr>
              <w:t xml:space="preserve"> </w:t>
            </w:r>
            <w:r w:rsidR="3A7181AA" w:rsidRPr="2A40170C">
              <w:rPr>
                <w:b/>
                <w:bCs/>
                <w:color w:val="00B0F0"/>
                <w:lang w:val="uk-UA"/>
              </w:rPr>
              <w:t>Сума = 100%</w:t>
            </w:r>
          </w:p>
        </w:tc>
      </w:tr>
      <w:tr w:rsidR="637DE64A" w14:paraId="53B631F0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737741E3" w14:textId="145AE574" w:rsidR="637DE64A" w:rsidRDefault="3A7181AA" w:rsidP="637DE64A">
            <w:pPr>
              <w:rPr>
                <w:lang w:val="uk-UA"/>
              </w:rPr>
            </w:pPr>
            <w:r w:rsidRPr="2A40170C">
              <w:rPr>
                <w:lang w:val="uk-UA"/>
              </w:rPr>
              <w:t>Зарплата</w:t>
            </w:r>
            <w:r w:rsidR="712695AF" w:rsidRPr="2A40170C">
              <w:rPr>
                <w:lang w:val="uk-UA"/>
              </w:rPr>
              <w:t xml:space="preserve"> чи підприємницький дохід</w:t>
            </w:r>
            <w:r w:rsidRPr="2A40170C">
              <w:rPr>
                <w:lang w:val="uk-UA"/>
              </w:rPr>
              <w:t xml:space="preserve"> </w:t>
            </w:r>
            <w:r w:rsidR="4235AF00" w:rsidRPr="2A40170C">
              <w:rPr>
                <w:lang w:val="uk-UA"/>
              </w:rPr>
              <w:t>з України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17B71AF9" w14:textId="4E48C7F2" w:rsidR="09071283" w:rsidRDefault="09071283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1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A3FFDF0" w14:textId="56755C61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56FAFDCD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519F0E6E" w14:textId="184C6A04" w:rsidR="637DE64A" w:rsidRDefault="4235AF00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Зарплата</w:t>
            </w:r>
            <w:r w:rsidR="33D47413" w:rsidRPr="2A40170C">
              <w:rPr>
                <w:lang w:val="uk-UA"/>
              </w:rPr>
              <w:t xml:space="preserve"> чи підприємницький дохід</w:t>
            </w:r>
            <w:r w:rsidRPr="2A40170C">
              <w:rPr>
                <w:lang w:val="uk-UA"/>
              </w:rPr>
              <w:t xml:space="preserve"> </w:t>
            </w:r>
            <w:r w:rsidR="369D65B0" w:rsidRPr="2A40170C">
              <w:rPr>
                <w:lang w:val="uk-UA"/>
              </w:rPr>
              <w:t>НЕ</w:t>
            </w:r>
            <w:r w:rsidRPr="2A40170C">
              <w:rPr>
                <w:lang w:val="uk-UA"/>
              </w:rPr>
              <w:t xml:space="preserve"> з України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186BA633" w14:textId="084CCB9F" w:rsidR="7997673A" w:rsidRDefault="7997673A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2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567C168B" w14:textId="40BD7755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3638889F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47F9D19C" w14:textId="50BE2B83" w:rsidR="637DE64A" w:rsidRDefault="4235AF00" w:rsidP="637DE64A">
            <w:pPr>
              <w:rPr>
                <w:lang w:val="uk-UA"/>
              </w:rPr>
            </w:pPr>
            <w:r w:rsidRPr="2A40170C">
              <w:rPr>
                <w:lang w:val="uk-UA"/>
              </w:rPr>
              <w:t>Пенсія</w:t>
            </w:r>
            <w:r w:rsidR="275B8624" w:rsidRPr="2A40170C">
              <w:rPr>
                <w:lang w:val="uk-UA"/>
              </w:rPr>
              <w:t>, стипендія</w:t>
            </w:r>
            <w:r w:rsidR="5258EA14" w:rsidRPr="2A40170C">
              <w:rPr>
                <w:lang w:val="uk-UA"/>
              </w:rPr>
              <w:t>, дитячі</w:t>
            </w:r>
            <w:r w:rsidRPr="2A40170C">
              <w:rPr>
                <w:lang w:val="uk-UA"/>
              </w:rPr>
              <w:t xml:space="preserve"> та інші соціальні виплати з України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4C38E232" w14:textId="53A23874" w:rsidR="7997673A" w:rsidRDefault="7997673A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3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21A22C1" w14:textId="44167DA0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737B7AE3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6A342E21" w14:textId="2073F327" w:rsidR="637DE64A" w:rsidRDefault="4235AF00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Пенсія</w:t>
            </w:r>
            <w:r w:rsidR="597D2C04" w:rsidRPr="2A40170C">
              <w:rPr>
                <w:lang w:val="uk-UA"/>
              </w:rPr>
              <w:t>, стипендія</w:t>
            </w:r>
            <w:r w:rsidR="68F2F1FE" w:rsidRPr="2A40170C">
              <w:rPr>
                <w:lang w:val="uk-UA"/>
              </w:rPr>
              <w:t>, дитячі</w:t>
            </w:r>
            <w:r w:rsidRPr="2A40170C">
              <w:rPr>
                <w:lang w:val="uk-UA"/>
              </w:rPr>
              <w:t xml:space="preserve"> та інші соціальні виплати </w:t>
            </w:r>
            <w:r w:rsidR="2145CA76" w:rsidRPr="2A40170C">
              <w:rPr>
                <w:lang w:val="uk-UA"/>
              </w:rPr>
              <w:t>НЕ</w:t>
            </w:r>
            <w:r w:rsidRPr="2A40170C">
              <w:rPr>
                <w:lang w:val="uk-UA"/>
              </w:rPr>
              <w:t xml:space="preserve"> з України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08BD969E" w14:textId="0ED86182" w:rsidR="4AD20DB8" w:rsidRDefault="4AD20DB8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4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FA99D09" w14:textId="21686521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427EE709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0A5CA1DC" w14:textId="59CC33D6" w:rsidR="637DE64A" w:rsidRDefault="6DBEB5B9" w:rsidP="637DE64A">
            <w:pPr>
              <w:rPr>
                <w:lang w:val="uk-UA"/>
              </w:rPr>
            </w:pPr>
            <w:r w:rsidRPr="2A40170C">
              <w:rPr>
                <w:lang w:val="uk-UA"/>
              </w:rPr>
              <w:t>Заощадження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6B59A4C6" w14:textId="6A66B83B" w:rsidR="4AD20DB8" w:rsidRDefault="4AD20DB8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5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0B0803E2" w14:textId="2866A1B7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4B573EF8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2F6DCF09" w14:textId="5F68380D" w:rsidR="637DE64A" w:rsidRDefault="6DBEB5B9" w:rsidP="2A40170C">
            <w:r w:rsidRPr="2A40170C">
              <w:rPr>
                <w:lang w:val="uk-UA"/>
              </w:rPr>
              <w:t xml:space="preserve">Інші грошові перекази з України (від родичів, від здачі житла тощо) 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7B739B81" w14:textId="272ED7EC" w:rsidR="4AD20DB8" w:rsidRDefault="4AD20DB8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6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35988DC" w14:textId="0FDBF191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637DE64A" w14:paraId="50E4F649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27009367" w14:textId="3D4BC341" w:rsidR="637DE64A" w:rsidRDefault="6DBEB5B9" w:rsidP="2A40170C">
            <w:r w:rsidRPr="2A40170C">
              <w:rPr>
                <w:lang w:val="uk-UA"/>
              </w:rPr>
              <w:t>Інші грошові перекази НЕ з України (від родичів, від здачі житла тощо)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571FBE12" w14:textId="27986FD4" w:rsidR="49AE85E3" w:rsidRDefault="49AE85E3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7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AC9AD81" w14:textId="54B20B04" w:rsidR="637DE64A" w:rsidRDefault="637DE64A" w:rsidP="2A40170C">
            <w:pPr>
              <w:jc w:val="center"/>
              <w:rPr>
                <w:lang w:val="uk-UA"/>
              </w:rPr>
            </w:pPr>
          </w:p>
        </w:tc>
      </w:tr>
      <w:tr w:rsidR="2A40170C" w14:paraId="4A2EBCD9" w14:textId="77777777" w:rsidTr="7B81375D">
        <w:trPr>
          <w:trHeight w:val="300"/>
        </w:trPr>
        <w:tc>
          <w:tcPr>
            <w:tcW w:w="7025" w:type="dxa"/>
            <w:shd w:val="clear" w:color="auto" w:fill="E2EFD9" w:themeFill="accent6" w:themeFillTint="33"/>
          </w:tcPr>
          <w:p w14:paraId="55D2D7B4" w14:textId="3D973DB2" w:rsidR="55900BD4" w:rsidRDefault="55900BD4" w:rsidP="2A40170C">
            <w:pPr>
              <w:rPr>
                <w:lang w:val="uk-UA"/>
              </w:rPr>
            </w:pPr>
            <w:r w:rsidRPr="2A40170C">
              <w:rPr>
                <w:lang w:val="uk-UA"/>
              </w:rPr>
              <w:t>Важко відповісти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3AFC045D" w14:textId="286082C9" w:rsidR="55900BD4" w:rsidRDefault="55900BD4" w:rsidP="2A40170C">
            <w:pPr>
              <w:jc w:val="center"/>
              <w:rPr>
                <w:lang w:val="uk-UA"/>
              </w:rPr>
            </w:pPr>
            <w:r w:rsidRPr="2A40170C">
              <w:rPr>
                <w:lang w:val="uk-UA"/>
              </w:rPr>
              <w:t>98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1766B469" w14:textId="3A6B39A8" w:rsidR="2A40170C" w:rsidRDefault="2A40170C" w:rsidP="2A40170C">
            <w:pPr>
              <w:jc w:val="center"/>
              <w:rPr>
                <w:lang w:val="uk-UA"/>
              </w:rPr>
            </w:pPr>
          </w:p>
        </w:tc>
      </w:tr>
    </w:tbl>
    <w:p w14:paraId="61DAEE47" w14:textId="5CBC46C6" w:rsidR="637DE64A" w:rsidRDefault="637DE64A" w:rsidP="637DE64A"/>
    <w:p w14:paraId="362BADB8" w14:textId="77777777" w:rsidR="00CD770A" w:rsidRPr="00B75D19" w:rsidRDefault="00CD770A" w:rsidP="00CD770A">
      <w:pPr>
        <w:rPr>
          <w:lang w:val="ru-RU"/>
        </w:rPr>
      </w:pPr>
    </w:p>
    <w:p w14:paraId="44B4477C" w14:textId="77777777" w:rsidR="00CD770A" w:rsidRPr="00BE1D4A" w:rsidRDefault="00CD770A" w:rsidP="00CD770A">
      <w:pPr>
        <w:jc w:val="center"/>
        <w:rPr>
          <w:lang w:val="uk-UA"/>
        </w:rPr>
      </w:pPr>
      <w:r>
        <w:rPr>
          <w:lang w:val="uk-UA"/>
        </w:rPr>
        <w:t>Дуже вдячні за Вашу участь та приділений час!</w:t>
      </w:r>
    </w:p>
    <w:p w14:paraId="72C3A984" w14:textId="77777777" w:rsidR="00A94E84" w:rsidRPr="00B57031" w:rsidRDefault="00A94E84">
      <w:pPr>
        <w:rPr>
          <w:lang w:val="ru-RU"/>
        </w:rPr>
      </w:pPr>
    </w:p>
    <w:sectPr w:rsidR="00A94E84" w:rsidRPr="00B5703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AF4" w14:textId="77777777" w:rsidR="009A3F53" w:rsidRDefault="009A3F53">
      <w:r>
        <w:separator/>
      </w:r>
    </w:p>
  </w:endnote>
  <w:endnote w:type="continuationSeparator" w:id="0">
    <w:p w14:paraId="45A81CDF" w14:textId="77777777" w:rsidR="009A3F53" w:rsidRDefault="009A3F53">
      <w:r>
        <w:continuationSeparator/>
      </w:r>
    </w:p>
  </w:endnote>
  <w:endnote w:type="continuationNotice" w:id="1">
    <w:p w14:paraId="0D255132" w14:textId="77777777" w:rsidR="009A3F53" w:rsidRDefault="009A3F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71FA0A" w14:paraId="01F45E41" w14:textId="77777777" w:rsidTr="6FD2E594">
      <w:trPr>
        <w:trHeight w:val="300"/>
      </w:trPr>
      <w:tc>
        <w:tcPr>
          <w:tcW w:w="3120" w:type="dxa"/>
        </w:tcPr>
        <w:p w14:paraId="67163A87" w14:textId="60AF080C" w:rsidR="1A71FA0A" w:rsidRDefault="1A71FA0A" w:rsidP="6FD2E594">
          <w:pPr>
            <w:pStyle w:val="Header"/>
            <w:ind w:left="-115"/>
          </w:pPr>
        </w:p>
      </w:tc>
      <w:tc>
        <w:tcPr>
          <w:tcW w:w="3120" w:type="dxa"/>
        </w:tcPr>
        <w:p w14:paraId="263CF850" w14:textId="15BD95A6" w:rsidR="1A71FA0A" w:rsidRDefault="1A71FA0A" w:rsidP="6FD2E594">
          <w:pPr>
            <w:pStyle w:val="Header"/>
            <w:jc w:val="center"/>
          </w:pPr>
        </w:p>
      </w:tc>
      <w:tc>
        <w:tcPr>
          <w:tcW w:w="3120" w:type="dxa"/>
        </w:tcPr>
        <w:p w14:paraId="031FA4DD" w14:textId="43068871" w:rsidR="1A71FA0A" w:rsidRDefault="1A71FA0A" w:rsidP="6FD2E594">
          <w:pPr>
            <w:pStyle w:val="Header"/>
            <w:ind w:right="-115"/>
            <w:jc w:val="right"/>
          </w:pPr>
        </w:p>
      </w:tc>
    </w:tr>
  </w:tbl>
  <w:p w14:paraId="523C67CA" w14:textId="74FC8AA6" w:rsidR="1A71FA0A" w:rsidRDefault="1A71FA0A" w:rsidP="6FD2E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610F" w14:textId="77777777" w:rsidR="009A3F53" w:rsidRDefault="009A3F53">
      <w:r>
        <w:separator/>
      </w:r>
    </w:p>
  </w:footnote>
  <w:footnote w:type="continuationSeparator" w:id="0">
    <w:p w14:paraId="2440C3FD" w14:textId="77777777" w:rsidR="009A3F53" w:rsidRDefault="009A3F53">
      <w:r>
        <w:continuationSeparator/>
      </w:r>
    </w:p>
  </w:footnote>
  <w:footnote w:type="continuationNotice" w:id="1">
    <w:p w14:paraId="43B0EABB" w14:textId="77777777" w:rsidR="009A3F53" w:rsidRDefault="009A3F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3025" w14:textId="77777777" w:rsidR="00F5245E" w:rsidRDefault="00F5245E" w:rsidP="005A14D8">
    <w:pPr>
      <w:pStyle w:val="Header"/>
      <w:ind w:left="-709"/>
      <w:rPr>
        <w:lang w:val="uk-UA"/>
      </w:rPr>
    </w:pPr>
    <w:r>
      <w:rPr>
        <w:lang w:val="uk-UA"/>
      </w:rPr>
      <w:t xml:space="preserve">Дослідження українських біженців в Європі </w:t>
    </w:r>
  </w:p>
  <w:p w14:paraId="216EDBF4" w14:textId="2132CA1E" w:rsidR="00F5245E" w:rsidRPr="008555AB" w:rsidRDefault="1A71FA0A" w:rsidP="005A14D8">
    <w:pPr>
      <w:pStyle w:val="Header"/>
      <w:ind w:left="-709"/>
      <w:rPr>
        <w:lang w:val="uk-UA"/>
      </w:rPr>
    </w:pPr>
    <w:r w:rsidRPr="1A71FA0A">
      <w:rPr>
        <w:lang w:val="uk-UA"/>
      </w:rPr>
      <w:t xml:space="preserve">Центр економічної стратегії та </w:t>
    </w:r>
    <w:r>
      <w:t>Info</w:t>
    </w:r>
    <w:r w:rsidRPr="1A71FA0A">
      <w:rPr>
        <w:lang w:val="uk-UA"/>
      </w:rPr>
      <w:t xml:space="preserve"> </w:t>
    </w:r>
    <w:r>
      <w:t>Sapiens</w:t>
    </w:r>
    <w:r w:rsidRPr="1A71FA0A">
      <w:rPr>
        <w:lang w:val="uk-UA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9216C1DE"/>
    <w:lvl w:ilvl="0">
      <w:start w:val="1"/>
      <w:numFmt w:val="decimal"/>
      <w:pStyle w:val="Bullet"/>
      <w:lvlText w:val="%1."/>
      <w:lvlJc w:val="left"/>
      <w:pPr>
        <w:tabs>
          <w:tab w:val="num" w:pos="-152"/>
        </w:tabs>
        <w:ind w:left="-152" w:firstLine="0"/>
      </w:pPr>
    </w:lvl>
    <w:lvl w:ilvl="1">
      <w:start w:val="1"/>
      <w:numFmt w:val="decimal"/>
      <w:lvlText w:val="%1.%2"/>
      <w:lvlJc w:val="left"/>
      <w:pPr>
        <w:tabs>
          <w:tab w:val="num" w:pos="-152"/>
        </w:tabs>
        <w:ind w:left="-152" w:firstLine="0"/>
      </w:pPr>
    </w:lvl>
    <w:lvl w:ilvl="2">
      <w:start w:val="1"/>
      <w:numFmt w:val="decimal"/>
      <w:lvlText w:val="%1.%2.%3"/>
      <w:lvlJc w:val="left"/>
      <w:pPr>
        <w:tabs>
          <w:tab w:val="num" w:pos="-152"/>
        </w:tabs>
        <w:ind w:left="-152" w:firstLine="0"/>
      </w:pPr>
    </w:lvl>
    <w:lvl w:ilvl="3">
      <w:start w:val="1"/>
      <w:numFmt w:val="lowerRoman"/>
      <w:suff w:val="space"/>
      <w:lvlText w:val="%4)"/>
      <w:lvlJc w:val="left"/>
      <w:pPr>
        <w:ind w:left="-152" w:firstLine="0"/>
      </w:pPr>
    </w:lvl>
    <w:lvl w:ilvl="4">
      <w:start w:val="1"/>
      <w:numFmt w:val="none"/>
      <w:suff w:val="nothing"/>
      <w:lvlText w:val=""/>
      <w:lvlJc w:val="left"/>
      <w:pPr>
        <w:ind w:left="-152" w:firstLine="0"/>
      </w:pPr>
    </w:lvl>
    <w:lvl w:ilvl="5">
      <w:start w:val="1"/>
      <w:numFmt w:val="upperRoman"/>
      <w:pStyle w:val="Heading6"/>
      <w:suff w:val="space"/>
      <w:lvlText w:val="Додаток %6: "/>
      <w:lvlJc w:val="left"/>
      <w:pPr>
        <w:ind w:left="-152" w:firstLine="0"/>
      </w:pPr>
      <w:rPr>
        <w:rFonts w:ascii="Tahoma" w:hAnsi="Tahoma" w:cs="Times New Roman" w:hint="default"/>
        <w:b/>
        <w:i w:val="0"/>
        <w:caps/>
        <w:sz w:val="44"/>
        <w:szCs w:val="44"/>
      </w:rPr>
    </w:lvl>
    <w:lvl w:ilvl="6">
      <w:start w:val="1"/>
      <w:numFmt w:val="upperRoman"/>
      <w:pStyle w:val="Heading7"/>
      <w:suff w:val="space"/>
      <w:lvlText w:val="%6.%7"/>
      <w:lvlJc w:val="left"/>
      <w:pPr>
        <w:ind w:left="-152" w:firstLine="0"/>
      </w:pPr>
    </w:lvl>
    <w:lvl w:ilvl="7">
      <w:start w:val="1"/>
      <w:numFmt w:val="upperRoman"/>
      <w:pStyle w:val="Heading8"/>
      <w:lvlText w:val="%6.%7.%8"/>
      <w:lvlJc w:val="left"/>
      <w:pPr>
        <w:tabs>
          <w:tab w:val="num" w:pos="1288"/>
        </w:tabs>
        <w:ind w:left="-152" w:firstLine="0"/>
      </w:pPr>
    </w:lvl>
    <w:lvl w:ilvl="8">
      <w:start w:val="1"/>
      <w:numFmt w:val="upperRoman"/>
      <w:pStyle w:val="Heading9"/>
      <w:suff w:val="space"/>
      <w:lvlText w:val="%6.%7.%8.%9"/>
      <w:lvlJc w:val="left"/>
      <w:pPr>
        <w:ind w:left="-152" w:firstLine="0"/>
      </w:pPr>
    </w:lvl>
  </w:abstractNum>
  <w:abstractNum w:abstractNumId="1" w15:restartNumberingAfterBreak="0">
    <w:nsid w:val="064C3438"/>
    <w:multiLevelType w:val="hybridMultilevel"/>
    <w:tmpl w:val="2ADA57EA"/>
    <w:lvl w:ilvl="0" w:tplc="4AF629F8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2A7BB"/>
    <w:multiLevelType w:val="hybridMultilevel"/>
    <w:tmpl w:val="1EC6FB7C"/>
    <w:lvl w:ilvl="0" w:tplc="8CC26A5C">
      <w:start w:val="1"/>
      <w:numFmt w:val="decimal"/>
      <w:lvlText w:val="%1-"/>
      <w:lvlJc w:val="left"/>
      <w:pPr>
        <w:ind w:left="720" w:hanging="360"/>
      </w:pPr>
    </w:lvl>
    <w:lvl w:ilvl="1" w:tplc="B29CC0C2">
      <w:start w:val="1"/>
      <w:numFmt w:val="lowerLetter"/>
      <w:lvlText w:val="%2."/>
      <w:lvlJc w:val="left"/>
      <w:pPr>
        <w:ind w:left="1440" w:hanging="360"/>
      </w:pPr>
    </w:lvl>
    <w:lvl w:ilvl="2" w:tplc="89784032">
      <w:start w:val="1"/>
      <w:numFmt w:val="lowerRoman"/>
      <w:lvlText w:val="%3."/>
      <w:lvlJc w:val="right"/>
      <w:pPr>
        <w:ind w:left="2160" w:hanging="180"/>
      </w:pPr>
    </w:lvl>
    <w:lvl w:ilvl="3" w:tplc="23584E28">
      <w:start w:val="1"/>
      <w:numFmt w:val="decimal"/>
      <w:lvlText w:val="%4."/>
      <w:lvlJc w:val="left"/>
      <w:pPr>
        <w:ind w:left="2880" w:hanging="360"/>
      </w:pPr>
    </w:lvl>
    <w:lvl w:ilvl="4" w:tplc="B3BCCA06">
      <w:start w:val="1"/>
      <w:numFmt w:val="lowerLetter"/>
      <w:lvlText w:val="%5."/>
      <w:lvlJc w:val="left"/>
      <w:pPr>
        <w:ind w:left="3600" w:hanging="360"/>
      </w:pPr>
    </w:lvl>
    <w:lvl w:ilvl="5" w:tplc="F93C1AF6">
      <w:start w:val="1"/>
      <w:numFmt w:val="lowerRoman"/>
      <w:lvlText w:val="%6."/>
      <w:lvlJc w:val="right"/>
      <w:pPr>
        <w:ind w:left="4320" w:hanging="180"/>
      </w:pPr>
    </w:lvl>
    <w:lvl w:ilvl="6" w:tplc="BBC05336">
      <w:start w:val="1"/>
      <w:numFmt w:val="decimal"/>
      <w:lvlText w:val="%7."/>
      <w:lvlJc w:val="left"/>
      <w:pPr>
        <w:ind w:left="5040" w:hanging="360"/>
      </w:pPr>
    </w:lvl>
    <w:lvl w:ilvl="7" w:tplc="C53E8AE8">
      <w:start w:val="1"/>
      <w:numFmt w:val="lowerLetter"/>
      <w:lvlText w:val="%8."/>
      <w:lvlJc w:val="left"/>
      <w:pPr>
        <w:ind w:left="5760" w:hanging="360"/>
      </w:pPr>
    </w:lvl>
    <w:lvl w:ilvl="8" w:tplc="59D016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B9369"/>
    <w:multiLevelType w:val="hybridMultilevel"/>
    <w:tmpl w:val="452059EC"/>
    <w:lvl w:ilvl="0" w:tplc="351CE4DA">
      <w:start w:val="1"/>
      <w:numFmt w:val="decimal"/>
      <w:lvlText w:val="%1."/>
      <w:lvlJc w:val="left"/>
      <w:pPr>
        <w:ind w:left="-360" w:hanging="360"/>
      </w:pPr>
    </w:lvl>
    <w:lvl w:ilvl="1" w:tplc="1F30CA68">
      <w:start w:val="1"/>
      <w:numFmt w:val="lowerLetter"/>
      <w:lvlText w:val="%2."/>
      <w:lvlJc w:val="left"/>
      <w:pPr>
        <w:ind w:left="360" w:hanging="360"/>
      </w:pPr>
    </w:lvl>
    <w:lvl w:ilvl="2" w:tplc="A164F6BC">
      <w:start w:val="1"/>
      <w:numFmt w:val="lowerRoman"/>
      <w:lvlText w:val="%3."/>
      <w:lvlJc w:val="right"/>
      <w:pPr>
        <w:ind w:left="1080" w:hanging="180"/>
      </w:pPr>
    </w:lvl>
    <w:lvl w:ilvl="3" w:tplc="106A1AC0">
      <w:start w:val="1"/>
      <w:numFmt w:val="decimal"/>
      <w:lvlText w:val="%4."/>
      <w:lvlJc w:val="left"/>
      <w:pPr>
        <w:ind w:left="1800" w:hanging="360"/>
      </w:pPr>
    </w:lvl>
    <w:lvl w:ilvl="4" w:tplc="9196B396">
      <w:start w:val="1"/>
      <w:numFmt w:val="lowerLetter"/>
      <w:lvlText w:val="%5."/>
      <w:lvlJc w:val="left"/>
      <w:pPr>
        <w:ind w:left="2520" w:hanging="360"/>
      </w:pPr>
    </w:lvl>
    <w:lvl w:ilvl="5" w:tplc="1F381714">
      <w:start w:val="1"/>
      <w:numFmt w:val="lowerRoman"/>
      <w:lvlText w:val="%6."/>
      <w:lvlJc w:val="right"/>
      <w:pPr>
        <w:ind w:left="3240" w:hanging="180"/>
      </w:pPr>
    </w:lvl>
    <w:lvl w:ilvl="6" w:tplc="D0C25E96">
      <w:start w:val="1"/>
      <w:numFmt w:val="decimal"/>
      <w:lvlText w:val="%7."/>
      <w:lvlJc w:val="left"/>
      <w:pPr>
        <w:ind w:left="3960" w:hanging="360"/>
      </w:pPr>
    </w:lvl>
    <w:lvl w:ilvl="7" w:tplc="157EC83C">
      <w:start w:val="1"/>
      <w:numFmt w:val="lowerLetter"/>
      <w:lvlText w:val="%8."/>
      <w:lvlJc w:val="left"/>
      <w:pPr>
        <w:ind w:left="4680" w:hanging="360"/>
      </w:pPr>
    </w:lvl>
    <w:lvl w:ilvl="8" w:tplc="2140F064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30002F46"/>
    <w:multiLevelType w:val="hybridMultilevel"/>
    <w:tmpl w:val="3874117C"/>
    <w:lvl w:ilvl="0" w:tplc="44A28022">
      <w:start w:val="1"/>
      <w:numFmt w:val="decimal"/>
      <w:lvlText w:val="%1."/>
      <w:lvlJc w:val="left"/>
      <w:pPr>
        <w:ind w:left="-360" w:hanging="360"/>
      </w:pPr>
    </w:lvl>
    <w:lvl w:ilvl="1" w:tplc="2B78FB7C">
      <w:start w:val="1"/>
      <w:numFmt w:val="lowerLetter"/>
      <w:lvlText w:val="%2."/>
      <w:lvlJc w:val="left"/>
      <w:pPr>
        <w:ind w:left="360" w:hanging="360"/>
      </w:pPr>
    </w:lvl>
    <w:lvl w:ilvl="2" w:tplc="72F8332E">
      <w:start w:val="1"/>
      <w:numFmt w:val="lowerRoman"/>
      <w:lvlText w:val="%3."/>
      <w:lvlJc w:val="right"/>
      <w:pPr>
        <w:ind w:left="1080" w:hanging="180"/>
      </w:pPr>
    </w:lvl>
    <w:lvl w:ilvl="3" w:tplc="F6DAA116">
      <w:start w:val="1"/>
      <w:numFmt w:val="decimal"/>
      <w:lvlText w:val="%4."/>
      <w:lvlJc w:val="left"/>
      <w:pPr>
        <w:ind w:left="1800" w:hanging="360"/>
      </w:pPr>
    </w:lvl>
    <w:lvl w:ilvl="4" w:tplc="51DE1ED0">
      <w:start w:val="1"/>
      <w:numFmt w:val="lowerLetter"/>
      <w:lvlText w:val="%5."/>
      <w:lvlJc w:val="left"/>
      <w:pPr>
        <w:ind w:left="2520" w:hanging="360"/>
      </w:pPr>
    </w:lvl>
    <w:lvl w:ilvl="5" w:tplc="574C73B4">
      <w:start w:val="1"/>
      <w:numFmt w:val="lowerRoman"/>
      <w:lvlText w:val="%6."/>
      <w:lvlJc w:val="right"/>
      <w:pPr>
        <w:ind w:left="3240" w:hanging="180"/>
      </w:pPr>
    </w:lvl>
    <w:lvl w:ilvl="6" w:tplc="419C4E74">
      <w:start w:val="1"/>
      <w:numFmt w:val="decimal"/>
      <w:lvlText w:val="%7."/>
      <w:lvlJc w:val="left"/>
      <w:pPr>
        <w:ind w:left="3960" w:hanging="360"/>
      </w:pPr>
    </w:lvl>
    <w:lvl w:ilvl="7" w:tplc="2CF899C6">
      <w:start w:val="1"/>
      <w:numFmt w:val="lowerLetter"/>
      <w:lvlText w:val="%8."/>
      <w:lvlJc w:val="left"/>
      <w:pPr>
        <w:ind w:left="4680" w:hanging="360"/>
      </w:pPr>
    </w:lvl>
    <w:lvl w:ilvl="8" w:tplc="D3F2626C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3519C246"/>
    <w:multiLevelType w:val="hybridMultilevel"/>
    <w:tmpl w:val="FA7AE21C"/>
    <w:lvl w:ilvl="0" w:tplc="10F86360">
      <w:start w:val="5"/>
      <w:numFmt w:val="decimal"/>
      <w:lvlText w:val="%1."/>
      <w:lvlJc w:val="left"/>
      <w:pPr>
        <w:ind w:left="-360" w:hanging="360"/>
      </w:pPr>
    </w:lvl>
    <w:lvl w:ilvl="1" w:tplc="D59428BC">
      <w:start w:val="1"/>
      <w:numFmt w:val="lowerLetter"/>
      <w:lvlText w:val="%2."/>
      <w:lvlJc w:val="left"/>
      <w:pPr>
        <w:ind w:left="360" w:hanging="360"/>
      </w:pPr>
    </w:lvl>
    <w:lvl w:ilvl="2" w:tplc="052CCE16">
      <w:start w:val="1"/>
      <w:numFmt w:val="lowerRoman"/>
      <w:lvlText w:val="%3."/>
      <w:lvlJc w:val="right"/>
      <w:pPr>
        <w:ind w:left="1080" w:hanging="180"/>
      </w:pPr>
    </w:lvl>
    <w:lvl w:ilvl="3" w:tplc="AA24C13C">
      <w:start w:val="1"/>
      <w:numFmt w:val="decimal"/>
      <w:lvlText w:val="%4."/>
      <w:lvlJc w:val="left"/>
      <w:pPr>
        <w:ind w:left="1800" w:hanging="360"/>
      </w:pPr>
    </w:lvl>
    <w:lvl w:ilvl="4" w:tplc="B48E3228">
      <w:start w:val="1"/>
      <w:numFmt w:val="lowerLetter"/>
      <w:lvlText w:val="%5."/>
      <w:lvlJc w:val="left"/>
      <w:pPr>
        <w:ind w:left="2520" w:hanging="360"/>
      </w:pPr>
    </w:lvl>
    <w:lvl w:ilvl="5" w:tplc="B56C7F38">
      <w:start w:val="1"/>
      <w:numFmt w:val="lowerRoman"/>
      <w:lvlText w:val="%6."/>
      <w:lvlJc w:val="right"/>
      <w:pPr>
        <w:ind w:left="3240" w:hanging="180"/>
      </w:pPr>
    </w:lvl>
    <w:lvl w:ilvl="6" w:tplc="2956278C">
      <w:start w:val="1"/>
      <w:numFmt w:val="decimal"/>
      <w:lvlText w:val="%7."/>
      <w:lvlJc w:val="left"/>
      <w:pPr>
        <w:ind w:left="3960" w:hanging="360"/>
      </w:pPr>
    </w:lvl>
    <w:lvl w:ilvl="7" w:tplc="742C3894">
      <w:start w:val="1"/>
      <w:numFmt w:val="lowerLetter"/>
      <w:lvlText w:val="%8."/>
      <w:lvlJc w:val="left"/>
      <w:pPr>
        <w:ind w:left="4680" w:hanging="360"/>
      </w:pPr>
    </w:lvl>
    <w:lvl w:ilvl="8" w:tplc="E57C70D2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4F4C1FE7"/>
    <w:multiLevelType w:val="hybridMultilevel"/>
    <w:tmpl w:val="173CBF82"/>
    <w:lvl w:ilvl="0" w:tplc="997E2792">
      <w:start w:val="1"/>
      <w:numFmt w:val="lowerLetter"/>
      <w:lvlText w:val="%1."/>
      <w:lvlJc w:val="left"/>
      <w:pPr>
        <w:ind w:left="720" w:hanging="360"/>
      </w:pPr>
    </w:lvl>
    <w:lvl w:ilvl="1" w:tplc="69764AEE">
      <w:start w:val="1"/>
      <w:numFmt w:val="lowerLetter"/>
      <w:lvlText w:val="%2."/>
      <w:lvlJc w:val="left"/>
      <w:pPr>
        <w:ind w:left="1440" w:hanging="360"/>
      </w:pPr>
    </w:lvl>
    <w:lvl w:ilvl="2" w:tplc="1FEE48E0">
      <w:start w:val="1"/>
      <w:numFmt w:val="lowerRoman"/>
      <w:lvlText w:val="%3."/>
      <w:lvlJc w:val="right"/>
      <w:pPr>
        <w:ind w:left="2160" w:hanging="180"/>
      </w:pPr>
    </w:lvl>
    <w:lvl w:ilvl="3" w:tplc="47F60FDA">
      <w:start w:val="1"/>
      <w:numFmt w:val="decimal"/>
      <w:lvlText w:val="%4."/>
      <w:lvlJc w:val="left"/>
      <w:pPr>
        <w:ind w:left="2880" w:hanging="360"/>
      </w:pPr>
    </w:lvl>
    <w:lvl w:ilvl="4" w:tplc="715EAB22">
      <w:start w:val="1"/>
      <w:numFmt w:val="lowerLetter"/>
      <w:lvlText w:val="%5."/>
      <w:lvlJc w:val="left"/>
      <w:pPr>
        <w:ind w:left="3600" w:hanging="360"/>
      </w:pPr>
    </w:lvl>
    <w:lvl w:ilvl="5" w:tplc="E79861C8">
      <w:start w:val="1"/>
      <w:numFmt w:val="lowerRoman"/>
      <w:lvlText w:val="%6."/>
      <w:lvlJc w:val="right"/>
      <w:pPr>
        <w:ind w:left="4320" w:hanging="180"/>
      </w:pPr>
    </w:lvl>
    <w:lvl w:ilvl="6" w:tplc="9F2260B2">
      <w:start w:val="1"/>
      <w:numFmt w:val="decimal"/>
      <w:lvlText w:val="%7."/>
      <w:lvlJc w:val="left"/>
      <w:pPr>
        <w:ind w:left="5040" w:hanging="360"/>
      </w:pPr>
    </w:lvl>
    <w:lvl w:ilvl="7" w:tplc="E42292F8">
      <w:start w:val="1"/>
      <w:numFmt w:val="lowerLetter"/>
      <w:lvlText w:val="%8."/>
      <w:lvlJc w:val="left"/>
      <w:pPr>
        <w:ind w:left="5760" w:hanging="360"/>
      </w:pPr>
    </w:lvl>
    <w:lvl w:ilvl="8" w:tplc="ABD6D8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637E8"/>
    <w:multiLevelType w:val="hybridMultilevel"/>
    <w:tmpl w:val="A3964A56"/>
    <w:lvl w:ilvl="0" w:tplc="18105C80">
      <w:start w:val="1"/>
      <w:numFmt w:val="decimal"/>
      <w:lvlText w:val="%1."/>
      <w:lvlJc w:val="left"/>
      <w:pPr>
        <w:ind w:left="720" w:hanging="360"/>
      </w:pPr>
    </w:lvl>
    <w:lvl w:ilvl="1" w:tplc="3340696E">
      <w:start w:val="1"/>
      <w:numFmt w:val="lowerLetter"/>
      <w:lvlText w:val="%2."/>
      <w:lvlJc w:val="left"/>
      <w:pPr>
        <w:ind w:left="1440" w:hanging="360"/>
      </w:pPr>
    </w:lvl>
    <w:lvl w:ilvl="2" w:tplc="40382812">
      <w:start w:val="1"/>
      <w:numFmt w:val="lowerRoman"/>
      <w:lvlText w:val="%3."/>
      <w:lvlJc w:val="right"/>
      <w:pPr>
        <w:ind w:left="2160" w:hanging="180"/>
      </w:pPr>
    </w:lvl>
    <w:lvl w:ilvl="3" w:tplc="C49C3CA6">
      <w:start w:val="1"/>
      <w:numFmt w:val="decimal"/>
      <w:lvlText w:val="%4."/>
      <w:lvlJc w:val="left"/>
      <w:pPr>
        <w:ind w:left="2880" w:hanging="360"/>
      </w:pPr>
    </w:lvl>
    <w:lvl w:ilvl="4" w:tplc="29A2A736">
      <w:start w:val="1"/>
      <w:numFmt w:val="lowerLetter"/>
      <w:lvlText w:val="%5."/>
      <w:lvlJc w:val="left"/>
      <w:pPr>
        <w:ind w:left="3600" w:hanging="360"/>
      </w:pPr>
    </w:lvl>
    <w:lvl w:ilvl="5" w:tplc="34983334">
      <w:start w:val="1"/>
      <w:numFmt w:val="lowerRoman"/>
      <w:lvlText w:val="%6."/>
      <w:lvlJc w:val="right"/>
      <w:pPr>
        <w:ind w:left="4320" w:hanging="180"/>
      </w:pPr>
    </w:lvl>
    <w:lvl w:ilvl="6" w:tplc="DDBCFA30">
      <w:start w:val="1"/>
      <w:numFmt w:val="decimal"/>
      <w:lvlText w:val="%7."/>
      <w:lvlJc w:val="left"/>
      <w:pPr>
        <w:ind w:left="5040" w:hanging="360"/>
      </w:pPr>
    </w:lvl>
    <w:lvl w:ilvl="7" w:tplc="930CC480">
      <w:start w:val="1"/>
      <w:numFmt w:val="lowerLetter"/>
      <w:lvlText w:val="%8."/>
      <w:lvlJc w:val="left"/>
      <w:pPr>
        <w:ind w:left="5760" w:hanging="360"/>
      </w:pPr>
    </w:lvl>
    <w:lvl w:ilvl="8" w:tplc="1256AB1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A089B"/>
    <w:multiLevelType w:val="hybridMultilevel"/>
    <w:tmpl w:val="CB1C8E62"/>
    <w:lvl w:ilvl="0" w:tplc="34CE469A">
      <w:start w:val="1"/>
      <w:numFmt w:val="decimal"/>
      <w:lvlText w:val="KO%1."/>
      <w:lvlJc w:val="left"/>
      <w:pPr>
        <w:ind w:left="720" w:hanging="360"/>
      </w:pPr>
      <w:rPr>
        <w:rFonts w:ascii="Tahoma" w:hAnsi="Tahoma" w:cs="Tahoma" w:hint="default"/>
        <w:b/>
        <w:i w:val="0"/>
        <w:sz w:val="20"/>
        <w:szCs w:val="20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7671A"/>
    <w:multiLevelType w:val="hybridMultilevel"/>
    <w:tmpl w:val="4EF8D0E2"/>
    <w:lvl w:ilvl="0" w:tplc="5A68B7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037F1A"/>
    <w:multiLevelType w:val="hybridMultilevel"/>
    <w:tmpl w:val="5B3C6140"/>
    <w:lvl w:ilvl="0" w:tplc="985A2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86BE4"/>
    <w:multiLevelType w:val="hybridMultilevel"/>
    <w:tmpl w:val="6094A3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736554">
    <w:abstractNumId w:val="2"/>
  </w:num>
  <w:num w:numId="2" w16cid:durableId="197864437">
    <w:abstractNumId w:val="5"/>
  </w:num>
  <w:num w:numId="3" w16cid:durableId="1655524746">
    <w:abstractNumId w:val="6"/>
  </w:num>
  <w:num w:numId="4" w16cid:durableId="506797118">
    <w:abstractNumId w:val="4"/>
  </w:num>
  <w:num w:numId="5" w16cid:durableId="1804418510">
    <w:abstractNumId w:val="3"/>
  </w:num>
  <w:num w:numId="6" w16cid:durableId="1047147434">
    <w:abstractNumId w:val="7"/>
  </w:num>
  <w:num w:numId="7" w16cid:durableId="79374000">
    <w:abstractNumId w:val="10"/>
  </w:num>
  <w:num w:numId="8" w16cid:durableId="1626810330">
    <w:abstractNumId w:val="9"/>
  </w:num>
  <w:num w:numId="9" w16cid:durableId="1699424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83604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29386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25606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2025">
    <w15:presenceInfo w15:providerId="AD" w15:userId="S::is2025@sapisapiensua.onmicrosoft.com::e4c904da-91b1-4cba-b065-e728db0ab2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1MTc0MzCxMDOxtDBR0lEKTi0uzszPAykwrgUAHiyrKSwAAAA="/>
  </w:docVars>
  <w:rsids>
    <w:rsidRoot w:val="00CD770A"/>
    <w:rsid w:val="000037D7"/>
    <w:rsid w:val="00006B23"/>
    <w:rsid w:val="00007802"/>
    <w:rsid w:val="000118A0"/>
    <w:rsid w:val="00012101"/>
    <w:rsid w:val="00022E1D"/>
    <w:rsid w:val="000358B3"/>
    <w:rsid w:val="000461C3"/>
    <w:rsid w:val="0005044C"/>
    <w:rsid w:val="000553B8"/>
    <w:rsid w:val="00070281"/>
    <w:rsid w:val="00077E06"/>
    <w:rsid w:val="00091BDB"/>
    <w:rsid w:val="000A197A"/>
    <w:rsid w:val="000A3406"/>
    <w:rsid w:val="000A516B"/>
    <w:rsid w:val="000A51B1"/>
    <w:rsid w:val="000A6062"/>
    <w:rsid w:val="000AC88F"/>
    <w:rsid w:val="000C2D1A"/>
    <w:rsid w:val="000D042A"/>
    <w:rsid w:val="000D6E13"/>
    <w:rsid w:val="000E5AB7"/>
    <w:rsid w:val="000EAF94"/>
    <w:rsid w:val="000F2182"/>
    <w:rsid w:val="000F4E64"/>
    <w:rsid w:val="00105E8E"/>
    <w:rsid w:val="00106C47"/>
    <w:rsid w:val="00107E9D"/>
    <w:rsid w:val="001110F2"/>
    <w:rsid w:val="001251A4"/>
    <w:rsid w:val="00126C50"/>
    <w:rsid w:val="00131CC4"/>
    <w:rsid w:val="00132D3D"/>
    <w:rsid w:val="00132E10"/>
    <w:rsid w:val="00136172"/>
    <w:rsid w:val="00137331"/>
    <w:rsid w:val="00137433"/>
    <w:rsid w:val="00140173"/>
    <w:rsid w:val="001404C6"/>
    <w:rsid w:val="00142CF7"/>
    <w:rsid w:val="0014443E"/>
    <w:rsid w:val="00146A80"/>
    <w:rsid w:val="00147DB1"/>
    <w:rsid w:val="00150850"/>
    <w:rsid w:val="001509B1"/>
    <w:rsid w:val="00154545"/>
    <w:rsid w:val="00155C09"/>
    <w:rsid w:val="001625F5"/>
    <w:rsid w:val="001632F6"/>
    <w:rsid w:val="00166A9E"/>
    <w:rsid w:val="00167B3D"/>
    <w:rsid w:val="00172074"/>
    <w:rsid w:val="00177BF9"/>
    <w:rsid w:val="001809DD"/>
    <w:rsid w:val="001A461A"/>
    <w:rsid w:val="001A7447"/>
    <w:rsid w:val="001A7D6E"/>
    <w:rsid w:val="001B5CAF"/>
    <w:rsid w:val="001C24F2"/>
    <w:rsid w:val="001C7106"/>
    <w:rsid w:val="001C7EE4"/>
    <w:rsid w:val="001D003B"/>
    <w:rsid w:val="001D1390"/>
    <w:rsid w:val="001D3396"/>
    <w:rsid w:val="001D424B"/>
    <w:rsid w:val="001D4CA6"/>
    <w:rsid w:val="001D5132"/>
    <w:rsid w:val="001D79E3"/>
    <w:rsid w:val="001D7BAD"/>
    <w:rsid w:val="001E24CC"/>
    <w:rsid w:val="001E2B3A"/>
    <w:rsid w:val="001E56BF"/>
    <w:rsid w:val="001E7EDE"/>
    <w:rsid w:val="001F0614"/>
    <w:rsid w:val="001F0841"/>
    <w:rsid w:val="001F403D"/>
    <w:rsid w:val="001F4150"/>
    <w:rsid w:val="001F45A2"/>
    <w:rsid w:val="001F654F"/>
    <w:rsid w:val="001F7735"/>
    <w:rsid w:val="00201EFD"/>
    <w:rsid w:val="0020304D"/>
    <w:rsid w:val="00204C2E"/>
    <w:rsid w:val="0020529E"/>
    <w:rsid w:val="00206A31"/>
    <w:rsid w:val="00210923"/>
    <w:rsid w:val="002141E4"/>
    <w:rsid w:val="00215F6D"/>
    <w:rsid w:val="0021607E"/>
    <w:rsid w:val="00227D22"/>
    <w:rsid w:val="00242CD6"/>
    <w:rsid w:val="002458A8"/>
    <w:rsid w:val="00254540"/>
    <w:rsid w:val="00266E7D"/>
    <w:rsid w:val="00271FC3"/>
    <w:rsid w:val="00275E54"/>
    <w:rsid w:val="0028B16E"/>
    <w:rsid w:val="00297C0C"/>
    <w:rsid w:val="002A00A8"/>
    <w:rsid w:val="002A0E7A"/>
    <w:rsid w:val="002A1379"/>
    <w:rsid w:val="002A5160"/>
    <w:rsid w:val="002B69C3"/>
    <w:rsid w:val="002C4767"/>
    <w:rsid w:val="002C6C8D"/>
    <w:rsid w:val="002C7B9D"/>
    <w:rsid w:val="002D005D"/>
    <w:rsid w:val="002D1164"/>
    <w:rsid w:val="002D210C"/>
    <w:rsid w:val="002D58B6"/>
    <w:rsid w:val="002E04F4"/>
    <w:rsid w:val="002E6614"/>
    <w:rsid w:val="002E741F"/>
    <w:rsid w:val="002F13FA"/>
    <w:rsid w:val="002F2A33"/>
    <w:rsid w:val="002F3016"/>
    <w:rsid w:val="002F6632"/>
    <w:rsid w:val="002F6FB2"/>
    <w:rsid w:val="00303FDA"/>
    <w:rsid w:val="00306B59"/>
    <w:rsid w:val="00306DE8"/>
    <w:rsid w:val="003132A6"/>
    <w:rsid w:val="0031E68B"/>
    <w:rsid w:val="003224BD"/>
    <w:rsid w:val="003234DA"/>
    <w:rsid w:val="00327C76"/>
    <w:rsid w:val="0033016F"/>
    <w:rsid w:val="003364B2"/>
    <w:rsid w:val="003439D8"/>
    <w:rsid w:val="00346816"/>
    <w:rsid w:val="00354C5E"/>
    <w:rsid w:val="00361C09"/>
    <w:rsid w:val="00364F44"/>
    <w:rsid w:val="00365E0F"/>
    <w:rsid w:val="0037183E"/>
    <w:rsid w:val="00372686"/>
    <w:rsid w:val="00384DDD"/>
    <w:rsid w:val="003850CD"/>
    <w:rsid w:val="00385C6D"/>
    <w:rsid w:val="003949CF"/>
    <w:rsid w:val="00395F06"/>
    <w:rsid w:val="003A0B13"/>
    <w:rsid w:val="003B11E5"/>
    <w:rsid w:val="003C315B"/>
    <w:rsid w:val="003C331E"/>
    <w:rsid w:val="003C53F3"/>
    <w:rsid w:val="003C722B"/>
    <w:rsid w:val="003D64BB"/>
    <w:rsid w:val="003E1BA1"/>
    <w:rsid w:val="003E478C"/>
    <w:rsid w:val="003E4B93"/>
    <w:rsid w:val="003E7028"/>
    <w:rsid w:val="004018C1"/>
    <w:rsid w:val="00413BEB"/>
    <w:rsid w:val="0041459B"/>
    <w:rsid w:val="00415822"/>
    <w:rsid w:val="004237C7"/>
    <w:rsid w:val="004250A1"/>
    <w:rsid w:val="00430F9A"/>
    <w:rsid w:val="004443B5"/>
    <w:rsid w:val="00445E60"/>
    <w:rsid w:val="00446D2D"/>
    <w:rsid w:val="004503B5"/>
    <w:rsid w:val="00452AB6"/>
    <w:rsid w:val="00453C9A"/>
    <w:rsid w:val="00454420"/>
    <w:rsid w:val="00454A0E"/>
    <w:rsid w:val="004674B8"/>
    <w:rsid w:val="00467953"/>
    <w:rsid w:val="00467BD7"/>
    <w:rsid w:val="00472737"/>
    <w:rsid w:val="00476924"/>
    <w:rsid w:val="004804FF"/>
    <w:rsid w:val="00486E41"/>
    <w:rsid w:val="004954B7"/>
    <w:rsid w:val="004A5DE4"/>
    <w:rsid w:val="004A6E44"/>
    <w:rsid w:val="004B02D8"/>
    <w:rsid w:val="004B2B17"/>
    <w:rsid w:val="004B4197"/>
    <w:rsid w:val="004B55C1"/>
    <w:rsid w:val="004C5680"/>
    <w:rsid w:val="004D07A4"/>
    <w:rsid w:val="004D2270"/>
    <w:rsid w:val="004E0CA0"/>
    <w:rsid w:val="004E18A6"/>
    <w:rsid w:val="004E737D"/>
    <w:rsid w:val="004E7F53"/>
    <w:rsid w:val="004F063F"/>
    <w:rsid w:val="004F38B1"/>
    <w:rsid w:val="004F7A6C"/>
    <w:rsid w:val="00503F27"/>
    <w:rsid w:val="00515864"/>
    <w:rsid w:val="00521575"/>
    <w:rsid w:val="0052465C"/>
    <w:rsid w:val="00525AA1"/>
    <w:rsid w:val="005265E3"/>
    <w:rsid w:val="00526753"/>
    <w:rsid w:val="00527811"/>
    <w:rsid w:val="00527C66"/>
    <w:rsid w:val="00531D2F"/>
    <w:rsid w:val="005324D9"/>
    <w:rsid w:val="00536241"/>
    <w:rsid w:val="005404E4"/>
    <w:rsid w:val="0054540E"/>
    <w:rsid w:val="005508A2"/>
    <w:rsid w:val="00563CBE"/>
    <w:rsid w:val="005733D6"/>
    <w:rsid w:val="005740AA"/>
    <w:rsid w:val="005754FB"/>
    <w:rsid w:val="005760EE"/>
    <w:rsid w:val="00580414"/>
    <w:rsid w:val="00582FF1"/>
    <w:rsid w:val="005845E5"/>
    <w:rsid w:val="00586200"/>
    <w:rsid w:val="0058738E"/>
    <w:rsid w:val="00587DB6"/>
    <w:rsid w:val="00590C74"/>
    <w:rsid w:val="00595C83"/>
    <w:rsid w:val="005A14D8"/>
    <w:rsid w:val="005A4239"/>
    <w:rsid w:val="005B7213"/>
    <w:rsid w:val="005C14E8"/>
    <w:rsid w:val="005C511A"/>
    <w:rsid w:val="005C5276"/>
    <w:rsid w:val="005C780A"/>
    <w:rsid w:val="005D14B7"/>
    <w:rsid w:val="005D1BB6"/>
    <w:rsid w:val="005D3E2D"/>
    <w:rsid w:val="005D72E0"/>
    <w:rsid w:val="005E5ECE"/>
    <w:rsid w:val="005E7533"/>
    <w:rsid w:val="005F1933"/>
    <w:rsid w:val="005F5842"/>
    <w:rsid w:val="00604705"/>
    <w:rsid w:val="00607260"/>
    <w:rsid w:val="0060775F"/>
    <w:rsid w:val="0061152E"/>
    <w:rsid w:val="00611C85"/>
    <w:rsid w:val="006133C3"/>
    <w:rsid w:val="0061387F"/>
    <w:rsid w:val="00621126"/>
    <w:rsid w:val="00621576"/>
    <w:rsid w:val="00621635"/>
    <w:rsid w:val="00621B60"/>
    <w:rsid w:val="00622E82"/>
    <w:rsid w:val="00623DC4"/>
    <w:rsid w:val="006260F6"/>
    <w:rsid w:val="00626362"/>
    <w:rsid w:val="00637080"/>
    <w:rsid w:val="0065034B"/>
    <w:rsid w:val="00652EFD"/>
    <w:rsid w:val="006612DD"/>
    <w:rsid w:val="00661A38"/>
    <w:rsid w:val="0066515A"/>
    <w:rsid w:val="00665CD8"/>
    <w:rsid w:val="006724A2"/>
    <w:rsid w:val="0067697D"/>
    <w:rsid w:val="00680E9E"/>
    <w:rsid w:val="00686479"/>
    <w:rsid w:val="00686A66"/>
    <w:rsid w:val="0068718F"/>
    <w:rsid w:val="00691229"/>
    <w:rsid w:val="00695308"/>
    <w:rsid w:val="006A76B7"/>
    <w:rsid w:val="006B0827"/>
    <w:rsid w:val="006B2E51"/>
    <w:rsid w:val="006B4DD3"/>
    <w:rsid w:val="006C459A"/>
    <w:rsid w:val="006C4601"/>
    <w:rsid w:val="006C4633"/>
    <w:rsid w:val="006C5556"/>
    <w:rsid w:val="006C65D9"/>
    <w:rsid w:val="006C7C91"/>
    <w:rsid w:val="006D04B9"/>
    <w:rsid w:val="006D1963"/>
    <w:rsid w:val="006D7CDC"/>
    <w:rsid w:val="006F7BAE"/>
    <w:rsid w:val="007030AA"/>
    <w:rsid w:val="00703A4D"/>
    <w:rsid w:val="00706436"/>
    <w:rsid w:val="00707757"/>
    <w:rsid w:val="00707898"/>
    <w:rsid w:val="00711D6C"/>
    <w:rsid w:val="00713D0C"/>
    <w:rsid w:val="00716E3F"/>
    <w:rsid w:val="00727D20"/>
    <w:rsid w:val="0073001C"/>
    <w:rsid w:val="00730EB1"/>
    <w:rsid w:val="00734A82"/>
    <w:rsid w:val="00736191"/>
    <w:rsid w:val="00737C26"/>
    <w:rsid w:val="00745DED"/>
    <w:rsid w:val="00760F19"/>
    <w:rsid w:val="0076158F"/>
    <w:rsid w:val="0076191C"/>
    <w:rsid w:val="00763E12"/>
    <w:rsid w:val="00765F60"/>
    <w:rsid w:val="00773C99"/>
    <w:rsid w:val="0077419A"/>
    <w:rsid w:val="007761C9"/>
    <w:rsid w:val="00777B1E"/>
    <w:rsid w:val="00782A94"/>
    <w:rsid w:val="0078363D"/>
    <w:rsid w:val="0078521F"/>
    <w:rsid w:val="007966E9"/>
    <w:rsid w:val="007A0493"/>
    <w:rsid w:val="007A0CCC"/>
    <w:rsid w:val="007A138C"/>
    <w:rsid w:val="007A626C"/>
    <w:rsid w:val="007B29BC"/>
    <w:rsid w:val="007B641F"/>
    <w:rsid w:val="007C4525"/>
    <w:rsid w:val="007C5437"/>
    <w:rsid w:val="007D3B4D"/>
    <w:rsid w:val="007E093A"/>
    <w:rsid w:val="007E0B30"/>
    <w:rsid w:val="007E7E03"/>
    <w:rsid w:val="007F0317"/>
    <w:rsid w:val="007F203D"/>
    <w:rsid w:val="007F30B0"/>
    <w:rsid w:val="007F452A"/>
    <w:rsid w:val="007F5FCB"/>
    <w:rsid w:val="00801F10"/>
    <w:rsid w:val="00807160"/>
    <w:rsid w:val="00807AC7"/>
    <w:rsid w:val="00810CB3"/>
    <w:rsid w:val="00810E12"/>
    <w:rsid w:val="00811D3B"/>
    <w:rsid w:val="00817659"/>
    <w:rsid w:val="00821D8E"/>
    <w:rsid w:val="008231CE"/>
    <w:rsid w:val="008314A1"/>
    <w:rsid w:val="0083273B"/>
    <w:rsid w:val="00833EE1"/>
    <w:rsid w:val="0083571D"/>
    <w:rsid w:val="00845805"/>
    <w:rsid w:val="00846E1F"/>
    <w:rsid w:val="00847646"/>
    <w:rsid w:val="00850961"/>
    <w:rsid w:val="00852E4B"/>
    <w:rsid w:val="008555AB"/>
    <w:rsid w:val="0085589D"/>
    <w:rsid w:val="00855F45"/>
    <w:rsid w:val="008605B3"/>
    <w:rsid w:val="00860852"/>
    <w:rsid w:val="008718F4"/>
    <w:rsid w:val="00872E65"/>
    <w:rsid w:val="00874216"/>
    <w:rsid w:val="008840E3"/>
    <w:rsid w:val="00891373"/>
    <w:rsid w:val="00894C89"/>
    <w:rsid w:val="008A02FC"/>
    <w:rsid w:val="008A1F68"/>
    <w:rsid w:val="008A3C42"/>
    <w:rsid w:val="008A42A9"/>
    <w:rsid w:val="008A703E"/>
    <w:rsid w:val="008B3DE4"/>
    <w:rsid w:val="008C2C92"/>
    <w:rsid w:val="008C4700"/>
    <w:rsid w:val="008C4FE5"/>
    <w:rsid w:val="008C5DE3"/>
    <w:rsid w:val="008C7476"/>
    <w:rsid w:val="008D13EF"/>
    <w:rsid w:val="008D3CAB"/>
    <w:rsid w:val="008D6287"/>
    <w:rsid w:val="008E181F"/>
    <w:rsid w:val="008E1DDB"/>
    <w:rsid w:val="008E4733"/>
    <w:rsid w:val="00900D3A"/>
    <w:rsid w:val="009016E5"/>
    <w:rsid w:val="00910CB7"/>
    <w:rsid w:val="009113B0"/>
    <w:rsid w:val="00914587"/>
    <w:rsid w:val="0091584E"/>
    <w:rsid w:val="00926368"/>
    <w:rsid w:val="00931CF2"/>
    <w:rsid w:val="0093323F"/>
    <w:rsid w:val="00947AC4"/>
    <w:rsid w:val="009660F8"/>
    <w:rsid w:val="00966545"/>
    <w:rsid w:val="00970D4A"/>
    <w:rsid w:val="00973E03"/>
    <w:rsid w:val="0097582C"/>
    <w:rsid w:val="00976B8F"/>
    <w:rsid w:val="00977838"/>
    <w:rsid w:val="00982B23"/>
    <w:rsid w:val="00984754"/>
    <w:rsid w:val="00986FE5"/>
    <w:rsid w:val="0099119A"/>
    <w:rsid w:val="009A3F53"/>
    <w:rsid w:val="009A3FD2"/>
    <w:rsid w:val="009A66F6"/>
    <w:rsid w:val="009B25AE"/>
    <w:rsid w:val="009B5E08"/>
    <w:rsid w:val="009C10F5"/>
    <w:rsid w:val="009C31B3"/>
    <w:rsid w:val="009C4B24"/>
    <w:rsid w:val="009C6FE3"/>
    <w:rsid w:val="009D11EA"/>
    <w:rsid w:val="009E0934"/>
    <w:rsid w:val="009E11D9"/>
    <w:rsid w:val="009F04D5"/>
    <w:rsid w:val="009F05C4"/>
    <w:rsid w:val="009F099D"/>
    <w:rsid w:val="009F38FE"/>
    <w:rsid w:val="009F48BF"/>
    <w:rsid w:val="00A153DB"/>
    <w:rsid w:val="00A305B0"/>
    <w:rsid w:val="00A319F7"/>
    <w:rsid w:val="00A3351D"/>
    <w:rsid w:val="00A4397C"/>
    <w:rsid w:val="00A6028B"/>
    <w:rsid w:val="00A62059"/>
    <w:rsid w:val="00A849AC"/>
    <w:rsid w:val="00A90361"/>
    <w:rsid w:val="00A923AB"/>
    <w:rsid w:val="00A94E84"/>
    <w:rsid w:val="00AA06C3"/>
    <w:rsid w:val="00AA479D"/>
    <w:rsid w:val="00AA5262"/>
    <w:rsid w:val="00AB6E8F"/>
    <w:rsid w:val="00AC611A"/>
    <w:rsid w:val="00AC66A4"/>
    <w:rsid w:val="00AC6A8A"/>
    <w:rsid w:val="00AC6C3F"/>
    <w:rsid w:val="00AD1BC4"/>
    <w:rsid w:val="00AD7FB9"/>
    <w:rsid w:val="00AE154F"/>
    <w:rsid w:val="00AE4E5A"/>
    <w:rsid w:val="00AE6F2D"/>
    <w:rsid w:val="00AE7E0B"/>
    <w:rsid w:val="00AE7FAC"/>
    <w:rsid w:val="00B00798"/>
    <w:rsid w:val="00B00E3E"/>
    <w:rsid w:val="00B02085"/>
    <w:rsid w:val="00B03C33"/>
    <w:rsid w:val="00B04574"/>
    <w:rsid w:val="00B0556D"/>
    <w:rsid w:val="00B10EED"/>
    <w:rsid w:val="00B1136C"/>
    <w:rsid w:val="00B11C54"/>
    <w:rsid w:val="00B12648"/>
    <w:rsid w:val="00B12A78"/>
    <w:rsid w:val="00B133FF"/>
    <w:rsid w:val="00B20A20"/>
    <w:rsid w:val="00B24836"/>
    <w:rsid w:val="00B26437"/>
    <w:rsid w:val="00B31650"/>
    <w:rsid w:val="00B338F0"/>
    <w:rsid w:val="00B3681E"/>
    <w:rsid w:val="00B370D5"/>
    <w:rsid w:val="00B4112C"/>
    <w:rsid w:val="00B4149E"/>
    <w:rsid w:val="00B41943"/>
    <w:rsid w:val="00B43350"/>
    <w:rsid w:val="00B46623"/>
    <w:rsid w:val="00B57031"/>
    <w:rsid w:val="00B6132A"/>
    <w:rsid w:val="00B658A3"/>
    <w:rsid w:val="00B65D1F"/>
    <w:rsid w:val="00B67476"/>
    <w:rsid w:val="00B72B5F"/>
    <w:rsid w:val="00B7591C"/>
    <w:rsid w:val="00B77B70"/>
    <w:rsid w:val="00B86C93"/>
    <w:rsid w:val="00B8743C"/>
    <w:rsid w:val="00B87A76"/>
    <w:rsid w:val="00B96DB1"/>
    <w:rsid w:val="00BA3D26"/>
    <w:rsid w:val="00BA6597"/>
    <w:rsid w:val="00BA6B68"/>
    <w:rsid w:val="00BB66F6"/>
    <w:rsid w:val="00BC6407"/>
    <w:rsid w:val="00BD35C4"/>
    <w:rsid w:val="00BD5BFF"/>
    <w:rsid w:val="00BD5F11"/>
    <w:rsid w:val="00BD62A4"/>
    <w:rsid w:val="00BE31A8"/>
    <w:rsid w:val="00BE4633"/>
    <w:rsid w:val="00BE4A0C"/>
    <w:rsid w:val="00BE6015"/>
    <w:rsid w:val="00BE700F"/>
    <w:rsid w:val="00BE9EAC"/>
    <w:rsid w:val="00BF140C"/>
    <w:rsid w:val="00BF55EB"/>
    <w:rsid w:val="00C016AA"/>
    <w:rsid w:val="00C0342B"/>
    <w:rsid w:val="00C108E3"/>
    <w:rsid w:val="00C1769F"/>
    <w:rsid w:val="00C213A5"/>
    <w:rsid w:val="00C2495C"/>
    <w:rsid w:val="00C24EC7"/>
    <w:rsid w:val="00C3251F"/>
    <w:rsid w:val="00C32B45"/>
    <w:rsid w:val="00C407F5"/>
    <w:rsid w:val="00C41B2A"/>
    <w:rsid w:val="00C43833"/>
    <w:rsid w:val="00C43FAE"/>
    <w:rsid w:val="00C46E4B"/>
    <w:rsid w:val="00C51CAB"/>
    <w:rsid w:val="00C53401"/>
    <w:rsid w:val="00C57415"/>
    <w:rsid w:val="00C61860"/>
    <w:rsid w:val="00C7264A"/>
    <w:rsid w:val="00C74CB8"/>
    <w:rsid w:val="00C7605D"/>
    <w:rsid w:val="00C777DE"/>
    <w:rsid w:val="00C820D3"/>
    <w:rsid w:val="00C86696"/>
    <w:rsid w:val="00C914F3"/>
    <w:rsid w:val="00C96B00"/>
    <w:rsid w:val="00CA09C0"/>
    <w:rsid w:val="00CA5ADD"/>
    <w:rsid w:val="00CA71C6"/>
    <w:rsid w:val="00CB2283"/>
    <w:rsid w:val="00CB3408"/>
    <w:rsid w:val="00CBAA58"/>
    <w:rsid w:val="00CC00CB"/>
    <w:rsid w:val="00CC2C3C"/>
    <w:rsid w:val="00CD278E"/>
    <w:rsid w:val="00CD5142"/>
    <w:rsid w:val="00CD5E3F"/>
    <w:rsid w:val="00CD770A"/>
    <w:rsid w:val="00CD7CF8"/>
    <w:rsid w:val="00CE034C"/>
    <w:rsid w:val="00CE7B93"/>
    <w:rsid w:val="00CF2142"/>
    <w:rsid w:val="00CF4251"/>
    <w:rsid w:val="00CF7D09"/>
    <w:rsid w:val="00D0683F"/>
    <w:rsid w:val="00D126DB"/>
    <w:rsid w:val="00D179A6"/>
    <w:rsid w:val="00D20574"/>
    <w:rsid w:val="00D27686"/>
    <w:rsid w:val="00D27DB8"/>
    <w:rsid w:val="00D32D03"/>
    <w:rsid w:val="00D4634C"/>
    <w:rsid w:val="00D46748"/>
    <w:rsid w:val="00D50025"/>
    <w:rsid w:val="00D55A7D"/>
    <w:rsid w:val="00D71556"/>
    <w:rsid w:val="00D760C5"/>
    <w:rsid w:val="00D76E30"/>
    <w:rsid w:val="00D80AA1"/>
    <w:rsid w:val="00D82FC5"/>
    <w:rsid w:val="00D86083"/>
    <w:rsid w:val="00D86C7D"/>
    <w:rsid w:val="00D90D7F"/>
    <w:rsid w:val="00D91B71"/>
    <w:rsid w:val="00D92C12"/>
    <w:rsid w:val="00D955FB"/>
    <w:rsid w:val="00DA1BDC"/>
    <w:rsid w:val="00DA3598"/>
    <w:rsid w:val="00DA40CA"/>
    <w:rsid w:val="00DA5146"/>
    <w:rsid w:val="00DA705B"/>
    <w:rsid w:val="00DB2295"/>
    <w:rsid w:val="00DB413B"/>
    <w:rsid w:val="00DC0558"/>
    <w:rsid w:val="00DC402F"/>
    <w:rsid w:val="00DC5672"/>
    <w:rsid w:val="00DC5857"/>
    <w:rsid w:val="00DC9CC5"/>
    <w:rsid w:val="00DE053F"/>
    <w:rsid w:val="00DE11EC"/>
    <w:rsid w:val="00DE256E"/>
    <w:rsid w:val="00DE4066"/>
    <w:rsid w:val="00DE6E6B"/>
    <w:rsid w:val="00DE708F"/>
    <w:rsid w:val="00DF2017"/>
    <w:rsid w:val="00E00166"/>
    <w:rsid w:val="00E04086"/>
    <w:rsid w:val="00E07865"/>
    <w:rsid w:val="00E14BE2"/>
    <w:rsid w:val="00E16671"/>
    <w:rsid w:val="00E16798"/>
    <w:rsid w:val="00E20B3C"/>
    <w:rsid w:val="00E21B02"/>
    <w:rsid w:val="00E30EF0"/>
    <w:rsid w:val="00E4248A"/>
    <w:rsid w:val="00E42CA1"/>
    <w:rsid w:val="00E439CA"/>
    <w:rsid w:val="00E519E2"/>
    <w:rsid w:val="00E5289C"/>
    <w:rsid w:val="00E54D11"/>
    <w:rsid w:val="00E552DD"/>
    <w:rsid w:val="00E63EF9"/>
    <w:rsid w:val="00E65178"/>
    <w:rsid w:val="00E65AAD"/>
    <w:rsid w:val="00E664E0"/>
    <w:rsid w:val="00E7273C"/>
    <w:rsid w:val="00E7459A"/>
    <w:rsid w:val="00E7534A"/>
    <w:rsid w:val="00E77DD5"/>
    <w:rsid w:val="00E8434F"/>
    <w:rsid w:val="00E90A1E"/>
    <w:rsid w:val="00E9496C"/>
    <w:rsid w:val="00EA0928"/>
    <w:rsid w:val="00EB6844"/>
    <w:rsid w:val="00EB763F"/>
    <w:rsid w:val="00EC1040"/>
    <w:rsid w:val="00EC177B"/>
    <w:rsid w:val="00ED0526"/>
    <w:rsid w:val="00ED06AB"/>
    <w:rsid w:val="00ED0F9E"/>
    <w:rsid w:val="00ED5873"/>
    <w:rsid w:val="00F05875"/>
    <w:rsid w:val="00F06D64"/>
    <w:rsid w:val="00F101A5"/>
    <w:rsid w:val="00F14CC8"/>
    <w:rsid w:val="00F210E0"/>
    <w:rsid w:val="00F25246"/>
    <w:rsid w:val="00F26BE3"/>
    <w:rsid w:val="00F305C8"/>
    <w:rsid w:val="00F3469F"/>
    <w:rsid w:val="00F35AE8"/>
    <w:rsid w:val="00F35F3F"/>
    <w:rsid w:val="00F36F69"/>
    <w:rsid w:val="00F47BD4"/>
    <w:rsid w:val="00F5093D"/>
    <w:rsid w:val="00F5245E"/>
    <w:rsid w:val="00F566D6"/>
    <w:rsid w:val="00F64265"/>
    <w:rsid w:val="00F67581"/>
    <w:rsid w:val="00F70605"/>
    <w:rsid w:val="00F707E6"/>
    <w:rsid w:val="00F711B1"/>
    <w:rsid w:val="00F72117"/>
    <w:rsid w:val="00F732A7"/>
    <w:rsid w:val="00F759D5"/>
    <w:rsid w:val="00F868BF"/>
    <w:rsid w:val="00F86A32"/>
    <w:rsid w:val="00F86E44"/>
    <w:rsid w:val="00F86F38"/>
    <w:rsid w:val="00F8D96F"/>
    <w:rsid w:val="00F901EB"/>
    <w:rsid w:val="00F94AEA"/>
    <w:rsid w:val="00F95FA3"/>
    <w:rsid w:val="00F9779B"/>
    <w:rsid w:val="00FA1589"/>
    <w:rsid w:val="00FA571F"/>
    <w:rsid w:val="00FA7CBA"/>
    <w:rsid w:val="00FB2381"/>
    <w:rsid w:val="00FB67E3"/>
    <w:rsid w:val="00FC36BA"/>
    <w:rsid w:val="00FC400A"/>
    <w:rsid w:val="00FC6B06"/>
    <w:rsid w:val="00FD07DF"/>
    <w:rsid w:val="00FD6A2C"/>
    <w:rsid w:val="00FE5896"/>
    <w:rsid w:val="00FF4D2B"/>
    <w:rsid w:val="01039CD2"/>
    <w:rsid w:val="0109017C"/>
    <w:rsid w:val="0110EA93"/>
    <w:rsid w:val="0113BE77"/>
    <w:rsid w:val="013683B3"/>
    <w:rsid w:val="013A238D"/>
    <w:rsid w:val="015A5A1D"/>
    <w:rsid w:val="016D676D"/>
    <w:rsid w:val="018EB992"/>
    <w:rsid w:val="01A3574E"/>
    <w:rsid w:val="01ADAE95"/>
    <w:rsid w:val="01C25099"/>
    <w:rsid w:val="01C6E7B2"/>
    <w:rsid w:val="01DC07F9"/>
    <w:rsid w:val="01F73FB7"/>
    <w:rsid w:val="0200D373"/>
    <w:rsid w:val="02071EB9"/>
    <w:rsid w:val="020D7A91"/>
    <w:rsid w:val="020E7BCD"/>
    <w:rsid w:val="0216D192"/>
    <w:rsid w:val="021E4C9B"/>
    <w:rsid w:val="022E5FE7"/>
    <w:rsid w:val="0237C1E1"/>
    <w:rsid w:val="02594066"/>
    <w:rsid w:val="025C3D76"/>
    <w:rsid w:val="0269A42E"/>
    <w:rsid w:val="02716F34"/>
    <w:rsid w:val="0282DAE9"/>
    <w:rsid w:val="02900C17"/>
    <w:rsid w:val="02A79BB8"/>
    <w:rsid w:val="02AC10E7"/>
    <w:rsid w:val="02DE3E46"/>
    <w:rsid w:val="0307AB16"/>
    <w:rsid w:val="0313454E"/>
    <w:rsid w:val="03136AF8"/>
    <w:rsid w:val="03629650"/>
    <w:rsid w:val="0362B4D1"/>
    <w:rsid w:val="036E0EFB"/>
    <w:rsid w:val="038C2D6A"/>
    <w:rsid w:val="038C74F1"/>
    <w:rsid w:val="03960F0C"/>
    <w:rsid w:val="03A3CC02"/>
    <w:rsid w:val="03C0ECCE"/>
    <w:rsid w:val="03C81FA7"/>
    <w:rsid w:val="03C8B98B"/>
    <w:rsid w:val="03CAB746"/>
    <w:rsid w:val="03CD1004"/>
    <w:rsid w:val="03D639E5"/>
    <w:rsid w:val="03E64785"/>
    <w:rsid w:val="03F556E7"/>
    <w:rsid w:val="03F93555"/>
    <w:rsid w:val="03FB4886"/>
    <w:rsid w:val="03FBB7B2"/>
    <w:rsid w:val="0404A468"/>
    <w:rsid w:val="0408A208"/>
    <w:rsid w:val="040D7283"/>
    <w:rsid w:val="041CD08D"/>
    <w:rsid w:val="041E017A"/>
    <w:rsid w:val="04229E80"/>
    <w:rsid w:val="043569F9"/>
    <w:rsid w:val="0445ECA8"/>
    <w:rsid w:val="046AE5A9"/>
    <w:rsid w:val="046CDC90"/>
    <w:rsid w:val="048FFB0F"/>
    <w:rsid w:val="04A4389B"/>
    <w:rsid w:val="04B76CB5"/>
    <w:rsid w:val="04C19ED1"/>
    <w:rsid w:val="04D7BA55"/>
    <w:rsid w:val="04DF0B09"/>
    <w:rsid w:val="04E873B7"/>
    <w:rsid w:val="0517EA64"/>
    <w:rsid w:val="0538B24C"/>
    <w:rsid w:val="0558606D"/>
    <w:rsid w:val="055DB089"/>
    <w:rsid w:val="056D1528"/>
    <w:rsid w:val="05790EE7"/>
    <w:rsid w:val="05B6F348"/>
    <w:rsid w:val="05BB7382"/>
    <w:rsid w:val="05BBDBD3"/>
    <w:rsid w:val="05C1D1A5"/>
    <w:rsid w:val="05C57ACB"/>
    <w:rsid w:val="05CB9E27"/>
    <w:rsid w:val="05CF9ACC"/>
    <w:rsid w:val="05D1418E"/>
    <w:rsid w:val="05DACFE9"/>
    <w:rsid w:val="0603116B"/>
    <w:rsid w:val="0615F8E9"/>
    <w:rsid w:val="06170DE9"/>
    <w:rsid w:val="063F1CCA"/>
    <w:rsid w:val="064A1BAF"/>
    <w:rsid w:val="064B4401"/>
    <w:rsid w:val="066594AD"/>
    <w:rsid w:val="066C272B"/>
    <w:rsid w:val="0671A607"/>
    <w:rsid w:val="06726D9A"/>
    <w:rsid w:val="067C5BD3"/>
    <w:rsid w:val="0686255E"/>
    <w:rsid w:val="0686B965"/>
    <w:rsid w:val="06AB0836"/>
    <w:rsid w:val="06AEE0EA"/>
    <w:rsid w:val="06BDE56D"/>
    <w:rsid w:val="06D97EE3"/>
    <w:rsid w:val="06E68346"/>
    <w:rsid w:val="06F10F15"/>
    <w:rsid w:val="070D5B83"/>
    <w:rsid w:val="0716B1CC"/>
    <w:rsid w:val="072CD7D4"/>
    <w:rsid w:val="0733EDEA"/>
    <w:rsid w:val="07409DF7"/>
    <w:rsid w:val="07461FDB"/>
    <w:rsid w:val="07489FBD"/>
    <w:rsid w:val="074FA393"/>
    <w:rsid w:val="075315DA"/>
    <w:rsid w:val="0753C0E0"/>
    <w:rsid w:val="07D2EFCB"/>
    <w:rsid w:val="07DDCF46"/>
    <w:rsid w:val="07EF67E7"/>
    <w:rsid w:val="07F9C245"/>
    <w:rsid w:val="08013461"/>
    <w:rsid w:val="080C0E85"/>
    <w:rsid w:val="080DDCB3"/>
    <w:rsid w:val="0810F3E0"/>
    <w:rsid w:val="081DF525"/>
    <w:rsid w:val="083BA213"/>
    <w:rsid w:val="08459117"/>
    <w:rsid w:val="08465B07"/>
    <w:rsid w:val="084F5359"/>
    <w:rsid w:val="0850ABFE"/>
    <w:rsid w:val="0855C14A"/>
    <w:rsid w:val="085CD903"/>
    <w:rsid w:val="087B2665"/>
    <w:rsid w:val="088EDDBB"/>
    <w:rsid w:val="0895A9A9"/>
    <w:rsid w:val="089BFE05"/>
    <w:rsid w:val="08A87CE7"/>
    <w:rsid w:val="08CBE950"/>
    <w:rsid w:val="08DA29BC"/>
    <w:rsid w:val="08F4C40B"/>
    <w:rsid w:val="08F6B8DB"/>
    <w:rsid w:val="08FB7287"/>
    <w:rsid w:val="09071283"/>
    <w:rsid w:val="09136CC6"/>
    <w:rsid w:val="0927F118"/>
    <w:rsid w:val="0946E987"/>
    <w:rsid w:val="09733F60"/>
    <w:rsid w:val="0981E764"/>
    <w:rsid w:val="0989E569"/>
    <w:rsid w:val="098B3FE7"/>
    <w:rsid w:val="098EFF77"/>
    <w:rsid w:val="0997295E"/>
    <w:rsid w:val="099D40FE"/>
    <w:rsid w:val="099DD379"/>
    <w:rsid w:val="09B4CD66"/>
    <w:rsid w:val="09B6D2B8"/>
    <w:rsid w:val="09EC5C13"/>
    <w:rsid w:val="09F1E542"/>
    <w:rsid w:val="09FB7CD3"/>
    <w:rsid w:val="0A056491"/>
    <w:rsid w:val="0A0A2500"/>
    <w:rsid w:val="0A25FB35"/>
    <w:rsid w:val="0A4EDA0B"/>
    <w:rsid w:val="0A625C6C"/>
    <w:rsid w:val="0A6491E5"/>
    <w:rsid w:val="0A6AFB6E"/>
    <w:rsid w:val="0A7BB0C5"/>
    <w:rsid w:val="0A8F55FE"/>
    <w:rsid w:val="0A90A55E"/>
    <w:rsid w:val="0AB4B8B5"/>
    <w:rsid w:val="0AC42E1C"/>
    <w:rsid w:val="0AECC4EE"/>
    <w:rsid w:val="0AF5A3BA"/>
    <w:rsid w:val="0B151BC5"/>
    <w:rsid w:val="0B1EBE65"/>
    <w:rsid w:val="0B1F20A1"/>
    <w:rsid w:val="0B20F227"/>
    <w:rsid w:val="0B46C9C4"/>
    <w:rsid w:val="0B500C13"/>
    <w:rsid w:val="0B5B202D"/>
    <w:rsid w:val="0BA3A2EE"/>
    <w:rsid w:val="0BA9584D"/>
    <w:rsid w:val="0BAB89EA"/>
    <w:rsid w:val="0BD0684B"/>
    <w:rsid w:val="0BD632AE"/>
    <w:rsid w:val="0BDF2DD1"/>
    <w:rsid w:val="0BE4EAEE"/>
    <w:rsid w:val="0BE6928B"/>
    <w:rsid w:val="0BEC5DFA"/>
    <w:rsid w:val="0BF8D9AC"/>
    <w:rsid w:val="0C01EFFA"/>
    <w:rsid w:val="0C1A1CB2"/>
    <w:rsid w:val="0C1D46D7"/>
    <w:rsid w:val="0C2957CA"/>
    <w:rsid w:val="0C2E9A2A"/>
    <w:rsid w:val="0C2FEF35"/>
    <w:rsid w:val="0C3E7FC6"/>
    <w:rsid w:val="0C437CBA"/>
    <w:rsid w:val="0C52C08C"/>
    <w:rsid w:val="0C580CFB"/>
    <w:rsid w:val="0C7B8899"/>
    <w:rsid w:val="0C8527CB"/>
    <w:rsid w:val="0C981E6B"/>
    <w:rsid w:val="0CB95C9C"/>
    <w:rsid w:val="0CC937D5"/>
    <w:rsid w:val="0CC9EAE4"/>
    <w:rsid w:val="0CD2B271"/>
    <w:rsid w:val="0CD39875"/>
    <w:rsid w:val="0CE2DE80"/>
    <w:rsid w:val="0CF8CF7B"/>
    <w:rsid w:val="0D15BB10"/>
    <w:rsid w:val="0D1C60FA"/>
    <w:rsid w:val="0D4DF947"/>
    <w:rsid w:val="0D577851"/>
    <w:rsid w:val="0D600499"/>
    <w:rsid w:val="0D600A09"/>
    <w:rsid w:val="0D7386D6"/>
    <w:rsid w:val="0DA3ADDE"/>
    <w:rsid w:val="0DAFFD73"/>
    <w:rsid w:val="0DC20221"/>
    <w:rsid w:val="0DC9D047"/>
    <w:rsid w:val="0DEA8072"/>
    <w:rsid w:val="0DEC8DB5"/>
    <w:rsid w:val="0E053865"/>
    <w:rsid w:val="0E082EC2"/>
    <w:rsid w:val="0E27968E"/>
    <w:rsid w:val="0E361522"/>
    <w:rsid w:val="0E3BD0D2"/>
    <w:rsid w:val="0E416521"/>
    <w:rsid w:val="0E4E0B4E"/>
    <w:rsid w:val="0E5E0EEE"/>
    <w:rsid w:val="0EA007BD"/>
    <w:rsid w:val="0EB8421E"/>
    <w:rsid w:val="0EE060D1"/>
    <w:rsid w:val="0EF90A17"/>
    <w:rsid w:val="0F0B341E"/>
    <w:rsid w:val="0F272121"/>
    <w:rsid w:val="0F2F0E0B"/>
    <w:rsid w:val="0F38BE2F"/>
    <w:rsid w:val="0F46E4DA"/>
    <w:rsid w:val="0F533563"/>
    <w:rsid w:val="0F5C01E3"/>
    <w:rsid w:val="0F668FFE"/>
    <w:rsid w:val="0F6A5CBE"/>
    <w:rsid w:val="0F6D27DA"/>
    <w:rsid w:val="0F7C4FD8"/>
    <w:rsid w:val="0F80EA68"/>
    <w:rsid w:val="0F81FF12"/>
    <w:rsid w:val="0F88D578"/>
    <w:rsid w:val="0FFF2821"/>
    <w:rsid w:val="104398E0"/>
    <w:rsid w:val="1045B81D"/>
    <w:rsid w:val="104DE406"/>
    <w:rsid w:val="106DB0A7"/>
    <w:rsid w:val="10755D24"/>
    <w:rsid w:val="1079C28D"/>
    <w:rsid w:val="10A62557"/>
    <w:rsid w:val="10C4D6E3"/>
    <w:rsid w:val="10CD2544"/>
    <w:rsid w:val="10EBEE78"/>
    <w:rsid w:val="11047D57"/>
    <w:rsid w:val="111879D9"/>
    <w:rsid w:val="111E1BCB"/>
    <w:rsid w:val="115AD2AB"/>
    <w:rsid w:val="118F8EE1"/>
    <w:rsid w:val="1194E20D"/>
    <w:rsid w:val="119B1CF2"/>
    <w:rsid w:val="11A96778"/>
    <w:rsid w:val="11AD5ACE"/>
    <w:rsid w:val="11B62096"/>
    <w:rsid w:val="11C6E36A"/>
    <w:rsid w:val="11EB2B65"/>
    <w:rsid w:val="123C08F6"/>
    <w:rsid w:val="1248765C"/>
    <w:rsid w:val="1263777D"/>
    <w:rsid w:val="127A6D28"/>
    <w:rsid w:val="1293FA3E"/>
    <w:rsid w:val="129FFC6E"/>
    <w:rsid w:val="12C00A3B"/>
    <w:rsid w:val="12EAC7CC"/>
    <w:rsid w:val="12F256BF"/>
    <w:rsid w:val="13096FED"/>
    <w:rsid w:val="130FEEE1"/>
    <w:rsid w:val="131D74C4"/>
    <w:rsid w:val="133FDC7A"/>
    <w:rsid w:val="134FC21A"/>
    <w:rsid w:val="135F1B24"/>
    <w:rsid w:val="13776A76"/>
    <w:rsid w:val="137E89B1"/>
    <w:rsid w:val="138D3DD9"/>
    <w:rsid w:val="13D65F0D"/>
    <w:rsid w:val="13DD5C91"/>
    <w:rsid w:val="142612B6"/>
    <w:rsid w:val="14349E68"/>
    <w:rsid w:val="1435EEA8"/>
    <w:rsid w:val="1440BA8F"/>
    <w:rsid w:val="1446F73A"/>
    <w:rsid w:val="144EA9ED"/>
    <w:rsid w:val="144F3218"/>
    <w:rsid w:val="145C73BC"/>
    <w:rsid w:val="1460BFD1"/>
    <w:rsid w:val="14770E97"/>
    <w:rsid w:val="1477EC29"/>
    <w:rsid w:val="14A859AD"/>
    <w:rsid w:val="14AB06A3"/>
    <w:rsid w:val="14B3BCC8"/>
    <w:rsid w:val="14C669E8"/>
    <w:rsid w:val="14F4DA71"/>
    <w:rsid w:val="152DA024"/>
    <w:rsid w:val="15315C35"/>
    <w:rsid w:val="1532D992"/>
    <w:rsid w:val="154E051E"/>
    <w:rsid w:val="154EFA5C"/>
    <w:rsid w:val="1554CE34"/>
    <w:rsid w:val="155F5DD9"/>
    <w:rsid w:val="15614F80"/>
    <w:rsid w:val="156E9238"/>
    <w:rsid w:val="159C145A"/>
    <w:rsid w:val="15A0F9D8"/>
    <w:rsid w:val="15A61893"/>
    <w:rsid w:val="15F73BC7"/>
    <w:rsid w:val="160ABA78"/>
    <w:rsid w:val="164B3B04"/>
    <w:rsid w:val="16750885"/>
    <w:rsid w:val="169BEEAB"/>
    <w:rsid w:val="16A0A5C8"/>
    <w:rsid w:val="16A77C5E"/>
    <w:rsid w:val="16B7A218"/>
    <w:rsid w:val="16BCEDB9"/>
    <w:rsid w:val="16C7751F"/>
    <w:rsid w:val="16E55B7F"/>
    <w:rsid w:val="16F61DED"/>
    <w:rsid w:val="17021E65"/>
    <w:rsid w:val="170985AE"/>
    <w:rsid w:val="171CB33E"/>
    <w:rsid w:val="171E79E2"/>
    <w:rsid w:val="172E7D4C"/>
    <w:rsid w:val="173D7DA6"/>
    <w:rsid w:val="175AAEE1"/>
    <w:rsid w:val="17732371"/>
    <w:rsid w:val="1774FC34"/>
    <w:rsid w:val="177670F8"/>
    <w:rsid w:val="1781C6B6"/>
    <w:rsid w:val="178B4D48"/>
    <w:rsid w:val="17901CDC"/>
    <w:rsid w:val="1790CD4B"/>
    <w:rsid w:val="17975626"/>
    <w:rsid w:val="17A58EB9"/>
    <w:rsid w:val="17AB950D"/>
    <w:rsid w:val="17B72942"/>
    <w:rsid w:val="17B812A9"/>
    <w:rsid w:val="17C78381"/>
    <w:rsid w:val="17CEF10F"/>
    <w:rsid w:val="17DF2AD9"/>
    <w:rsid w:val="17E008FC"/>
    <w:rsid w:val="17E70CF7"/>
    <w:rsid w:val="17F3F1A7"/>
    <w:rsid w:val="1801DDBF"/>
    <w:rsid w:val="1831956C"/>
    <w:rsid w:val="1831B39F"/>
    <w:rsid w:val="18369EC0"/>
    <w:rsid w:val="18372722"/>
    <w:rsid w:val="183F219A"/>
    <w:rsid w:val="18427657"/>
    <w:rsid w:val="184C9BAC"/>
    <w:rsid w:val="18522E7E"/>
    <w:rsid w:val="18534344"/>
    <w:rsid w:val="1867A81D"/>
    <w:rsid w:val="18866869"/>
    <w:rsid w:val="1891C454"/>
    <w:rsid w:val="18B93812"/>
    <w:rsid w:val="18B9FCCC"/>
    <w:rsid w:val="18C7A684"/>
    <w:rsid w:val="18E08ACE"/>
    <w:rsid w:val="18EE865B"/>
    <w:rsid w:val="18FBF5FD"/>
    <w:rsid w:val="19085166"/>
    <w:rsid w:val="1932D372"/>
    <w:rsid w:val="19392DB2"/>
    <w:rsid w:val="19456AD1"/>
    <w:rsid w:val="194E43E9"/>
    <w:rsid w:val="195EA6B5"/>
    <w:rsid w:val="1964890E"/>
    <w:rsid w:val="19813394"/>
    <w:rsid w:val="19A183EE"/>
    <w:rsid w:val="19B8132C"/>
    <w:rsid w:val="19C00FF8"/>
    <w:rsid w:val="19C1D86E"/>
    <w:rsid w:val="19C879F3"/>
    <w:rsid w:val="19D33914"/>
    <w:rsid w:val="19DB2E90"/>
    <w:rsid w:val="19E7CA90"/>
    <w:rsid w:val="19EB8A1D"/>
    <w:rsid w:val="19F2247E"/>
    <w:rsid w:val="19FC89A6"/>
    <w:rsid w:val="1A01868E"/>
    <w:rsid w:val="1A16A2B0"/>
    <w:rsid w:val="1A1D5857"/>
    <w:rsid w:val="1A1FA3A9"/>
    <w:rsid w:val="1A208BFF"/>
    <w:rsid w:val="1A268C8F"/>
    <w:rsid w:val="1A2956A2"/>
    <w:rsid w:val="1A457FF8"/>
    <w:rsid w:val="1A6F2069"/>
    <w:rsid w:val="1A71FA0A"/>
    <w:rsid w:val="1A7C4F21"/>
    <w:rsid w:val="1A94593D"/>
    <w:rsid w:val="1AA3A274"/>
    <w:rsid w:val="1ABD809B"/>
    <w:rsid w:val="1ABE7F57"/>
    <w:rsid w:val="1AD00963"/>
    <w:rsid w:val="1AD3C970"/>
    <w:rsid w:val="1AF834F6"/>
    <w:rsid w:val="1AFAA83F"/>
    <w:rsid w:val="1B115412"/>
    <w:rsid w:val="1B209817"/>
    <w:rsid w:val="1B38A45A"/>
    <w:rsid w:val="1B42D4AF"/>
    <w:rsid w:val="1B5E3129"/>
    <w:rsid w:val="1B6A78C6"/>
    <w:rsid w:val="1B7F98AD"/>
    <w:rsid w:val="1BB7DA4E"/>
    <w:rsid w:val="1BC1FBE1"/>
    <w:rsid w:val="1BC2EC28"/>
    <w:rsid w:val="1BCA3B24"/>
    <w:rsid w:val="1BCCF5C3"/>
    <w:rsid w:val="1BCE2231"/>
    <w:rsid w:val="1BD610DC"/>
    <w:rsid w:val="1BE1314A"/>
    <w:rsid w:val="1BE34A7B"/>
    <w:rsid w:val="1BE4F63B"/>
    <w:rsid w:val="1BE97D50"/>
    <w:rsid w:val="1BEF0C9E"/>
    <w:rsid w:val="1BF4F203"/>
    <w:rsid w:val="1C0C55DE"/>
    <w:rsid w:val="1C0F9B50"/>
    <w:rsid w:val="1C113138"/>
    <w:rsid w:val="1C12DBDC"/>
    <w:rsid w:val="1C219F47"/>
    <w:rsid w:val="1C2318C3"/>
    <w:rsid w:val="1C2A6E2F"/>
    <w:rsid w:val="1C366BAB"/>
    <w:rsid w:val="1C45C021"/>
    <w:rsid w:val="1C478856"/>
    <w:rsid w:val="1C59E4D6"/>
    <w:rsid w:val="1C626807"/>
    <w:rsid w:val="1C8F44A1"/>
    <w:rsid w:val="1CC0540F"/>
    <w:rsid w:val="1CF88454"/>
    <w:rsid w:val="1D2E97D9"/>
    <w:rsid w:val="1D314E3C"/>
    <w:rsid w:val="1D53AF30"/>
    <w:rsid w:val="1D6B42DC"/>
    <w:rsid w:val="1D6C0D9D"/>
    <w:rsid w:val="1D986D53"/>
    <w:rsid w:val="1D9B1BD3"/>
    <w:rsid w:val="1D9DB5F4"/>
    <w:rsid w:val="1DA6A473"/>
    <w:rsid w:val="1DA8EF4B"/>
    <w:rsid w:val="1DB0CF60"/>
    <w:rsid w:val="1DB52116"/>
    <w:rsid w:val="1DB52498"/>
    <w:rsid w:val="1DCBAC5C"/>
    <w:rsid w:val="1DD38B0F"/>
    <w:rsid w:val="1DE24DD7"/>
    <w:rsid w:val="1DE2DF77"/>
    <w:rsid w:val="1DF029A6"/>
    <w:rsid w:val="1E1B020C"/>
    <w:rsid w:val="1E223255"/>
    <w:rsid w:val="1E4739E8"/>
    <w:rsid w:val="1E600A84"/>
    <w:rsid w:val="1EA22511"/>
    <w:rsid w:val="1EC02715"/>
    <w:rsid w:val="1ED2950D"/>
    <w:rsid w:val="1EDE05CF"/>
    <w:rsid w:val="1EE060EB"/>
    <w:rsid w:val="1EE26B4A"/>
    <w:rsid w:val="1EE38165"/>
    <w:rsid w:val="1EEC05DA"/>
    <w:rsid w:val="1EEE679B"/>
    <w:rsid w:val="1F0F31CE"/>
    <w:rsid w:val="1F1ABF77"/>
    <w:rsid w:val="1F3629FE"/>
    <w:rsid w:val="1F5A28B0"/>
    <w:rsid w:val="1F5DFF7B"/>
    <w:rsid w:val="1F69C390"/>
    <w:rsid w:val="1F79F4F6"/>
    <w:rsid w:val="1F8C26D2"/>
    <w:rsid w:val="1FB18097"/>
    <w:rsid w:val="1FCB5370"/>
    <w:rsid w:val="1FD3804B"/>
    <w:rsid w:val="1FD9CCDC"/>
    <w:rsid w:val="2012D087"/>
    <w:rsid w:val="20248FE4"/>
    <w:rsid w:val="20254801"/>
    <w:rsid w:val="203208FC"/>
    <w:rsid w:val="20332565"/>
    <w:rsid w:val="2048B393"/>
    <w:rsid w:val="204D785E"/>
    <w:rsid w:val="204DF946"/>
    <w:rsid w:val="20501968"/>
    <w:rsid w:val="2091F425"/>
    <w:rsid w:val="209E4562"/>
    <w:rsid w:val="20A2E7D0"/>
    <w:rsid w:val="20CF565F"/>
    <w:rsid w:val="20D0281B"/>
    <w:rsid w:val="20D38942"/>
    <w:rsid w:val="20DC39EC"/>
    <w:rsid w:val="20EACC44"/>
    <w:rsid w:val="210281CD"/>
    <w:rsid w:val="21141C94"/>
    <w:rsid w:val="2116202E"/>
    <w:rsid w:val="213DECAC"/>
    <w:rsid w:val="21404B14"/>
    <w:rsid w:val="2145CA76"/>
    <w:rsid w:val="21479FCF"/>
    <w:rsid w:val="215A2A1A"/>
    <w:rsid w:val="2163E428"/>
    <w:rsid w:val="21722794"/>
    <w:rsid w:val="217DAB13"/>
    <w:rsid w:val="2184F3BB"/>
    <w:rsid w:val="218BC941"/>
    <w:rsid w:val="2192FE95"/>
    <w:rsid w:val="21975C7D"/>
    <w:rsid w:val="21C283CE"/>
    <w:rsid w:val="21EBC7D8"/>
    <w:rsid w:val="21F93003"/>
    <w:rsid w:val="22200538"/>
    <w:rsid w:val="22413200"/>
    <w:rsid w:val="225A7CFC"/>
    <w:rsid w:val="22725F6A"/>
    <w:rsid w:val="22780464"/>
    <w:rsid w:val="227A43A5"/>
    <w:rsid w:val="2280812D"/>
    <w:rsid w:val="228CD329"/>
    <w:rsid w:val="228D2FB1"/>
    <w:rsid w:val="229D432F"/>
    <w:rsid w:val="22DFB942"/>
    <w:rsid w:val="22E33D3D"/>
    <w:rsid w:val="22EE8F9C"/>
    <w:rsid w:val="2316AC70"/>
    <w:rsid w:val="232D1407"/>
    <w:rsid w:val="2332B17C"/>
    <w:rsid w:val="235AA90B"/>
    <w:rsid w:val="23807856"/>
    <w:rsid w:val="239201F0"/>
    <w:rsid w:val="2392431A"/>
    <w:rsid w:val="23A1BA57"/>
    <w:rsid w:val="23BC0BC2"/>
    <w:rsid w:val="23C27DB8"/>
    <w:rsid w:val="23D0E0C5"/>
    <w:rsid w:val="23E27C3F"/>
    <w:rsid w:val="23F518AD"/>
    <w:rsid w:val="23FDF688"/>
    <w:rsid w:val="2403C32F"/>
    <w:rsid w:val="24072863"/>
    <w:rsid w:val="24138E2B"/>
    <w:rsid w:val="2428E9E2"/>
    <w:rsid w:val="2430CD9A"/>
    <w:rsid w:val="24559127"/>
    <w:rsid w:val="245CEA02"/>
    <w:rsid w:val="245E1023"/>
    <w:rsid w:val="24837971"/>
    <w:rsid w:val="249331DE"/>
    <w:rsid w:val="24969053"/>
    <w:rsid w:val="24B54338"/>
    <w:rsid w:val="24B61285"/>
    <w:rsid w:val="24C1ABAB"/>
    <w:rsid w:val="24C7D47B"/>
    <w:rsid w:val="24DD508B"/>
    <w:rsid w:val="24E489CD"/>
    <w:rsid w:val="24FDB530"/>
    <w:rsid w:val="25238026"/>
    <w:rsid w:val="252DDF6C"/>
    <w:rsid w:val="254EA364"/>
    <w:rsid w:val="257618AC"/>
    <w:rsid w:val="258B7C0E"/>
    <w:rsid w:val="25A65D88"/>
    <w:rsid w:val="25B082A7"/>
    <w:rsid w:val="25B3BE3B"/>
    <w:rsid w:val="25B890FF"/>
    <w:rsid w:val="25C8301A"/>
    <w:rsid w:val="25E8ECAF"/>
    <w:rsid w:val="25F0D9F6"/>
    <w:rsid w:val="25F3E085"/>
    <w:rsid w:val="25F57D78"/>
    <w:rsid w:val="260B05F0"/>
    <w:rsid w:val="260F9B47"/>
    <w:rsid w:val="260FEE6C"/>
    <w:rsid w:val="2616D851"/>
    <w:rsid w:val="26240C59"/>
    <w:rsid w:val="263D53B0"/>
    <w:rsid w:val="265CFDCE"/>
    <w:rsid w:val="26889C1F"/>
    <w:rsid w:val="26AA5D4E"/>
    <w:rsid w:val="26B31467"/>
    <w:rsid w:val="26C6F705"/>
    <w:rsid w:val="27027259"/>
    <w:rsid w:val="2711CBF1"/>
    <w:rsid w:val="2725861B"/>
    <w:rsid w:val="272649B1"/>
    <w:rsid w:val="27458162"/>
    <w:rsid w:val="27514D5A"/>
    <w:rsid w:val="275B8624"/>
    <w:rsid w:val="27615585"/>
    <w:rsid w:val="277461BF"/>
    <w:rsid w:val="27829352"/>
    <w:rsid w:val="2789F756"/>
    <w:rsid w:val="27A107B9"/>
    <w:rsid w:val="27A7F86E"/>
    <w:rsid w:val="27AA0039"/>
    <w:rsid w:val="27ADF1F0"/>
    <w:rsid w:val="27B0019A"/>
    <w:rsid w:val="27D0D7EB"/>
    <w:rsid w:val="27E1D540"/>
    <w:rsid w:val="27EBB9B8"/>
    <w:rsid w:val="27F2E2F7"/>
    <w:rsid w:val="27F80447"/>
    <w:rsid w:val="27FDD004"/>
    <w:rsid w:val="280AD80C"/>
    <w:rsid w:val="2813DFF3"/>
    <w:rsid w:val="28624E77"/>
    <w:rsid w:val="2863BF98"/>
    <w:rsid w:val="287596AF"/>
    <w:rsid w:val="287D2130"/>
    <w:rsid w:val="2883F81D"/>
    <w:rsid w:val="28930EA0"/>
    <w:rsid w:val="28CD4017"/>
    <w:rsid w:val="28F8F29C"/>
    <w:rsid w:val="2906C5F8"/>
    <w:rsid w:val="291968BB"/>
    <w:rsid w:val="2920D185"/>
    <w:rsid w:val="29350C72"/>
    <w:rsid w:val="293ACACB"/>
    <w:rsid w:val="29585A5A"/>
    <w:rsid w:val="296171A5"/>
    <w:rsid w:val="2969C319"/>
    <w:rsid w:val="296A0B1D"/>
    <w:rsid w:val="2998314B"/>
    <w:rsid w:val="29A79882"/>
    <w:rsid w:val="29AD712E"/>
    <w:rsid w:val="29CA4F67"/>
    <w:rsid w:val="29CE79CD"/>
    <w:rsid w:val="29F485DC"/>
    <w:rsid w:val="29F7F203"/>
    <w:rsid w:val="2A07C66E"/>
    <w:rsid w:val="2A1615DE"/>
    <w:rsid w:val="2A1DF4B4"/>
    <w:rsid w:val="2A23956B"/>
    <w:rsid w:val="2A27784C"/>
    <w:rsid w:val="2A30E4F0"/>
    <w:rsid w:val="2A40170C"/>
    <w:rsid w:val="2A4569A3"/>
    <w:rsid w:val="2A6C3586"/>
    <w:rsid w:val="2A8A4898"/>
    <w:rsid w:val="2A9B0226"/>
    <w:rsid w:val="2A9DD537"/>
    <w:rsid w:val="2AA7B48E"/>
    <w:rsid w:val="2AC954E9"/>
    <w:rsid w:val="2ACB477B"/>
    <w:rsid w:val="2ADB35EC"/>
    <w:rsid w:val="2AFFEFB6"/>
    <w:rsid w:val="2B1070D2"/>
    <w:rsid w:val="2B19BBA1"/>
    <w:rsid w:val="2B1DC222"/>
    <w:rsid w:val="2B254EBC"/>
    <w:rsid w:val="2B357743"/>
    <w:rsid w:val="2B375D93"/>
    <w:rsid w:val="2B4E7631"/>
    <w:rsid w:val="2B557838"/>
    <w:rsid w:val="2B5E730F"/>
    <w:rsid w:val="2B80AE3F"/>
    <w:rsid w:val="2B87DF71"/>
    <w:rsid w:val="2B88F436"/>
    <w:rsid w:val="2B95796A"/>
    <w:rsid w:val="2B9B1934"/>
    <w:rsid w:val="2BABB894"/>
    <w:rsid w:val="2BACC6A0"/>
    <w:rsid w:val="2BB0E2AB"/>
    <w:rsid w:val="2BD350D2"/>
    <w:rsid w:val="2BD6A69A"/>
    <w:rsid w:val="2BE6D73C"/>
    <w:rsid w:val="2BEFC701"/>
    <w:rsid w:val="2BF41B15"/>
    <w:rsid w:val="2BFA1D6A"/>
    <w:rsid w:val="2C039D21"/>
    <w:rsid w:val="2C0B6686"/>
    <w:rsid w:val="2C1AA857"/>
    <w:rsid w:val="2C22C9EF"/>
    <w:rsid w:val="2C319A3B"/>
    <w:rsid w:val="2C79D0CE"/>
    <w:rsid w:val="2C7B74CE"/>
    <w:rsid w:val="2C9549DC"/>
    <w:rsid w:val="2CA91A93"/>
    <w:rsid w:val="2CAC7021"/>
    <w:rsid w:val="2CB34567"/>
    <w:rsid w:val="2CC509D9"/>
    <w:rsid w:val="2CF1C198"/>
    <w:rsid w:val="2D0A535D"/>
    <w:rsid w:val="2D134E10"/>
    <w:rsid w:val="2D16A015"/>
    <w:rsid w:val="2D221B8F"/>
    <w:rsid w:val="2D2A98C8"/>
    <w:rsid w:val="2D2DA162"/>
    <w:rsid w:val="2D3DD4B4"/>
    <w:rsid w:val="2D5029B5"/>
    <w:rsid w:val="2D638324"/>
    <w:rsid w:val="2D8547C5"/>
    <w:rsid w:val="2D8C34CF"/>
    <w:rsid w:val="2DDB2B3F"/>
    <w:rsid w:val="2DE88883"/>
    <w:rsid w:val="2DEBE9DA"/>
    <w:rsid w:val="2E0AC1ED"/>
    <w:rsid w:val="2E1DD1CD"/>
    <w:rsid w:val="2E1FE93B"/>
    <w:rsid w:val="2E347E9B"/>
    <w:rsid w:val="2E395030"/>
    <w:rsid w:val="2E3B3A16"/>
    <w:rsid w:val="2E433A15"/>
    <w:rsid w:val="2E497559"/>
    <w:rsid w:val="2E5327F9"/>
    <w:rsid w:val="2E54C0BA"/>
    <w:rsid w:val="2ED0920C"/>
    <w:rsid w:val="2ED11307"/>
    <w:rsid w:val="2EE84790"/>
    <w:rsid w:val="2F073B9B"/>
    <w:rsid w:val="2F07B395"/>
    <w:rsid w:val="2F1324A1"/>
    <w:rsid w:val="2F144EC3"/>
    <w:rsid w:val="2F1B3256"/>
    <w:rsid w:val="2F269AF7"/>
    <w:rsid w:val="2F2E0774"/>
    <w:rsid w:val="2F435C03"/>
    <w:rsid w:val="2F495292"/>
    <w:rsid w:val="2F4FCA77"/>
    <w:rsid w:val="2F68CD4B"/>
    <w:rsid w:val="2F6D6F15"/>
    <w:rsid w:val="2F774389"/>
    <w:rsid w:val="2F7EDFBC"/>
    <w:rsid w:val="2F7F004B"/>
    <w:rsid w:val="2F85D699"/>
    <w:rsid w:val="2FB6B066"/>
    <w:rsid w:val="2FB7E746"/>
    <w:rsid w:val="2FBF34F2"/>
    <w:rsid w:val="2FC6B717"/>
    <w:rsid w:val="2FCA7B49"/>
    <w:rsid w:val="3000939A"/>
    <w:rsid w:val="3015B271"/>
    <w:rsid w:val="301CF514"/>
    <w:rsid w:val="301D9DCB"/>
    <w:rsid w:val="301EFBEF"/>
    <w:rsid w:val="3026511F"/>
    <w:rsid w:val="3029B06B"/>
    <w:rsid w:val="3031DCCB"/>
    <w:rsid w:val="30331A96"/>
    <w:rsid w:val="303976B0"/>
    <w:rsid w:val="3042C201"/>
    <w:rsid w:val="3089CDC7"/>
    <w:rsid w:val="30967B9D"/>
    <w:rsid w:val="30A688BF"/>
    <w:rsid w:val="30A6CDD4"/>
    <w:rsid w:val="30E350B2"/>
    <w:rsid w:val="30F88426"/>
    <w:rsid w:val="3102003F"/>
    <w:rsid w:val="310C8A47"/>
    <w:rsid w:val="311AA8EB"/>
    <w:rsid w:val="313A0CF6"/>
    <w:rsid w:val="315C04B5"/>
    <w:rsid w:val="315FE1B2"/>
    <w:rsid w:val="316D4492"/>
    <w:rsid w:val="317737AC"/>
    <w:rsid w:val="3190B54E"/>
    <w:rsid w:val="319245A6"/>
    <w:rsid w:val="319ECDE1"/>
    <w:rsid w:val="31A25E21"/>
    <w:rsid w:val="31E66EE7"/>
    <w:rsid w:val="31EF816C"/>
    <w:rsid w:val="31F8E89F"/>
    <w:rsid w:val="31FC564A"/>
    <w:rsid w:val="320894FC"/>
    <w:rsid w:val="321BD302"/>
    <w:rsid w:val="3253BF94"/>
    <w:rsid w:val="3254273D"/>
    <w:rsid w:val="3269B788"/>
    <w:rsid w:val="32753C94"/>
    <w:rsid w:val="32906187"/>
    <w:rsid w:val="32A0F807"/>
    <w:rsid w:val="32AC36B6"/>
    <w:rsid w:val="32B3A407"/>
    <w:rsid w:val="32C6F8C9"/>
    <w:rsid w:val="32C99B5E"/>
    <w:rsid w:val="32E392F0"/>
    <w:rsid w:val="3302EDD3"/>
    <w:rsid w:val="3303FAB5"/>
    <w:rsid w:val="3314129F"/>
    <w:rsid w:val="33352556"/>
    <w:rsid w:val="33370513"/>
    <w:rsid w:val="3337B01F"/>
    <w:rsid w:val="3338469A"/>
    <w:rsid w:val="3340A81E"/>
    <w:rsid w:val="3353FDEB"/>
    <w:rsid w:val="33691630"/>
    <w:rsid w:val="33AD46E3"/>
    <w:rsid w:val="33B2BFDF"/>
    <w:rsid w:val="33B2CF33"/>
    <w:rsid w:val="33B3E342"/>
    <w:rsid w:val="33D47413"/>
    <w:rsid w:val="34047706"/>
    <w:rsid w:val="3406BBAF"/>
    <w:rsid w:val="3413E074"/>
    <w:rsid w:val="342BC6EE"/>
    <w:rsid w:val="3432EFCB"/>
    <w:rsid w:val="3444A2B9"/>
    <w:rsid w:val="344D9132"/>
    <w:rsid w:val="34541A40"/>
    <w:rsid w:val="34584F4C"/>
    <w:rsid w:val="345D8103"/>
    <w:rsid w:val="345EBC31"/>
    <w:rsid w:val="345F476B"/>
    <w:rsid w:val="346BC71B"/>
    <w:rsid w:val="346BDBB0"/>
    <w:rsid w:val="34958029"/>
    <w:rsid w:val="3498C5E3"/>
    <w:rsid w:val="34AAAE1A"/>
    <w:rsid w:val="34C8D781"/>
    <w:rsid w:val="34CBAEE8"/>
    <w:rsid w:val="34D8A6AD"/>
    <w:rsid w:val="34FF7C85"/>
    <w:rsid w:val="35096724"/>
    <w:rsid w:val="350B053F"/>
    <w:rsid w:val="35117D6A"/>
    <w:rsid w:val="351684FC"/>
    <w:rsid w:val="3521E95C"/>
    <w:rsid w:val="3522861F"/>
    <w:rsid w:val="352B5AC7"/>
    <w:rsid w:val="352FCBEE"/>
    <w:rsid w:val="3551CBBF"/>
    <w:rsid w:val="3569C18D"/>
    <w:rsid w:val="356E01DC"/>
    <w:rsid w:val="3572E8C2"/>
    <w:rsid w:val="35734FB6"/>
    <w:rsid w:val="35760619"/>
    <w:rsid w:val="3579FC70"/>
    <w:rsid w:val="35810E63"/>
    <w:rsid w:val="3597B7DE"/>
    <w:rsid w:val="3597D7AB"/>
    <w:rsid w:val="35A9290B"/>
    <w:rsid w:val="35AEF007"/>
    <w:rsid w:val="35AFC819"/>
    <w:rsid w:val="35B17B99"/>
    <w:rsid w:val="35BFB459"/>
    <w:rsid w:val="3625EB51"/>
    <w:rsid w:val="3637E789"/>
    <w:rsid w:val="36389E65"/>
    <w:rsid w:val="3638A31C"/>
    <w:rsid w:val="3646FB68"/>
    <w:rsid w:val="364A46FF"/>
    <w:rsid w:val="366D1A07"/>
    <w:rsid w:val="36814EE6"/>
    <w:rsid w:val="369038CA"/>
    <w:rsid w:val="36949CF0"/>
    <w:rsid w:val="369D65B0"/>
    <w:rsid w:val="36C78E88"/>
    <w:rsid w:val="36C856D7"/>
    <w:rsid w:val="36C9EF7A"/>
    <w:rsid w:val="36D0C429"/>
    <w:rsid w:val="3703FBEB"/>
    <w:rsid w:val="37253F87"/>
    <w:rsid w:val="3731309C"/>
    <w:rsid w:val="37315AE0"/>
    <w:rsid w:val="373FAE0D"/>
    <w:rsid w:val="374A5B72"/>
    <w:rsid w:val="37513F7C"/>
    <w:rsid w:val="375482B7"/>
    <w:rsid w:val="3757B504"/>
    <w:rsid w:val="378103B9"/>
    <w:rsid w:val="37861879"/>
    <w:rsid w:val="3789F73C"/>
    <w:rsid w:val="3796124C"/>
    <w:rsid w:val="379A43D4"/>
    <w:rsid w:val="37A41CA7"/>
    <w:rsid w:val="37C4C6C4"/>
    <w:rsid w:val="37E59E8B"/>
    <w:rsid w:val="3801E033"/>
    <w:rsid w:val="38076477"/>
    <w:rsid w:val="380E7D39"/>
    <w:rsid w:val="381A9B0F"/>
    <w:rsid w:val="384154EC"/>
    <w:rsid w:val="38667FFD"/>
    <w:rsid w:val="38680CD9"/>
    <w:rsid w:val="387115A0"/>
    <w:rsid w:val="3872D470"/>
    <w:rsid w:val="389B1B7E"/>
    <w:rsid w:val="38A62AFF"/>
    <w:rsid w:val="38B9BAF6"/>
    <w:rsid w:val="38CF065B"/>
    <w:rsid w:val="38D06777"/>
    <w:rsid w:val="38D27586"/>
    <w:rsid w:val="38D44ED8"/>
    <w:rsid w:val="38DE6183"/>
    <w:rsid w:val="391558C2"/>
    <w:rsid w:val="391E870C"/>
    <w:rsid w:val="393107FC"/>
    <w:rsid w:val="393B527F"/>
    <w:rsid w:val="39477683"/>
    <w:rsid w:val="394CA9A3"/>
    <w:rsid w:val="394E0F91"/>
    <w:rsid w:val="395403BC"/>
    <w:rsid w:val="396E37E8"/>
    <w:rsid w:val="397B3A9F"/>
    <w:rsid w:val="39B05045"/>
    <w:rsid w:val="39CC7DC8"/>
    <w:rsid w:val="39CFBFB7"/>
    <w:rsid w:val="3A11B068"/>
    <w:rsid w:val="3A1D1F10"/>
    <w:rsid w:val="3A37CBE7"/>
    <w:rsid w:val="3A3B0B97"/>
    <w:rsid w:val="3A70F7DD"/>
    <w:rsid w:val="3A7181AA"/>
    <w:rsid w:val="3A8BE41E"/>
    <w:rsid w:val="3A94D2D7"/>
    <w:rsid w:val="3A98DBE5"/>
    <w:rsid w:val="3AA2F5CB"/>
    <w:rsid w:val="3AB4518D"/>
    <w:rsid w:val="3AB71D6F"/>
    <w:rsid w:val="3ABA081C"/>
    <w:rsid w:val="3AC3F60A"/>
    <w:rsid w:val="3AD64CB3"/>
    <w:rsid w:val="3AF709B5"/>
    <w:rsid w:val="3B05C792"/>
    <w:rsid w:val="3B0653E9"/>
    <w:rsid w:val="3B1AB578"/>
    <w:rsid w:val="3B26416C"/>
    <w:rsid w:val="3B293D26"/>
    <w:rsid w:val="3B6AE966"/>
    <w:rsid w:val="3BB69A9E"/>
    <w:rsid w:val="3BB7C3A0"/>
    <w:rsid w:val="3BDE296D"/>
    <w:rsid w:val="3BE20376"/>
    <w:rsid w:val="3BED3281"/>
    <w:rsid w:val="3C1488F9"/>
    <w:rsid w:val="3C25B2E0"/>
    <w:rsid w:val="3C4C8CB5"/>
    <w:rsid w:val="3C4E63BE"/>
    <w:rsid w:val="3C50EEA6"/>
    <w:rsid w:val="3C54EA84"/>
    <w:rsid w:val="3C723EAD"/>
    <w:rsid w:val="3C8A4E34"/>
    <w:rsid w:val="3C8C95E8"/>
    <w:rsid w:val="3C8FC7A9"/>
    <w:rsid w:val="3C9422ED"/>
    <w:rsid w:val="3CAA88B9"/>
    <w:rsid w:val="3CC5A82E"/>
    <w:rsid w:val="3CE3631D"/>
    <w:rsid w:val="3CEC79DC"/>
    <w:rsid w:val="3CEF7677"/>
    <w:rsid w:val="3CF2A3BD"/>
    <w:rsid w:val="3D00E510"/>
    <w:rsid w:val="3D11338A"/>
    <w:rsid w:val="3D48287D"/>
    <w:rsid w:val="3D512FA7"/>
    <w:rsid w:val="3D5F6C59"/>
    <w:rsid w:val="3D607B5E"/>
    <w:rsid w:val="3D972A42"/>
    <w:rsid w:val="3DA442F8"/>
    <w:rsid w:val="3DAF2995"/>
    <w:rsid w:val="3DB01EEB"/>
    <w:rsid w:val="3DE2E21F"/>
    <w:rsid w:val="3DF26C9C"/>
    <w:rsid w:val="3DF57D74"/>
    <w:rsid w:val="3E22DE6E"/>
    <w:rsid w:val="3E28EBD6"/>
    <w:rsid w:val="3E464962"/>
    <w:rsid w:val="3E48D1E6"/>
    <w:rsid w:val="3E4AE156"/>
    <w:rsid w:val="3E4D5AB8"/>
    <w:rsid w:val="3E6016DB"/>
    <w:rsid w:val="3E667EEE"/>
    <w:rsid w:val="3E6F114A"/>
    <w:rsid w:val="3E7D569E"/>
    <w:rsid w:val="3E81A0EA"/>
    <w:rsid w:val="3E89AEFB"/>
    <w:rsid w:val="3EA10839"/>
    <w:rsid w:val="3EA13DB8"/>
    <w:rsid w:val="3EAE3AFD"/>
    <w:rsid w:val="3EBBA51D"/>
    <w:rsid w:val="3EBFB11A"/>
    <w:rsid w:val="3ED24765"/>
    <w:rsid w:val="3ED7C807"/>
    <w:rsid w:val="3EE1C034"/>
    <w:rsid w:val="3EF83D49"/>
    <w:rsid w:val="3F09ADE9"/>
    <w:rsid w:val="3F14EACF"/>
    <w:rsid w:val="3F2BB67A"/>
    <w:rsid w:val="3F383B8C"/>
    <w:rsid w:val="3F38A88B"/>
    <w:rsid w:val="3F38C37D"/>
    <w:rsid w:val="3F3E7656"/>
    <w:rsid w:val="3F3E99F2"/>
    <w:rsid w:val="3F452AB0"/>
    <w:rsid w:val="3F5C14C1"/>
    <w:rsid w:val="3F7411EE"/>
    <w:rsid w:val="3F8DDA02"/>
    <w:rsid w:val="3FA0155C"/>
    <w:rsid w:val="3FAB3FBA"/>
    <w:rsid w:val="3FB3BB1A"/>
    <w:rsid w:val="3FC0A625"/>
    <w:rsid w:val="3FC190CC"/>
    <w:rsid w:val="3FD4B142"/>
    <w:rsid w:val="3FE0F03B"/>
    <w:rsid w:val="3FEFB3F1"/>
    <w:rsid w:val="3FF0BA69"/>
    <w:rsid w:val="404377A8"/>
    <w:rsid w:val="40452F73"/>
    <w:rsid w:val="404F4B0E"/>
    <w:rsid w:val="405E31F5"/>
    <w:rsid w:val="4060CACC"/>
    <w:rsid w:val="4063AA4D"/>
    <w:rsid w:val="406AC298"/>
    <w:rsid w:val="407BD4AA"/>
    <w:rsid w:val="4088820D"/>
    <w:rsid w:val="40930F85"/>
    <w:rsid w:val="4096FAA5"/>
    <w:rsid w:val="40A9CC45"/>
    <w:rsid w:val="40BB3919"/>
    <w:rsid w:val="40BBF9AA"/>
    <w:rsid w:val="40C34119"/>
    <w:rsid w:val="40C34D33"/>
    <w:rsid w:val="40C7F3A4"/>
    <w:rsid w:val="40CB12EC"/>
    <w:rsid w:val="40D3F6BC"/>
    <w:rsid w:val="40E9DAB8"/>
    <w:rsid w:val="40EE5F9F"/>
    <w:rsid w:val="40F445EE"/>
    <w:rsid w:val="40F49994"/>
    <w:rsid w:val="4101F38D"/>
    <w:rsid w:val="410FC1A1"/>
    <w:rsid w:val="413140F8"/>
    <w:rsid w:val="41343382"/>
    <w:rsid w:val="414BB11A"/>
    <w:rsid w:val="4166D0EE"/>
    <w:rsid w:val="4170CC5A"/>
    <w:rsid w:val="4171A936"/>
    <w:rsid w:val="41760B3D"/>
    <w:rsid w:val="417E8D89"/>
    <w:rsid w:val="41871C0A"/>
    <w:rsid w:val="418B4488"/>
    <w:rsid w:val="418CB732"/>
    <w:rsid w:val="41AAB76C"/>
    <w:rsid w:val="41B685E5"/>
    <w:rsid w:val="41BA6FE1"/>
    <w:rsid w:val="41CC08BB"/>
    <w:rsid w:val="41DB7805"/>
    <w:rsid w:val="41E74112"/>
    <w:rsid w:val="41F7C2FF"/>
    <w:rsid w:val="41F905C7"/>
    <w:rsid w:val="4207FA47"/>
    <w:rsid w:val="420DCBF7"/>
    <w:rsid w:val="4232DA1D"/>
    <w:rsid w:val="4235AF00"/>
    <w:rsid w:val="423C5F5B"/>
    <w:rsid w:val="4270C70A"/>
    <w:rsid w:val="42AE9257"/>
    <w:rsid w:val="42D75408"/>
    <w:rsid w:val="42DFAB89"/>
    <w:rsid w:val="42F991AB"/>
    <w:rsid w:val="42FCA4F1"/>
    <w:rsid w:val="431CC50F"/>
    <w:rsid w:val="433734C2"/>
    <w:rsid w:val="433D8DF6"/>
    <w:rsid w:val="4340AA91"/>
    <w:rsid w:val="43A290C7"/>
    <w:rsid w:val="43ACE979"/>
    <w:rsid w:val="43BA8201"/>
    <w:rsid w:val="43D42538"/>
    <w:rsid w:val="43D6EFAC"/>
    <w:rsid w:val="43E1B6E6"/>
    <w:rsid w:val="43F20149"/>
    <w:rsid w:val="4423F0BE"/>
    <w:rsid w:val="4428C1B4"/>
    <w:rsid w:val="4428F4F9"/>
    <w:rsid w:val="44303AA9"/>
    <w:rsid w:val="444001E4"/>
    <w:rsid w:val="4446E25C"/>
    <w:rsid w:val="444B5933"/>
    <w:rsid w:val="446A2D02"/>
    <w:rsid w:val="446C8001"/>
    <w:rsid w:val="44A8767C"/>
    <w:rsid w:val="44BA94EB"/>
    <w:rsid w:val="44BC259C"/>
    <w:rsid w:val="44D76147"/>
    <w:rsid w:val="44F1DB7D"/>
    <w:rsid w:val="44F96D16"/>
    <w:rsid w:val="4512CD2A"/>
    <w:rsid w:val="451BEC79"/>
    <w:rsid w:val="453DF3EB"/>
    <w:rsid w:val="4547129F"/>
    <w:rsid w:val="45602A48"/>
    <w:rsid w:val="4561551C"/>
    <w:rsid w:val="45665D4E"/>
    <w:rsid w:val="4587FF60"/>
    <w:rsid w:val="458D62AF"/>
    <w:rsid w:val="45A690B4"/>
    <w:rsid w:val="45B5FA81"/>
    <w:rsid w:val="45B767A0"/>
    <w:rsid w:val="45C029EB"/>
    <w:rsid w:val="45E1BE34"/>
    <w:rsid w:val="45FD9B7E"/>
    <w:rsid w:val="4619A7AB"/>
    <w:rsid w:val="462ED5BA"/>
    <w:rsid w:val="462F00D3"/>
    <w:rsid w:val="4643DCAB"/>
    <w:rsid w:val="464A3470"/>
    <w:rsid w:val="4650395B"/>
    <w:rsid w:val="46519178"/>
    <w:rsid w:val="4677D7B4"/>
    <w:rsid w:val="467A6BC6"/>
    <w:rsid w:val="468E21D5"/>
    <w:rsid w:val="469442A9"/>
    <w:rsid w:val="469B64E8"/>
    <w:rsid w:val="469BC10E"/>
    <w:rsid w:val="46B987A8"/>
    <w:rsid w:val="46DFBAE8"/>
    <w:rsid w:val="46E7E356"/>
    <w:rsid w:val="46E7E921"/>
    <w:rsid w:val="46E9C2AC"/>
    <w:rsid w:val="46EDDAFC"/>
    <w:rsid w:val="46F15D4A"/>
    <w:rsid w:val="47016C8E"/>
    <w:rsid w:val="4718C78B"/>
    <w:rsid w:val="472E3CD0"/>
    <w:rsid w:val="474031FE"/>
    <w:rsid w:val="474CA541"/>
    <w:rsid w:val="475EEB79"/>
    <w:rsid w:val="47621249"/>
    <w:rsid w:val="4776E7E0"/>
    <w:rsid w:val="477944A8"/>
    <w:rsid w:val="477B4C46"/>
    <w:rsid w:val="4787BFD6"/>
    <w:rsid w:val="479C9F43"/>
    <w:rsid w:val="47AE610B"/>
    <w:rsid w:val="47BA2F7F"/>
    <w:rsid w:val="47BB971A"/>
    <w:rsid w:val="47BCAAC9"/>
    <w:rsid w:val="47D25465"/>
    <w:rsid w:val="47D2737F"/>
    <w:rsid w:val="47E36D38"/>
    <w:rsid w:val="47F59FDC"/>
    <w:rsid w:val="47F8234E"/>
    <w:rsid w:val="480FA565"/>
    <w:rsid w:val="481ABD79"/>
    <w:rsid w:val="4823E1AA"/>
    <w:rsid w:val="482BC4C6"/>
    <w:rsid w:val="48318604"/>
    <w:rsid w:val="48493C47"/>
    <w:rsid w:val="48510C23"/>
    <w:rsid w:val="485585CA"/>
    <w:rsid w:val="4858A268"/>
    <w:rsid w:val="48638939"/>
    <w:rsid w:val="4879E5B9"/>
    <w:rsid w:val="487B4264"/>
    <w:rsid w:val="48983448"/>
    <w:rsid w:val="489A7103"/>
    <w:rsid w:val="48A6C56C"/>
    <w:rsid w:val="48B7AA1A"/>
    <w:rsid w:val="48C2A0CC"/>
    <w:rsid w:val="48D1208A"/>
    <w:rsid w:val="48E25B72"/>
    <w:rsid w:val="48E58F23"/>
    <w:rsid w:val="48F2A9D6"/>
    <w:rsid w:val="4902AC00"/>
    <w:rsid w:val="491E163D"/>
    <w:rsid w:val="49227A3E"/>
    <w:rsid w:val="4922F5B3"/>
    <w:rsid w:val="493D1B8D"/>
    <w:rsid w:val="49432CE2"/>
    <w:rsid w:val="49440A27"/>
    <w:rsid w:val="495C0FC3"/>
    <w:rsid w:val="495ECFE7"/>
    <w:rsid w:val="4982BBF8"/>
    <w:rsid w:val="49865A4E"/>
    <w:rsid w:val="49AE85E3"/>
    <w:rsid w:val="49B0FE6B"/>
    <w:rsid w:val="49B9E54B"/>
    <w:rsid w:val="49CA34B7"/>
    <w:rsid w:val="49D053CB"/>
    <w:rsid w:val="49D549A3"/>
    <w:rsid w:val="49FE55B3"/>
    <w:rsid w:val="4A163139"/>
    <w:rsid w:val="4A3A5087"/>
    <w:rsid w:val="4A874D60"/>
    <w:rsid w:val="4A8DE6B5"/>
    <w:rsid w:val="4AC2756E"/>
    <w:rsid w:val="4AC2C411"/>
    <w:rsid w:val="4AD20DB8"/>
    <w:rsid w:val="4AF88F97"/>
    <w:rsid w:val="4B04B431"/>
    <w:rsid w:val="4B3A30B5"/>
    <w:rsid w:val="4B52BAB4"/>
    <w:rsid w:val="4B5824D1"/>
    <w:rsid w:val="4B750C2D"/>
    <w:rsid w:val="4B8F5752"/>
    <w:rsid w:val="4B94C8E5"/>
    <w:rsid w:val="4B94D213"/>
    <w:rsid w:val="4B996796"/>
    <w:rsid w:val="4B99AE2F"/>
    <w:rsid w:val="4BA81431"/>
    <w:rsid w:val="4BAAFC0A"/>
    <w:rsid w:val="4BC9B6AD"/>
    <w:rsid w:val="4BD4BE1D"/>
    <w:rsid w:val="4BDA3D29"/>
    <w:rsid w:val="4BFFFB25"/>
    <w:rsid w:val="4C07CD82"/>
    <w:rsid w:val="4C195779"/>
    <w:rsid w:val="4C2311AD"/>
    <w:rsid w:val="4C2BC8D4"/>
    <w:rsid w:val="4C2CF89A"/>
    <w:rsid w:val="4C3265DB"/>
    <w:rsid w:val="4C404965"/>
    <w:rsid w:val="4C57B231"/>
    <w:rsid w:val="4C5F11A3"/>
    <w:rsid w:val="4C7C55F6"/>
    <w:rsid w:val="4C94364E"/>
    <w:rsid w:val="4C9CC10E"/>
    <w:rsid w:val="4CA363E8"/>
    <w:rsid w:val="4CAC0F46"/>
    <w:rsid w:val="4CB7320C"/>
    <w:rsid w:val="4CC5E940"/>
    <w:rsid w:val="4CD3671A"/>
    <w:rsid w:val="4CD48492"/>
    <w:rsid w:val="4CE867D9"/>
    <w:rsid w:val="4D047DBD"/>
    <w:rsid w:val="4D08D9F2"/>
    <w:rsid w:val="4D13808E"/>
    <w:rsid w:val="4D29FCEE"/>
    <w:rsid w:val="4D2D9D15"/>
    <w:rsid w:val="4D3E1110"/>
    <w:rsid w:val="4D3F5029"/>
    <w:rsid w:val="4D438B9E"/>
    <w:rsid w:val="4D6CBA38"/>
    <w:rsid w:val="4DAF56EF"/>
    <w:rsid w:val="4DC2D769"/>
    <w:rsid w:val="4DD32E45"/>
    <w:rsid w:val="4DE37B6F"/>
    <w:rsid w:val="4DEB93DE"/>
    <w:rsid w:val="4DF7BDCF"/>
    <w:rsid w:val="4E10FE49"/>
    <w:rsid w:val="4E1E65A7"/>
    <w:rsid w:val="4E2836AC"/>
    <w:rsid w:val="4E3EA284"/>
    <w:rsid w:val="4E4A12C4"/>
    <w:rsid w:val="4E5DC6B6"/>
    <w:rsid w:val="4E67401C"/>
    <w:rsid w:val="4EB9A044"/>
    <w:rsid w:val="4EE6C276"/>
    <w:rsid w:val="4EE8A170"/>
    <w:rsid w:val="4F00F0BC"/>
    <w:rsid w:val="4F47C32E"/>
    <w:rsid w:val="4F4EFD9A"/>
    <w:rsid w:val="4F6F2084"/>
    <w:rsid w:val="4F7A6180"/>
    <w:rsid w:val="4F7AC8A8"/>
    <w:rsid w:val="4FA56BE5"/>
    <w:rsid w:val="4FDC46C7"/>
    <w:rsid w:val="4FED97FB"/>
    <w:rsid w:val="500BB499"/>
    <w:rsid w:val="501824D2"/>
    <w:rsid w:val="5019A7C6"/>
    <w:rsid w:val="50333720"/>
    <w:rsid w:val="5034FC48"/>
    <w:rsid w:val="5038F2F2"/>
    <w:rsid w:val="50414F31"/>
    <w:rsid w:val="505AFF39"/>
    <w:rsid w:val="5069E467"/>
    <w:rsid w:val="5083F6F4"/>
    <w:rsid w:val="5094A24A"/>
    <w:rsid w:val="50A7F110"/>
    <w:rsid w:val="50C56A65"/>
    <w:rsid w:val="50D8B487"/>
    <w:rsid w:val="50FFADD2"/>
    <w:rsid w:val="51396DEC"/>
    <w:rsid w:val="51518121"/>
    <w:rsid w:val="51989B73"/>
    <w:rsid w:val="51A9CFEA"/>
    <w:rsid w:val="51C4F294"/>
    <w:rsid w:val="51D460C0"/>
    <w:rsid w:val="51DBFCCA"/>
    <w:rsid w:val="521941BC"/>
    <w:rsid w:val="52390C58"/>
    <w:rsid w:val="5258EA14"/>
    <w:rsid w:val="525EB1EA"/>
    <w:rsid w:val="5267529B"/>
    <w:rsid w:val="526A46E8"/>
    <w:rsid w:val="52755854"/>
    <w:rsid w:val="528BFFBA"/>
    <w:rsid w:val="52917E46"/>
    <w:rsid w:val="52A75C9B"/>
    <w:rsid w:val="52B60F66"/>
    <w:rsid w:val="52D9897C"/>
    <w:rsid w:val="52F4A624"/>
    <w:rsid w:val="531B8D47"/>
    <w:rsid w:val="53330491"/>
    <w:rsid w:val="5335112E"/>
    <w:rsid w:val="5362ED12"/>
    <w:rsid w:val="536DF0C8"/>
    <w:rsid w:val="5373AD7A"/>
    <w:rsid w:val="53828414"/>
    <w:rsid w:val="538FBB6B"/>
    <w:rsid w:val="5397A53D"/>
    <w:rsid w:val="539D67B0"/>
    <w:rsid w:val="53A2C5B6"/>
    <w:rsid w:val="53A531DC"/>
    <w:rsid w:val="53B608F2"/>
    <w:rsid w:val="53B79C93"/>
    <w:rsid w:val="53CA564F"/>
    <w:rsid w:val="53CADA9F"/>
    <w:rsid w:val="53CF8186"/>
    <w:rsid w:val="54194113"/>
    <w:rsid w:val="541E2CF4"/>
    <w:rsid w:val="54356C33"/>
    <w:rsid w:val="546BA3C0"/>
    <w:rsid w:val="54725D12"/>
    <w:rsid w:val="5479C39E"/>
    <w:rsid w:val="548ADFD4"/>
    <w:rsid w:val="548EA653"/>
    <w:rsid w:val="54B1A8F5"/>
    <w:rsid w:val="54B9AC0A"/>
    <w:rsid w:val="54D8EBFB"/>
    <w:rsid w:val="54DB44CD"/>
    <w:rsid w:val="54DFCB9F"/>
    <w:rsid w:val="55045BB1"/>
    <w:rsid w:val="552FED1D"/>
    <w:rsid w:val="554B5110"/>
    <w:rsid w:val="554BDE92"/>
    <w:rsid w:val="55561AC5"/>
    <w:rsid w:val="556A193F"/>
    <w:rsid w:val="55876C60"/>
    <w:rsid w:val="5587BB0E"/>
    <w:rsid w:val="558E5003"/>
    <w:rsid w:val="55900BD4"/>
    <w:rsid w:val="5599A284"/>
    <w:rsid w:val="55A70BF1"/>
    <w:rsid w:val="55AF68F7"/>
    <w:rsid w:val="55D0DBE5"/>
    <w:rsid w:val="55D8CF3F"/>
    <w:rsid w:val="55F4B72B"/>
    <w:rsid w:val="560C098E"/>
    <w:rsid w:val="561B9457"/>
    <w:rsid w:val="5662B7A7"/>
    <w:rsid w:val="566BFBEE"/>
    <w:rsid w:val="567405C2"/>
    <w:rsid w:val="5682CDD3"/>
    <w:rsid w:val="568CE15F"/>
    <w:rsid w:val="568F488C"/>
    <w:rsid w:val="56BA57C0"/>
    <w:rsid w:val="56C4B5D1"/>
    <w:rsid w:val="56C52292"/>
    <w:rsid w:val="56D5EB57"/>
    <w:rsid w:val="570D1AB3"/>
    <w:rsid w:val="573767C8"/>
    <w:rsid w:val="5740A550"/>
    <w:rsid w:val="5744C370"/>
    <w:rsid w:val="576309AE"/>
    <w:rsid w:val="577719C3"/>
    <w:rsid w:val="5787DD74"/>
    <w:rsid w:val="579ADE55"/>
    <w:rsid w:val="57CAB48A"/>
    <w:rsid w:val="57D2F628"/>
    <w:rsid w:val="57E927A4"/>
    <w:rsid w:val="57FC727D"/>
    <w:rsid w:val="581CE246"/>
    <w:rsid w:val="582A26C9"/>
    <w:rsid w:val="58472AD3"/>
    <w:rsid w:val="58772C56"/>
    <w:rsid w:val="5877BBE3"/>
    <w:rsid w:val="5878BFC9"/>
    <w:rsid w:val="58814235"/>
    <w:rsid w:val="58A00946"/>
    <w:rsid w:val="58AA7A04"/>
    <w:rsid w:val="58CFC407"/>
    <w:rsid w:val="58D78F7E"/>
    <w:rsid w:val="58E74AA5"/>
    <w:rsid w:val="59219582"/>
    <w:rsid w:val="59271981"/>
    <w:rsid w:val="59433506"/>
    <w:rsid w:val="59443FFD"/>
    <w:rsid w:val="5960E5CA"/>
    <w:rsid w:val="5963D949"/>
    <w:rsid w:val="597D2C04"/>
    <w:rsid w:val="598F1E71"/>
    <w:rsid w:val="5991F524"/>
    <w:rsid w:val="59BA5B4B"/>
    <w:rsid w:val="59BBC753"/>
    <w:rsid w:val="59D4F396"/>
    <w:rsid w:val="5A03E65F"/>
    <w:rsid w:val="5A2F0940"/>
    <w:rsid w:val="5A3FDBB7"/>
    <w:rsid w:val="5A437250"/>
    <w:rsid w:val="5A727B7D"/>
    <w:rsid w:val="5A7FA196"/>
    <w:rsid w:val="5A8F29EB"/>
    <w:rsid w:val="5A9FC930"/>
    <w:rsid w:val="5ABEB4BD"/>
    <w:rsid w:val="5ADB8412"/>
    <w:rsid w:val="5AE455EC"/>
    <w:rsid w:val="5AE99552"/>
    <w:rsid w:val="5B01D852"/>
    <w:rsid w:val="5B1B18DC"/>
    <w:rsid w:val="5B32E839"/>
    <w:rsid w:val="5B39FF84"/>
    <w:rsid w:val="5B555E17"/>
    <w:rsid w:val="5B7013EB"/>
    <w:rsid w:val="5B903D79"/>
    <w:rsid w:val="5BA0C632"/>
    <w:rsid w:val="5BB8A975"/>
    <w:rsid w:val="5BDF3F5C"/>
    <w:rsid w:val="5C07E5E9"/>
    <w:rsid w:val="5C0FB4BD"/>
    <w:rsid w:val="5C27350B"/>
    <w:rsid w:val="5C27C8B7"/>
    <w:rsid w:val="5C3886FA"/>
    <w:rsid w:val="5C4688F3"/>
    <w:rsid w:val="5C4D2352"/>
    <w:rsid w:val="5C4DF97E"/>
    <w:rsid w:val="5C5BAF36"/>
    <w:rsid w:val="5C61C88E"/>
    <w:rsid w:val="5CAB6DFA"/>
    <w:rsid w:val="5CBCDDE2"/>
    <w:rsid w:val="5CE9EDBF"/>
    <w:rsid w:val="5CF16033"/>
    <w:rsid w:val="5D0C2C53"/>
    <w:rsid w:val="5D13CCC9"/>
    <w:rsid w:val="5D25A898"/>
    <w:rsid w:val="5D284982"/>
    <w:rsid w:val="5D2A783C"/>
    <w:rsid w:val="5D312618"/>
    <w:rsid w:val="5D359E6F"/>
    <w:rsid w:val="5D405691"/>
    <w:rsid w:val="5D883BEA"/>
    <w:rsid w:val="5D8963B6"/>
    <w:rsid w:val="5DA288CF"/>
    <w:rsid w:val="5DA533F8"/>
    <w:rsid w:val="5DB5FDC3"/>
    <w:rsid w:val="5DB9D084"/>
    <w:rsid w:val="5DC55550"/>
    <w:rsid w:val="5DD3DC11"/>
    <w:rsid w:val="5DF55A25"/>
    <w:rsid w:val="5DF5BFFA"/>
    <w:rsid w:val="5DF9AE49"/>
    <w:rsid w:val="5DFD362E"/>
    <w:rsid w:val="5DFFAFFF"/>
    <w:rsid w:val="5E0C4DCD"/>
    <w:rsid w:val="5E1C3F52"/>
    <w:rsid w:val="5E35D4AB"/>
    <w:rsid w:val="5E3BADDA"/>
    <w:rsid w:val="5E49D76E"/>
    <w:rsid w:val="5E657E70"/>
    <w:rsid w:val="5E6A5E50"/>
    <w:rsid w:val="5E84A19D"/>
    <w:rsid w:val="5EA52432"/>
    <w:rsid w:val="5EAAF281"/>
    <w:rsid w:val="5EB05AD3"/>
    <w:rsid w:val="5EC98975"/>
    <w:rsid w:val="5ED218B7"/>
    <w:rsid w:val="5ED3A162"/>
    <w:rsid w:val="5ED4C214"/>
    <w:rsid w:val="5EEDA11D"/>
    <w:rsid w:val="5EF2379E"/>
    <w:rsid w:val="5EF9C87A"/>
    <w:rsid w:val="5F1B86B0"/>
    <w:rsid w:val="5F293EE2"/>
    <w:rsid w:val="5F29646E"/>
    <w:rsid w:val="5F33D6DE"/>
    <w:rsid w:val="5F5E58ED"/>
    <w:rsid w:val="5F6B0981"/>
    <w:rsid w:val="5F72C3B3"/>
    <w:rsid w:val="5F735D9E"/>
    <w:rsid w:val="5F808596"/>
    <w:rsid w:val="5FA80B94"/>
    <w:rsid w:val="5FB80013"/>
    <w:rsid w:val="5FC32BB4"/>
    <w:rsid w:val="5FF093B8"/>
    <w:rsid w:val="5FF88522"/>
    <w:rsid w:val="601A83BC"/>
    <w:rsid w:val="602B2904"/>
    <w:rsid w:val="60303C22"/>
    <w:rsid w:val="605601FF"/>
    <w:rsid w:val="60568DA8"/>
    <w:rsid w:val="605690D7"/>
    <w:rsid w:val="6057F986"/>
    <w:rsid w:val="607DF5F1"/>
    <w:rsid w:val="60835F10"/>
    <w:rsid w:val="609CE75A"/>
    <w:rsid w:val="60A78B19"/>
    <w:rsid w:val="60ADBD03"/>
    <w:rsid w:val="610262EC"/>
    <w:rsid w:val="6104AF44"/>
    <w:rsid w:val="6106169A"/>
    <w:rsid w:val="610A332C"/>
    <w:rsid w:val="610F8082"/>
    <w:rsid w:val="612159D6"/>
    <w:rsid w:val="61273646"/>
    <w:rsid w:val="61416DA0"/>
    <w:rsid w:val="61417739"/>
    <w:rsid w:val="616D0D22"/>
    <w:rsid w:val="61806960"/>
    <w:rsid w:val="618C44CA"/>
    <w:rsid w:val="618EBDE7"/>
    <w:rsid w:val="6192F234"/>
    <w:rsid w:val="6193E174"/>
    <w:rsid w:val="61A6D9C6"/>
    <w:rsid w:val="61B51FD7"/>
    <w:rsid w:val="61CABF64"/>
    <w:rsid w:val="61CD893F"/>
    <w:rsid w:val="61E7BC6B"/>
    <w:rsid w:val="6210170F"/>
    <w:rsid w:val="621EB6AB"/>
    <w:rsid w:val="621EF310"/>
    <w:rsid w:val="622EDE91"/>
    <w:rsid w:val="62325B00"/>
    <w:rsid w:val="6245FD4F"/>
    <w:rsid w:val="624CFAD4"/>
    <w:rsid w:val="626213D8"/>
    <w:rsid w:val="6269D2DF"/>
    <w:rsid w:val="6275763F"/>
    <w:rsid w:val="628D2F6B"/>
    <w:rsid w:val="628E5555"/>
    <w:rsid w:val="629099F4"/>
    <w:rsid w:val="62913739"/>
    <w:rsid w:val="62B32D28"/>
    <w:rsid w:val="62C58380"/>
    <w:rsid w:val="62CAC8F0"/>
    <w:rsid w:val="62D111CC"/>
    <w:rsid w:val="62D83117"/>
    <w:rsid w:val="62E39F1A"/>
    <w:rsid w:val="62E7802A"/>
    <w:rsid w:val="630028D8"/>
    <w:rsid w:val="6305CE10"/>
    <w:rsid w:val="631366AE"/>
    <w:rsid w:val="63218678"/>
    <w:rsid w:val="632DC005"/>
    <w:rsid w:val="633920A0"/>
    <w:rsid w:val="6341C2E1"/>
    <w:rsid w:val="634662BF"/>
    <w:rsid w:val="637DE64A"/>
    <w:rsid w:val="63995A7B"/>
    <w:rsid w:val="639D4F94"/>
    <w:rsid w:val="639E5127"/>
    <w:rsid w:val="63AB8AE9"/>
    <w:rsid w:val="63AC9B3C"/>
    <w:rsid w:val="63AEE1EC"/>
    <w:rsid w:val="63BE334A"/>
    <w:rsid w:val="63C8397C"/>
    <w:rsid w:val="63DC373D"/>
    <w:rsid w:val="63E4B1CF"/>
    <w:rsid w:val="63E89EE2"/>
    <w:rsid w:val="63F72252"/>
    <w:rsid w:val="64073DF9"/>
    <w:rsid w:val="64147D8B"/>
    <w:rsid w:val="641F4834"/>
    <w:rsid w:val="642607C6"/>
    <w:rsid w:val="64417F35"/>
    <w:rsid w:val="644DA13B"/>
    <w:rsid w:val="645ABEA3"/>
    <w:rsid w:val="645ED8C9"/>
    <w:rsid w:val="648449FD"/>
    <w:rsid w:val="64ACBDD4"/>
    <w:rsid w:val="64B17BE6"/>
    <w:rsid w:val="64B7EE8D"/>
    <w:rsid w:val="64BF9843"/>
    <w:rsid w:val="64D82091"/>
    <w:rsid w:val="64E29283"/>
    <w:rsid w:val="6512C7A7"/>
    <w:rsid w:val="6522B859"/>
    <w:rsid w:val="65492013"/>
    <w:rsid w:val="655E4139"/>
    <w:rsid w:val="6575210F"/>
    <w:rsid w:val="65781921"/>
    <w:rsid w:val="6583E764"/>
    <w:rsid w:val="6592FD5D"/>
    <w:rsid w:val="65B33EA1"/>
    <w:rsid w:val="65B5136B"/>
    <w:rsid w:val="65E01C86"/>
    <w:rsid w:val="65E2AFBD"/>
    <w:rsid w:val="662143DD"/>
    <w:rsid w:val="6621F9B8"/>
    <w:rsid w:val="6650313A"/>
    <w:rsid w:val="6657B25C"/>
    <w:rsid w:val="665BD8F7"/>
    <w:rsid w:val="666C71C5"/>
    <w:rsid w:val="66896C85"/>
    <w:rsid w:val="668C3304"/>
    <w:rsid w:val="66958844"/>
    <w:rsid w:val="669B6534"/>
    <w:rsid w:val="66A189FC"/>
    <w:rsid w:val="66C4BB94"/>
    <w:rsid w:val="66EAFAE6"/>
    <w:rsid w:val="66F24C94"/>
    <w:rsid w:val="66F32A61"/>
    <w:rsid w:val="672B588C"/>
    <w:rsid w:val="675810BF"/>
    <w:rsid w:val="67604BDD"/>
    <w:rsid w:val="677B7947"/>
    <w:rsid w:val="67806690"/>
    <w:rsid w:val="67A9C95A"/>
    <w:rsid w:val="67B6333C"/>
    <w:rsid w:val="67CC8D1A"/>
    <w:rsid w:val="67E1801B"/>
    <w:rsid w:val="680F96E2"/>
    <w:rsid w:val="6825F567"/>
    <w:rsid w:val="683759EC"/>
    <w:rsid w:val="686C0770"/>
    <w:rsid w:val="68738138"/>
    <w:rsid w:val="687CE09E"/>
    <w:rsid w:val="688A647A"/>
    <w:rsid w:val="68971659"/>
    <w:rsid w:val="68B35CA5"/>
    <w:rsid w:val="68B5F087"/>
    <w:rsid w:val="68C3F786"/>
    <w:rsid w:val="68C7C4AB"/>
    <w:rsid w:val="68E2676C"/>
    <w:rsid w:val="68EF20B5"/>
    <w:rsid w:val="68F2F1FE"/>
    <w:rsid w:val="68FE5DF2"/>
    <w:rsid w:val="68FF2911"/>
    <w:rsid w:val="69140015"/>
    <w:rsid w:val="692CC119"/>
    <w:rsid w:val="69389A43"/>
    <w:rsid w:val="693A44FE"/>
    <w:rsid w:val="6947E90D"/>
    <w:rsid w:val="69484F06"/>
    <w:rsid w:val="6965FC4E"/>
    <w:rsid w:val="69662F8C"/>
    <w:rsid w:val="6968AF7A"/>
    <w:rsid w:val="6982C375"/>
    <w:rsid w:val="69889F5C"/>
    <w:rsid w:val="699467DD"/>
    <w:rsid w:val="69B4054B"/>
    <w:rsid w:val="69B54B1F"/>
    <w:rsid w:val="69E65236"/>
    <w:rsid w:val="69F3FA69"/>
    <w:rsid w:val="69F523DC"/>
    <w:rsid w:val="6A016599"/>
    <w:rsid w:val="6A056D88"/>
    <w:rsid w:val="6A36108A"/>
    <w:rsid w:val="6A415DD5"/>
    <w:rsid w:val="6A42D97F"/>
    <w:rsid w:val="6A76F830"/>
    <w:rsid w:val="6A81FD93"/>
    <w:rsid w:val="6A946814"/>
    <w:rsid w:val="6A9F5BED"/>
    <w:rsid w:val="6AA34E4D"/>
    <w:rsid w:val="6AA372BE"/>
    <w:rsid w:val="6AB1383A"/>
    <w:rsid w:val="6AB64651"/>
    <w:rsid w:val="6AD5016A"/>
    <w:rsid w:val="6AD8345E"/>
    <w:rsid w:val="6AE36561"/>
    <w:rsid w:val="6AF87AB4"/>
    <w:rsid w:val="6B0239D8"/>
    <w:rsid w:val="6B2C48C9"/>
    <w:rsid w:val="6B30971A"/>
    <w:rsid w:val="6B42F29D"/>
    <w:rsid w:val="6B4EF5DE"/>
    <w:rsid w:val="6B6EC94C"/>
    <w:rsid w:val="6B833211"/>
    <w:rsid w:val="6B895D18"/>
    <w:rsid w:val="6BA84908"/>
    <w:rsid w:val="6BAC79F8"/>
    <w:rsid w:val="6BAF48E2"/>
    <w:rsid w:val="6BCA4142"/>
    <w:rsid w:val="6BCD3A20"/>
    <w:rsid w:val="6BF5A7EF"/>
    <w:rsid w:val="6BF9E2A8"/>
    <w:rsid w:val="6C02BDD2"/>
    <w:rsid w:val="6C0E2FBD"/>
    <w:rsid w:val="6C2C51AC"/>
    <w:rsid w:val="6C32F9E5"/>
    <w:rsid w:val="6C3E97E4"/>
    <w:rsid w:val="6C6975F1"/>
    <w:rsid w:val="6C71CBB8"/>
    <w:rsid w:val="6C8223DB"/>
    <w:rsid w:val="6C851828"/>
    <w:rsid w:val="6C854B35"/>
    <w:rsid w:val="6C973AE5"/>
    <w:rsid w:val="6CA3B6DE"/>
    <w:rsid w:val="6CB18650"/>
    <w:rsid w:val="6CB7DB94"/>
    <w:rsid w:val="6CE0A305"/>
    <w:rsid w:val="6D0906CD"/>
    <w:rsid w:val="6D0D8628"/>
    <w:rsid w:val="6D0D8FB2"/>
    <w:rsid w:val="6D139BD3"/>
    <w:rsid w:val="6D29B7FD"/>
    <w:rsid w:val="6D319DDC"/>
    <w:rsid w:val="6D52753B"/>
    <w:rsid w:val="6D6E9AD8"/>
    <w:rsid w:val="6D83A22C"/>
    <w:rsid w:val="6D92D499"/>
    <w:rsid w:val="6DB26891"/>
    <w:rsid w:val="6DB4F629"/>
    <w:rsid w:val="6DBEB5B9"/>
    <w:rsid w:val="6DC7E950"/>
    <w:rsid w:val="6DCF6D2F"/>
    <w:rsid w:val="6DD5F7EE"/>
    <w:rsid w:val="6DF03E95"/>
    <w:rsid w:val="6DFA7AF5"/>
    <w:rsid w:val="6E05C187"/>
    <w:rsid w:val="6E179B27"/>
    <w:rsid w:val="6E2595AA"/>
    <w:rsid w:val="6E385227"/>
    <w:rsid w:val="6E405053"/>
    <w:rsid w:val="6E5647FA"/>
    <w:rsid w:val="6EB9D905"/>
    <w:rsid w:val="6EE2877B"/>
    <w:rsid w:val="6EE5511A"/>
    <w:rsid w:val="6EF61897"/>
    <w:rsid w:val="6F0AA063"/>
    <w:rsid w:val="6F27038B"/>
    <w:rsid w:val="6F30D4E2"/>
    <w:rsid w:val="6F3BC988"/>
    <w:rsid w:val="6F46B47C"/>
    <w:rsid w:val="6F4BA3FD"/>
    <w:rsid w:val="6F517D4E"/>
    <w:rsid w:val="6F553017"/>
    <w:rsid w:val="6F612E5B"/>
    <w:rsid w:val="6FAB965D"/>
    <w:rsid w:val="6FB359A9"/>
    <w:rsid w:val="6FBC4024"/>
    <w:rsid w:val="6FC43587"/>
    <w:rsid w:val="6FD0CB51"/>
    <w:rsid w:val="6FD2E594"/>
    <w:rsid w:val="6FF687FE"/>
    <w:rsid w:val="6FF68B7F"/>
    <w:rsid w:val="70000499"/>
    <w:rsid w:val="7008FA92"/>
    <w:rsid w:val="7010F58F"/>
    <w:rsid w:val="701B738F"/>
    <w:rsid w:val="70203227"/>
    <w:rsid w:val="7023C547"/>
    <w:rsid w:val="702D4E85"/>
    <w:rsid w:val="7052F6AA"/>
    <w:rsid w:val="70624BB4"/>
    <w:rsid w:val="70655A1F"/>
    <w:rsid w:val="706D1157"/>
    <w:rsid w:val="7075F0CA"/>
    <w:rsid w:val="70831F39"/>
    <w:rsid w:val="7092DA0C"/>
    <w:rsid w:val="70A01ABD"/>
    <w:rsid w:val="70A93D0A"/>
    <w:rsid w:val="70B4117F"/>
    <w:rsid w:val="70B5C9C4"/>
    <w:rsid w:val="70BD1F49"/>
    <w:rsid w:val="70C9790D"/>
    <w:rsid w:val="70CFE540"/>
    <w:rsid w:val="70D426D7"/>
    <w:rsid w:val="70D75D25"/>
    <w:rsid w:val="70EC3EF3"/>
    <w:rsid w:val="710A0CC7"/>
    <w:rsid w:val="710C6726"/>
    <w:rsid w:val="7119357D"/>
    <w:rsid w:val="712695AF"/>
    <w:rsid w:val="7131AB24"/>
    <w:rsid w:val="7132617C"/>
    <w:rsid w:val="714C96AA"/>
    <w:rsid w:val="7151698E"/>
    <w:rsid w:val="715ED5D7"/>
    <w:rsid w:val="716ECD26"/>
    <w:rsid w:val="7172A8C8"/>
    <w:rsid w:val="717D13E9"/>
    <w:rsid w:val="718B9B07"/>
    <w:rsid w:val="7199BF0E"/>
    <w:rsid w:val="71AA7F37"/>
    <w:rsid w:val="71B3698E"/>
    <w:rsid w:val="71B7A626"/>
    <w:rsid w:val="71D6758C"/>
    <w:rsid w:val="71EE0926"/>
    <w:rsid w:val="71F6D0E2"/>
    <w:rsid w:val="72037AC0"/>
    <w:rsid w:val="7205CC03"/>
    <w:rsid w:val="7220FECF"/>
    <w:rsid w:val="72563208"/>
    <w:rsid w:val="72570A0B"/>
    <w:rsid w:val="727158C5"/>
    <w:rsid w:val="7271EF7B"/>
    <w:rsid w:val="72A84645"/>
    <w:rsid w:val="72CE70D4"/>
    <w:rsid w:val="72DC047E"/>
    <w:rsid w:val="72E0908D"/>
    <w:rsid w:val="72E6F00D"/>
    <w:rsid w:val="72EDEF24"/>
    <w:rsid w:val="72EE0101"/>
    <w:rsid w:val="72FAE034"/>
    <w:rsid w:val="730C51D1"/>
    <w:rsid w:val="731C933C"/>
    <w:rsid w:val="7326723A"/>
    <w:rsid w:val="7338A8F9"/>
    <w:rsid w:val="73393E28"/>
    <w:rsid w:val="73478CEE"/>
    <w:rsid w:val="7358AE29"/>
    <w:rsid w:val="73ADE805"/>
    <w:rsid w:val="73B3345B"/>
    <w:rsid w:val="73C41392"/>
    <w:rsid w:val="73D34337"/>
    <w:rsid w:val="73EFA74B"/>
    <w:rsid w:val="7437C507"/>
    <w:rsid w:val="74546BB3"/>
    <w:rsid w:val="74575536"/>
    <w:rsid w:val="74629D81"/>
    <w:rsid w:val="74712224"/>
    <w:rsid w:val="747838C2"/>
    <w:rsid w:val="74794C4C"/>
    <w:rsid w:val="747E0F69"/>
    <w:rsid w:val="748B4353"/>
    <w:rsid w:val="7492AB93"/>
    <w:rsid w:val="749BE9D8"/>
    <w:rsid w:val="74B74B1D"/>
    <w:rsid w:val="74DCC426"/>
    <w:rsid w:val="74DFB2C3"/>
    <w:rsid w:val="74E18036"/>
    <w:rsid w:val="74EB5F08"/>
    <w:rsid w:val="74F91FCB"/>
    <w:rsid w:val="74FB3850"/>
    <w:rsid w:val="74FF367C"/>
    <w:rsid w:val="750442DE"/>
    <w:rsid w:val="75132FCF"/>
    <w:rsid w:val="7517D933"/>
    <w:rsid w:val="751C9880"/>
    <w:rsid w:val="754E82B6"/>
    <w:rsid w:val="75531FDD"/>
    <w:rsid w:val="75661C86"/>
    <w:rsid w:val="75ACAEB9"/>
    <w:rsid w:val="75BA1250"/>
    <w:rsid w:val="75BDC992"/>
    <w:rsid w:val="75C07FFA"/>
    <w:rsid w:val="75ED3F2E"/>
    <w:rsid w:val="760CFF97"/>
    <w:rsid w:val="7617C82D"/>
    <w:rsid w:val="762AE805"/>
    <w:rsid w:val="76380BEA"/>
    <w:rsid w:val="764CB87F"/>
    <w:rsid w:val="76559606"/>
    <w:rsid w:val="766696CF"/>
    <w:rsid w:val="767155A3"/>
    <w:rsid w:val="769CDFFC"/>
    <w:rsid w:val="76C7E18B"/>
    <w:rsid w:val="76CE593C"/>
    <w:rsid w:val="76F06E1B"/>
    <w:rsid w:val="76F60ABC"/>
    <w:rsid w:val="7711529D"/>
    <w:rsid w:val="7719DD2E"/>
    <w:rsid w:val="772CC72F"/>
    <w:rsid w:val="775220ED"/>
    <w:rsid w:val="775827ED"/>
    <w:rsid w:val="7758F046"/>
    <w:rsid w:val="7758F9B1"/>
    <w:rsid w:val="775C734A"/>
    <w:rsid w:val="7766A116"/>
    <w:rsid w:val="7788512C"/>
    <w:rsid w:val="778D1D66"/>
    <w:rsid w:val="77926AA4"/>
    <w:rsid w:val="77952C84"/>
    <w:rsid w:val="7796367D"/>
    <w:rsid w:val="77B26271"/>
    <w:rsid w:val="77BF8BA5"/>
    <w:rsid w:val="77C14703"/>
    <w:rsid w:val="77D70863"/>
    <w:rsid w:val="77E4FAFC"/>
    <w:rsid w:val="77ED5B09"/>
    <w:rsid w:val="780800A1"/>
    <w:rsid w:val="7825B438"/>
    <w:rsid w:val="783835C1"/>
    <w:rsid w:val="78437317"/>
    <w:rsid w:val="7868EB9A"/>
    <w:rsid w:val="7876BEFB"/>
    <w:rsid w:val="7883DAB4"/>
    <w:rsid w:val="78867889"/>
    <w:rsid w:val="788B22D5"/>
    <w:rsid w:val="78971D56"/>
    <w:rsid w:val="78A46F5C"/>
    <w:rsid w:val="78B80553"/>
    <w:rsid w:val="78C5D95F"/>
    <w:rsid w:val="78E0DED0"/>
    <w:rsid w:val="78EDDB18"/>
    <w:rsid w:val="78F2354C"/>
    <w:rsid w:val="78F6018A"/>
    <w:rsid w:val="7919F9B3"/>
    <w:rsid w:val="792A4866"/>
    <w:rsid w:val="79306C76"/>
    <w:rsid w:val="79471377"/>
    <w:rsid w:val="7949CC10"/>
    <w:rsid w:val="79552F9A"/>
    <w:rsid w:val="7962E27A"/>
    <w:rsid w:val="79632408"/>
    <w:rsid w:val="796DCA2B"/>
    <w:rsid w:val="7997673A"/>
    <w:rsid w:val="799CCBB6"/>
    <w:rsid w:val="79A09E0D"/>
    <w:rsid w:val="79A988F0"/>
    <w:rsid w:val="79AE39B7"/>
    <w:rsid w:val="79B2F1B3"/>
    <w:rsid w:val="79C39B53"/>
    <w:rsid w:val="79E14F5E"/>
    <w:rsid w:val="7A106504"/>
    <w:rsid w:val="7A15D65F"/>
    <w:rsid w:val="7A22A876"/>
    <w:rsid w:val="7A2E8D1D"/>
    <w:rsid w:val="7A3A98BD"/>
    <w:rsid w:val="7A536267"/>
    <w:rsid w:val="7A704CFA"/>
    <w:rsid w:val="7A994394"/>
    <w:rsid w:val="7A9AC288"/>
    <w:rsid w:val="7AA73F20"/>
    <w:rsid w:val="7AA80D6A"/>
    <w:rsid w:val="7AAAE1E3"/>
    <w:rsid w:val="7AC7FD45"/>
    <w:rsid w:val="7AD02B00"/>
    <w:rsid w:val="7AE4A698"/>
    <w:rsid w:val="7AF738E6"/>
    <w:rsid w:val="7B02F6DF"/>
    <w:rsid w:val="7B068CCF"/>
    <w:rsid w:val="7B1D6AE8"/>
    <w:rsid w:val="7B2AB3AC"/>
    <w:rsid w:val="7B57472C"/>
    <w:rsid w:val="7B5B961A"/>
    <w:rsid w:val="7B6B0A9F"/>
    <w:rsid w:val="7B7B3304"/>
    <w:rsid w:val="7B81375D"/>
    <w:rsid w:val="7B8DB343"/>
    <w:rsid w:val="7B917380"/>
    <w:rsid w:val="7BA53E4A"/>
    <w:rsid w:val="7BB69420"/>
    <w:rsid w:val="7BB6CFB0"/>
    <w:rsid w:val="7BC8F97B"/>
    <w:rsid w:val="7BE6E257"/>
    <w:rsid w:val="7BFB3F93"/>
    <w:rsid w:val="7C12DF04"/>
    <w:rsid w:val="7C2F085D"/>
    <w:rsid w:val="7C32A8C0"/>
    <w:rsid w:val="7C4883D8"/>
    <w:rsid w:val="7C4AD9FB"/>
    <w:rsid w:val="7C4C52A6"/>
    <w:rsid w:val="7C52C60B"/>
    <w:rsid w:val="7C68DDE7"/>
    <w:rsid w:val="7C82DF20"/>
    <w:rsid w:val="7CA8181C"/>
    <w:rsid w:val="7CAC0471"/>
    <w:rsid w:val="7CBBB018"/>
    <w:rsid w:val="7CC79632"/>
    <w:rsid w:val="7CD7A66A"/>
    <w:rsid w:val="7CF29B3A"/>
    <w:rsid w:val="7D07586F"/>
    <w:rsid w:val="7D1D201F"/>
    <w:rsid w:val="7D394BF4"/>
    <w:rsid w:val="7D44A779"/>
    <w:rsid w:val="7D50F87F"/>
    <w:rsid w:val="7D54D4E8"/>
    <w:rsid w:val="7D6E010A"/>
    <w:rsid w:val="7D713881"/>
    <w:rsid w:val="7D87F65D"/>
    <w:rsid w:val="7DB536EC"/>
    <w:rsid w:val="7DB78DCF"/>
    <w:rsid w:val="7DBD3FBA"/>
    <w:rsid w:val="7DC9F535"/>
    <w:rsid w:val="7DCBCF25"/>
    <w:rsid w:val="7DCBE118"/>
    <w:rsid w:val="7DF0730C"/>
    <w:rsid w:val="7E0FDD61"/>
    <w:rsid w:val="7E181A36"/>
    <w:rsid w:val="7E4C0F71"/>
    <w:rsid w:val="7E71ADB2"/>
    <w:rsid w:val="7E9F28F5"/>
    <w:rsid w:val="7ED0FD6E"/>
    <w:rsid w:val="7EDC8DE9"/>
    <w:rsid w:val="7EE37D44"/>
    <w:rsid w:val="7F32543A"/>
    <w:rsid w:val="7F3953E5"/>
    <w:rsid w:val="7F711133"/>
    <w:rsid w:val="7F73906F"/>
    <w:rsid w:val="7F9CB701"/>
    <w:rsid w:val="7FA848D5"/>
    <w:rsid w:val="7FC85388"/>
    <w:rsid w:val="7FCF3C24"/>
    <w:rsid w:val="7FFC8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3A750"/>
  <w15:chartTrackingRefBased/>
  <w15:docId w15:val="{16E7410D-A794-480A-8162-80C9CFCE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7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0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Heading1"/>
    <w:next w:val="Normal"/>
    <w:link w:val="Heading6Char"/>
    <w:semiHidden/>
    <w:unhideWhenUsed/>
    <w:qFormat/>
    <w:rsid w:val="00CD770A"/>
    <w:pPr>
      <w:keepLines w:val="0"/>
      <w:pageBreakBefore/>
      <w:numPr>
        <w:ilvl w:val="5"/>
        <w:numId w:val="9"/>
      </w:numPr>
      <w:pBdr>
        <w:left w:val="single" w:sz="24" w:space="6" w:color="auto"/>
      </w:pBdr>
      <w:spacing w:before="0" w:after="120"/>
      <w:outlineLvl w:val="5"/>
    </w:pPr>
    <w:rPr>
      <w:rFonts w:ascii="Tahoma" w:eastAsia="Times New Roman" w:hAnsi="Tahoma" w:cs="Times New Roman"/>
      <w:b/>
      <w:color w:val="auto"/>
      <w:kern w:val="28"/>
      <w:sz w:val="44"/>
      <w:szCs w:val="20"/>
      <w:lang w:val="x-none"/>
    </w:rPr>
  </w:style>
  <w:style w:type="paragraph" w:styleId="Heading7">
    <w:name w:val="heading 7"/>
    <w:basedOn w:val="Heading2"/>
    <w:next w:val="Normal"/>
    <w:link w:val="Heading7Char"/>
    <w:semiHidden/>
    <w:unhideWhenUsed/>
    <w:qFormat/>
    <w:rsid w:val="00CD770A"/>
    <w:pPr>
      <w:keepLines w:val="0"/>
      <w:numPr>
        <w:ilvl w:val="6"/>
        <w:numId w:val="9"/>
      </w:numPr>
      <w:spacing w:before="240" w:after="60"/>
      <w:outlineLvl w:val="6"/>
    </w:pPr>
    <w:rPr>
      <w:rFonts w:ascii="Tahoma" w:eastAsia="Times New Roman" w:hAnsi="Tahoma" w:cs="Times New Roman"/>
      <w:color w:val="auto"/>
      <w:kern w:val="28"/>
      <w:sz w:val="36"/>
      <w:szCs w:val="20"/>
      <w:lang w:val="x-none"/>
    </w:rPr>
  </w:style>
  <w:style w:type="paragraph" w:styleId="Heading8">
    <w:name w:val="heading 8"/>
    <w:basedOn w:val="Heading3"/>
    <w:next w:val="Normal"/>
    <w:link w:val="Heading8Char"/>
    <w:semiHidden/>
    <w:unhideWhenUsed/>
    <w:qFormat/>
    <w:rsid w:val="00CD770A"/>
    <w:pPr>
      <w:keepLines w:val="0"/>
      <w:numPr>
        <w:ilvl w:val="7"/>
        <w:numId w:val="9"/>
      </w:numPr>
      <w:spacing w:before="240" w:after="60"/>
      <w:outlineLvl w:val="7"/>
    </w:pPr>
    <w:rPr>
      <w:rFonts w:ascii="Tahoma" w:eastAsia="Times New Roman" w:hAnsi="Tahoma" w:cs="Times New Roman"/>
      <w:color w:val="auto"/>
      <w:kern w:val="28"/>
      <w:sz w:val="28"/>
      <w:szCs w:val="20"/>
      <w:lang w:val="x-none"/>
    </w:rPr>
  </w:style>
  <w:style w:type="paragraph" w:styleId="Heading9">
    <w:name w:val="heading 9"/>
    <w:basedOn w:val="Heading5"/>
    <w:next w:val="Normal"/>
    <w:link w:val="Heading9Char"/>
    <w:semiHidden/>
    <w:unhideWhenUsed/>
    <w:qFormat/>
    <w:rsid w:val="00CD770A"/>
    <w:pPr>
      <w:keepLines w:val="0"/>
      <w:numPr>
        <w:ilvl w:val="8"/>
        <w:numId w:val="9"/>
      </w:numPr>
      <w:spacing w:before="240" w:after="60"/>
      <w:outlineLvl w:val="8"/>
    </w:pPr>
    <w:rPr>
      <w:rFonts w:ascii="Tahoma" w:eastAsia="Times New Roman" w:hAnsi="Tahoma" w:cs="Times New Roman"/>
      <w:i/>
      <w:color w:val="auto"/>
      <w:kern w:val="28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0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CD770A"/>
    <w:rPr>
      <w:rFonts w:ascii="Tahoma" w:eastAsia="Times New Roman" w:hAnsi="Tahoma" w:cs="Times New Roman"/>
      <w:b/>
      <w:kern w:val="28"/>
      <w:sz w:val="44"/>
      <w:szCs w:val="20"/>
      <w:lang w:val="x-none"/>
    </w:rPr>
  </w:style>
  <w:style w:type="character" w:customStyle="1" w:styleId="Heading7Char">
    <w:name w:val="Heading 7 Char"/>
    <w:basedOn w:val="DefaultParagraphFont"/>
    <w:link w:val="Heading7"/>
    <w:semiHidden/>
    <w:rsid w:val="00CD770A"/>
    <w:rPr>
      <w:rFonts w:ascii="Tahoma" w:eastAsia="Times New Roman" w:hAnsi="Tahoma" w:cs="Times New Roman"/>
      <w:kern w:val="28"/>
      <w:sz w:val="36"/>
      <w:szCs w:val="20"/>
      <w:lang w:val="x-none"/>
    </w:rPr>
  </w:style>
  <w:style w:type="character" w:customStyle="1" w:styleId="Heading8Char">
    <w:name w:val="Heading 8 Char"/>
    <w:basedOn w:val="DefaultParagraphFont"/>
    <w:link w:val="Heading8"/>
    <w:semiHidden/>
    <w:rsid w:val="00CD770A"/>
    <w:rPr>
      <w:rFonts w:ascii="Tahoma" w:eastAsia="Times New Roman" w:hAnsi="Tahoma" w:cs="Times New Roman"/>
      <w:kern w:val="28"/>
      <w:sz w:val="28"/>
      <w:szCs w:val="20"/>
      <w:lang w:val="x-none"/>
    </w:rPr>
  </w:style>
  <w:style w:type="character" w:customStyle="1" w:styleId="Heading9Char">
    <w:name w:val="Heading 9 Char"/>
    <w:basedOn w:val="DefaultParagraphFont"/>
    <w:link w:val="Heading9"/>
    <w:semiHidden/>
    <w:rsid w:val="00CD770A"/>
    <w:rPr>
      <w:rFonts w:ascii="Tahoma" w:eastAsia="Times New Roman" w:hAnsi="Tahoma" w:cs="Times New Roman"/>
      <w:i/>
      <w:kern w:val="28"/>
      <w:sz w:val="24"/>
      <w:szCs w:val="20"/>
      <w:lang w:val="x-none"/>
    </w:rPr>
  </w:style>
  <w:style w:type="table" w:styleId="TableGrid">
    <w:name w:val="Table Grid"/>
    <w:basedOn w:val="TableNormal"/>
    <w:uiPriority w:val="39"/>
    <w:rsid w:val="00CD770A"/>
    <w:pPr>
      <w:spacing w:after="0" w:line="240" w:lineRule="auto"/>
    </w:pPr>
    <w:rPr>
      <w:sz w:val="24"/>
      <w:szCs w:val="24"/>
    </w:rPr>
    <w:tblPr/>
  </w:style>
  <w:style w:type="character" w:styleId="Strong">
    <w:name w:val="Strong"/>
    <w:basedOn w:val="DefaultParagraphFont"/>
    <w:uiPriority w:val="22"/>
    <w:qFormat/>
    <w:rsid w:val="00CD77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70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70A"/>
    <w:rPr>
      <w:rFonts w:ascii="Times New Roman" w:eastAsia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7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70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7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70A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70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CD770A"/>
  </w:style>
  <w:style w:type="paragraph" w:styleId="ListParagraph">
    <w:name w:val="List Paragraph"/>
    <w:basedOn w:val="Normal"/>
    <w:uiPriority w:val="34"/>
    <w:qFormat/>
    <w:rsid w:val="00CD77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CD7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70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70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77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">
    <w:name w:val="Bullet"/>
    <w:basedOn w:val="Normal"/>
    <w:rsid w:val="00CD770A"/>
    <w:pPr>
      <w:widowControl w:val="0"/>
      <w:numPr>
        <w:numId w:val="9"/>
      </w:numPr>
    </w:pPr>
    <w:rPr>
      <w:szCs w:val="20"/>
    </w:rPr>
  </w:style>
  <w:style w:type="character" w:customStyle="1" w:styleId="cf01">
    <w:name w:val="cf01"/>
    <w:basedOn w:val="DefaultParagraphFont"/>
    <w:rsid w:val="00707757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5D72E0"/>
    <w:pPr>
      <w:spacing w:before="100" w:beforeAutospacing="1" w:after="100" w:afterAutospacing="1"/>
    </w:pPr>
  </w:style>
  <w:style w:type="character" w:styleId="Mention">
    <w:name w:val="Mention"/>
    <w:basedOn w:val="DefaultParagraphFont"/>
    <w:uiPriority w:val="99"/>
    <w:unhideWhenUsed/>
    <w:rsid w:val="00665CD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B15A9CB-79AE-F44A-8112-C7C45A54E0C1}">
    <t:Anchor>
      <t:Comment id="134936274"/>
    </t:Anchor>
    <t:History>
      <t:Event id="{C553A0A0-3AF7-4D47-A5B4-1CE99C835D8E}" time="2024-10-11T05:50:11.725Z">
        <t:Attribution userId="S::maria.tomilina@ces.org.ua::b5beacee-a9f8-4359-a622-30df17e1b1e5" userProvider="AD" userName="Maria Tomilina"/>
        <t:Anchor>
          <t:Comment id="134936274"/>
        </t:Anchor>
        <t:Create/>
      </t:Event>
      <t:Event id="{C803E78D-FCE2-C94C-951A-3406952833AE}" time="2024-10-11T05:50:11.725Z">
        <t:Attribution userId="S::maria.tomilina@ces.org.ua::b5beacee-a9f8-4359-a622-30df17e1b1e5" userProvider="AD" userName="Maria Tomilina"/>
        <t:Anchor>
          <t:Comment id="134936274"/>
        </t:Anchor>
        <t:Assign userId="S::dariia.mykhailyshyna@ces.org.ua::7f4894da-2c33-4599-8b07-208bbae50ff6" userProvider="AD" userName="Dariia Mykhailyshyna"/>
      </t:Event>
      <t:Event id="{B24B6CEA-7C11-A042-8DDD-F523B61D7B89}" time="2024-10-11T05:50:11.725Z">
        <t:Attribution userId="S::maria.tomilina@ces.org.ua::b5beacee-a9f8-4359-a622-30df17e1b1e5" userProvider="AD" userName="Maria Tomilina"/>
        <t:Anchor>
          <t:Comment id="134936274"/>
        </t:Anchor>
        <t:SetTitle title="@Dariia Mykhailyshyna , це теж, я так розумію йти у вигляді таблички?"/>
      </t:Event>
    </t:History>
  </t:Task>
  <t:Task id="{0BB0930C-BF73-D041-9A2E-220D20C16D5E}">
    <t:Anchor>
      <t:Comment id="1934602586"/>
    </t:Anchor>
    <t:History>
      <t:Event id="{B60919EF-8E7A-AE4C-AA2C-45274A0B6C42}" time="2024-10-11T05:46:36.023Z">
        <t:Attribution userId="S::maria.tomilina@ces.org.ua::b5beacee-a9f8-4359-a622-30df17e1b1e5" userProvider="AD" userName="Maria Tomilina"/>
        <t:Anchor>
          <t:Comment id="1934602586"/>
        </t:Anchor>
        <t:Create/>
      </t:Event>
      <t:Event id="{2FCEAAC5-FED6-A34C-AD28-6CC7FA627F9E}" time="2024-10-11T05:46:36.023Z">
        <t:Attribution userId="S::maria.tomilina@ces.org.ua::b5beacee-a9f8-4359-a622-30df17e1b1e5" userProvider="AD" userName="Maria Tomilina"/>
        <t:Anchor>
          <t:Comment id="1934602586"/>
        </t:Anchor>
        <t:Assign userId="S::dariia.mykhailyshyna@ces.org.ua::7f4894da-2c33-4599-8b07-208bbae50ff6" userProvider="AD" userName="Dariia Mykhailyshyna"/>
      </t:Event>
      <t:Event id="{C7EF354C-3904-884E-8B13-5B05CB07D8B9}" time="2024-10-11T05:46:36.023Z">
        <t:Attribution userId="S::maria.tomilina@ces.org.ua::b5beacee-a9f8-4359-a622-30df17e1b1e5" userProvider="AD" userName="Maria Tomilina"/>
        <t:Anchor>
          <t:Comment id="1934602586"/>
        </t:Anchor>
        <t:SetTitle title="@Dariia Mykhailyshyna , я так розумію, що це теж має бути представлено у вигляді таблиці."/>
      </t:Event>
    </t:History>
  </t:Task>
  <t:Task id="{C5DA8F04-0BCA-8F43-ACBD-7F0B62015AC6}">
    <t:Anchor>
      <t:Comment id="554793057"/>
    </t:Anchor>
    <t:History>
      <t:Event id="{3CD882D4-3500-D840-ACEB-97D6F4DFFA63}" time="2024-10-11T05:38:01.482Z">
        <t:Attribution userId="S::maria.tomilina@ces.org.ua::b5beacee-a9f8-4359-a622-30df17e1b1e5" userProvider="AD" userName="Maria Tomilina"/>
        <t:Anchor>
          <t:Comment id="554793057"/>
        </t:Anchor>
        <t:Create/>
      </t:Event>
      <t:Event id="{9AA9272E-1D94-5742-B5CE-BAC59CAA9CDA}" time="2024-10-11T05:38:01.482Z">
        <t:Attribution userId="S::maria.tomilina@ces.org.ua::b5beacee-a9f8-4359-a622-30df17e1b1e5" userProvider="AD" userName="Maria Tomilina"/>
        <t:Anchor>
          <t:Comment id="554793057"/>
        </t:Anchor>
        <t:Assign userId="S::dariia.mykhailyshyna@ces.org.ua::7f4894da-2c33-4599-8b07-208bbae50ff6" userProvider="AD" userName="Dariia Mykhailyshyna"/>
      </t:Event>
      <t:Event id="{9052036B-B28A-CE41-9759-2779B4A58BB8}" time="2024-10-11T05:38:01.482Z">
        <t:Attribution userId="S::maria.tomilina@ces.org.ua::b5beacee-a9f8-4359-a622-30df17e1b1e5" userProvider="AD" userName="Maria Tomilina"/>
        <t:Anchor>
          <t:Comment id="554793057"/>
        </t:Anchor>
        <t:SetTitle title="@Dariia Mykhailyshyna а чого ці питання не в табличці?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0b1a07-15b4-4301-a86e-23067a9a2cf6" xsi:nil="true"/>
    <TaxCatchAll xmlns="9b158d5d-795c-4a40-a496-6457e94ed6ab" xsi:nil="true"/>
    <lcf76f155ced4ddcb4097134ff3c332f xmlns="ed0b1a07-15b4-4301-a86e-23067a9a2cf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68026EC51DC42B73A343AD634928D" ma:contentTypeVersion="20" ma:contentTypeDescription="Create a new document." ma:contentTypeScope="" ma:versionID="e0eb12ef49bb4ddac0dbf0dc6e851164">
  <xsd:schema xmlns:xsd="http://www.w3.org/2001/XMLSchema" xmlns:xs="http://www.w3.org/2001/XMLSchema" xmlns:p="http://schemas.microsoft.com/office/2006/metadata/properties" xmlns:ns2="ed0b1a07-15b4-4301-a86e-23067a9a2cf6" xmlns:ns3="9b158d5d-795c-4a40-a496-6457e94ed6ab" targetNamespace="http://schemas.microsoft.com/office/2006/metadata/properties" ma:root="true" ma:fieldsID="e73874f6ce4989f0372bec2219c182c8" ns2:_="" ns3:_="">
    <xsd:import namespace="ed0b1a07-15b4-4301-a86e-23067a9a2cf6"/>
    <xsd:import namespace="9b158d5d-795c-4a40-a496-6457e94ed6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_Flow_SignoffStatu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0b1a07-15b4-4301-a86e-23067a9a2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1" nillable="true" ma:displayName="Стан погодження" ma:internalName="_x0421__x0442__x0430__x043d__x0020__x043f__x043e__x0433__x043e__x0434__x0436__x0435__x043d__x043d__x044f_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e6c46af-1e61-4c3a-b523-b425d4f4e3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8d5d-795c-4a40-a496-6457e94ed6a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1e8a5f5-3ff9-476a-b0ea-3cbc0ad03e12}" ma:internalName="TaxCatchAll" ma:showField="CatchAllData" ma:web="9b158d5d-795c-4a40-a496-6457e94ed6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F782BD-0C52-405F-A9C2-13B727A138D1}">
  <ds:schemaRefs>
    <ds:schemaRef ds:uri="http://schemas.microsoft.com/office/2006/metadata/properties"/>
    <ds:schemaRef ds:uri="http://schemas.microsoft.com/office/infopath/2007/PartnerControls"/>
    <ds:schemaRef ds:uri="ed0b1a07-15b4-4301-a86e-23067a9a2cf6"/>
    <ds:schemaRef ds:uri="9b158d5d-795c-4a40-a496-6457e94ed6ab"/>
  </ds:schemaRefs>
</ds:datastoreItem>
</file>

<file path=customXml/itemProps2.xml><?xml version="1.0" encoding="utf-8"?>
<ds:datastoreItem xmlns:ds="http://schemas.openxmlformats.org/officeDocument/2006/customXml" ds:itemID="{E2831162-BECC-3F40-8907-7A4AC3F44D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51978D-2BE2-4B61-8FC4-5DB24B5E92A2}"/>
</file>

<file path=customXml/itemProps4.xml><?xml version="1.0" encoding="utf-8"?>
<ds:datastoreItem xmlns:ds="http://schemas.openxmlformats.org/officeDocument/2006/customXml" ds:itemID="{C8481AF6-5917-4391-A801-6728D868C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4209</Words>
  <Characters>23992</Characters>
  <Application>Microsoft Office Word</Application>
  <DocSecurity>0</DocSecurity>
  <Lines>199</Lines>
  <Paragraphs>56</Paragraphs>
  <ScaleCrop>false</ScaleCrop>
  <Company/>
  <LinksUpToDate>false</LinksUpToDate>
  <CharactersWithSpaces>28145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Mykhailyshyna</dc:creator>
  <cp:keywords/>
  <dc:description/>
  <cp:lastModifiedBy>Yeleazar Levchenko</cp:lastModifiedBy>
  <cp:revision>12</cp:revision>
  <dcterms:created xsi:type="dcterms:W3CDTF">2025-11-27T23:28:00Z</dcterms:created>
  <dcterms:modified xsi:type="dcterms:W3CDTF">2026-03-13T11:37:00Z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0x0101007CC68026EC51DC42B73A343AD634928D</vt:lpwstr>
  </property>
  <property fmtid="{D5CDD505-2E9C-101B-9397-08002B2CF9AE}" pid="3" name="MediaServiceImageTags">
    <vt:lpwstr/>
  </property>
  <property fmtid="{D5CDD505-2E9C-101B-9397-08002B2CF9AE}" pid="4" name="GrammarlyDocumentId">
    <vt:lpwstr>1ae4cb2d-2e2b-4c1b-a0db-ce7f9cdb8f15</vt:lpwstr>
  </property>
</Properties>
</file>